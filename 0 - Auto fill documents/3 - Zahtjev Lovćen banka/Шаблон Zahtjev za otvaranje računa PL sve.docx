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6B9C5" w14:textId="77777777" w:rsidR="001A631C" w:rsidRDefault="00911BAD">
      <w:pPr>
        <w:pStyle w:val="a3"/>
        <w:tabs>
          <w:tab w:val="left" w:pos="8200"/>
        </w:tabs>
        <w:ind w:left="5519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524A51F2">
          <v:group id="_x0000_s1347" style="width:79.8pt;height:33.75pt;mso-position-horizontal-relative:char;mso-position-vertical-relative:line" coordsize="1596,675">
            <v:shape id="_x0000_s1350" type="#_x0000_t75" style="position:absolute;left:347;top:180;width:381;height:232">
              <v:imagedata r:id="rId7" o:title=""/>
            </v:shape>
            <v:shape id="_x0000_s1349" style="position:absolute;left:295;top:372;width:484;height:303" coordorigin="296,372" coordsize="484,303" path="m778,372r-18,82l724,520r-50,48l611,597r-73,10l466,597,402,568,351,520,315,454,297,372r-1,18l307,466r25,67l370,591r47,44l474,664r63,11l540,675r63,-11l659,635r47,-44l743,533r25,-67l780,390r-2,-18xe" fillcolor="#006eb8" stroked="f">
              <v:path arrowok="t"/>
            </v:shape>
            <v:shape id="_x0000_s1348" style="position:absolute;width:1596;height:661" coordsize="1596,661" o:spt="100" adj="0,,0" path="m278,616r-3,-4l51,612r,-408l48,201r-3,l3,201,,204,,657r3,3l275,660r3,-3l278,616xm1206,198r-1,-4l1154,194r-3,3l1006,588r-1,l863,202r-1,-5l859,194r-52,l806,198r2,6l975,648r2,6l980,655r51,l1033,654r3,-6l1205,204r1,-6xm1501,6l1500,r-43,l1454,7r-58,112l1394,125r,6l1428,131r1,-2l1432,125,1498,11r3,-5xm1596,618r-2,-4l1593,612r-14,-33l1577,575r-3,-1l1570,577r-21,13l1522,601r-30,8l1456,612r-67,-14l1334,560r-38,-60l1282,423r14,-72l1334,292r54,-40l1455,237r36,3l1521,248r26,11l1568,270r4,2l1575,273r2,-5l1592,237r1,-2l1594,231r-1,-4l1589,225r-25,-14l1534,200r-35,-9l1456,188r-71,12l1322,234r-49,51l1241,349r-12,74l1241,503r31,66l1320,618r62,31l1455,660r43,-3l1535,649r30,-12l1591,623r4,-3l1596,618xe" fillcolor="#767779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"/>
        </w:rPr>
        <w:t xml:space="preserve"> </w:t>
      </w:r>
      <w:r>
        <w:rPr>
          <w:rFonts w:ascii="Times New Roman"/>
          <w:spacing w:val="2"/>
          <w:position w:val="2"/>
        </w:rPr>
      </w:r>
      <w:r>
        <w:rPr>
          <w:rFonts w:ascii="Times New Roman"/>
          <w:spacing w:val="2"/>
          <w:position w:val="2"/>
        </w:rPr>
        <w:pict w14:anchorId="2E480D5E">
          <v:group id="_x0000_s1345" style="width:15.55pt;height:23pt;mso-position-horizontal-relative:char;mso-position-vertical-relative:line" coordsize="311,460">
            <v:shape id="_x0000_s1346" style="position:absolute;width:311;height:460" coordsize="311,460" path="m308,r-3,l3,,,3,,457r3,2l308,459r2,-2l310,415r-2,-4l51,411r,-158l275,253r2,-3l277,208r-2,-2l51,206,51,48r257,l310,45r,-42l308,xe" fillcolor="#767779" stroked="f">
              <v:path arrowok="t"/>
            </v:shape>
            <w10:anchorlock/>
          </v:group>
        </w:pict>
      </w:r>
      <w:r w:rsidR="003B66BE">
        <w:rPr>
          <w:rFonts w:ascii="Times New Roman"/>
          <w:spacing w:val="6"/>
          <w:position w:val="2"/>
        </w:rPr>
        <w:t xml:space="preserve"> </w:t>
      </w:r>
      <w:r>
        <w:rPr>
          <w:rFonts w:ascii="Times New Roman"/>
          <w:spacing w:val="6"/>
          <w:position w:val="2"/>
        </w:rPr>
      </w:r>
      <w:r>
        <w:rPr>
          <w:rFonts w:ascii="Times New Roman"/>
          <w:spacing w:val="6"/>
          <w:position w:val="2"/>
        </w:rPr>
        <w:pict w14:anchorId="2A6AD415">
          <v:group id="_x0000_s1343" style="width:18.8pt;height:23pt;mso-position-horizontal-relative:char;mso-position-vertical-relative:line" coordsize="376,460">
            <v:shape id="_x0000_s1344" style="position:absolute;width:376;height:460" coordsize="376,460" path="m373,l329,r-2,3l327,7r,365l53,7,48,1,46,,3,,,3,,456r3,3l46,459r2,-3l48,88,322,452r4,6l329,459r44,l376,456,376,3,373,xe" fillcolor="#767779" stroked="f">
              <v:path arrowok="t"/>
            </v:shape>
            <w10:anchorlock/>
          </v:group>
        </w:pict>
      </w:r>
      <w:r w:rsidR="003B66BE">
        <w:rPr>
          <w:rFonts w:ascii="Times New Roman"/>
          <w:spacing w:val="6"/>
          <w:position w:val="2"/>
        </w:rPr>
        <w:tab/>
      </w:r>
      <w:r>
        <w:rPr>
          <w:rFonts w:ascii="Times New Roman"/>
          <w:spacing w:val="6"/>
          <w:position w:val="2"/>
        </w:rPr>
      </w:r>
      <w:r>
        <w:rPr>
          <w:rFonts w:ascii="Times New Roman"/>
          <w:spacing w:val="6"/>
          <w:position w:val="2"/>
        </w:rPr>
        <w:pict w14:anchorId="23FCB482">
          <v:group id="_x0000_s1341" style="width:16.25pt;height:23pt;mso-position-horizontal-relative:char;mso-position-vertical-relative:line" coordsize="325,460">
            <v:shape id="_x0000_s1342" style="position:absolute;width:325;height:460" coordsize="325,460" o:spt="100" adj="0,,0" path="m147,l3,,,3,,456r3,3l181,459r53,-7l280,430r12,-15l51,415r,-168l286,247,271,235,231,220r,-2l251,204r-200,l51,44r212,l261,41,242,25,220,13,196,5,171,1,147,xm286,247r-134,l179,248r23,2l219,254r16,7l251,274r12,16l270,309r3,21l269,357r-9,21l245,394r-19,11l214,410r-14,3l186,415r-15,l292,415r20,-23l324,336r-6,-42l300,260,286,247xm263,44r-114,l164,45r14,2l191,52r13,7l218,70r10,15l235,103r3,22l235,149r-7,19l216,183r-14,11l189,199r-14,4l159,204r-16,l251,204r3,-2l273,181r11,-29l289,117,285,87,276,62,263,44xe" fillcolor="#767779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7"/>
          <w:position w:val="2"/>
        </w:rPr>
        <w:t xml:space="preserve"> </w:t>
      </w:r>
      <w:r>
        <w:rPr>
          <w:rFonts w:ascii="Times New Roman"/>
          <w:spacing w:val="27"/>
          <w:position w:val="2"/>
        </w:rPr>
      </w:r>
      <w:r>
        <w:rPr>
          <w:rFonts w:ascii="Times New Roman"/>
          <w:spacing w:val="27"/>
          <w:position w:val="2"/>
        </w:rPr>
        <w:pict w14:anchorId="5B4D3150">
          <v:group id="_x0000_s1339" style="width:17.35pt;height:23.3pt;mso-position-horizontal-relative:char;mso-position-vertical-relative:line" coordsize="347,466">
            <v:shape id="_x0000_s1340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67779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rFonts w:ascii="Times New Roman"/>
          <w:spacing w:val="36"/>
          <w:position w:val="2"/>
        </w:rPr>
      </w:r>
      <w:r>
        <w:rPr>
          <w:rFonts w:ascii="Times New Roman"/>
          <w:spacing w:val="36"/>
          <w:position w:val="2"/>
        </w:rPr>
        <w:pict w14:anchorId="5E06CEFF">
          <v:group id="_x0000_s1337" style="width:18.8pt;height:23pt;mso-position-horizontal-relative:char;mso-position-vertical-relative:line" coordsize="376,460">
            <v:shape id="_x0000_s1338" style="position:absolute;width:376;height:460" coordsize="376,460" path="m373,l329,r-2,3l327,7r,365l53,7,48,1,46,,3,,,3,,456r3,3l46,459r2,-3l48,88,326,458r3,1l373,459r3,-3l376,3,373,xe" fillcolor="#767779" stroked="f">
              <v:path arrowok="t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rFonts w:ascii="Times New Roman"/>
          <w:spacing w:val="36"/>
          <w:position w:val="2"/>
        </w:rPr>
      </w:r>
      <w:r>
        <w:rPr>
          <w:rFonts w:ascii="Times New Roman"/>
          <w:spacing w:val="36"/>
          <w:position w:val="2"/>
        </w:rPr>
        <w:pict w14:anchorId="1C4E89EF">
          <v:group id="_x0000_s1335" style="width:16.45pt;height:23pt;mso-position-horizontal-relative:char;mso-position-vertical-relative:line" coordsize="329,460">
            <v:shape id="_x0000_s1336" style="position:absolute;width:329;height:460" coordsize="329,460" path="m317,l257,r-3,2l250,7,51,221,51,3,48,,3,,,3,,456r3,3l48,459r3,-3l51,290,97,241,264,453r4,5l270,459r59,l329,453,133,202,319,5,317,xe" fillcolor="#767779" stroked="f">
              <v:path arrowok="t"/>
            </v:shape>
            <w10:anchorlock/>
          </v:group>
        </w:pict>
      </w:r>
      <w:r w:rsidR="003B66BE">
        <w:rPr>
          <w:rFonts w:ascii="Times New Roman"/>
          <w:spacing w:val="12"/>
          <w:position w:val="2"/>
        </w:rPr>
        <w:t xml:space="preserve"> </w:t>
      </w:r>
      <w:r>
        <w:rPr>
          <w:rFonts w:ascii="Times New Roman"/>
          <w:spacing w:val="12"/>
          <w:position w:val="2"/>
        </w:rPr>
      </w:r>
      <w:r>
        <w:rPr>
          <w:rFonts w:ascii="Times New Roman"/>
          <w:spacing w:val="12"/>
          <w:position w:val="2"/>
        </w:rPr>
        <w:pict w14:anchorId="1E9158F2">
          <v:group id="_x0000_s1332" style="width:38.05pt;height:23.3pt;mso-position-horizontal-relative:char;mso-position-vertical-relative:line" coordsize="761,466">
            <v:shape id="_x0000_s1334" type="#_x0000_t75" style="position:absolute;left:408;top:3;width:352;height:210">
              <v:imagedata r:id="rId8" o:title=""/>
            </v:shape>
            <v:shape id="_x0000_s1333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67779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0B1AE7B" w14:textId="77777777" w:rsidR="001A631C" w:rsidRDefault="001A631C">
      <w:pPr>
        <w:pStyle w:val="a3"/>
        <w:rPr>
          <w:rFonts w:ascii="Times New Roman"/>
        </w:rPr>
      </w:pPr>
    </w:p>
    <w:p w14:paraId="1B7F7E73" w14:textId="77777777" w:rsidR="001A631C" w:rsidRDefault="001A631C">
      <w:pPr>
        <w:pStyle w:val="a3"/>
        <w:rPr>
          <w:rFonts w:ascii="Times New Roman"/>
        </w:rPr>
      </w:pPr>
    </w:p>
    <w:p w14:paraId="0522CC7C" w14:textId="77777777" w:rsidR="001A631C" w:rsidRDefault="001A631C">
      <w:pPr>
        <w:pStyle w:val="a3"/>
        <w:spacing w:before="2"/>
        <w:rPr>
          <w:rFonts w:ascii="Times New Roman"/>
          <w:sz w:val="16"/>
        </w:rPr>
      </w:pPr>
    </w:p>
    <w:p w14:paraId="230B6832" w14:textId="77777777" w:rsidR="001A631C" w:rsidRDefault="003B66BE">
      <w:pPr>
        <w:pStyle w:val="1"/>
        <w:ind w:left="300"/>
      </w:pPr>
      <w:r>
        <w:t>ZAHTJEV</w:t>
      </w:r>
      <w:r>
        <w:rPr>
          <w:spacing w:val="-3"/>
        </w:rPr>
        <w:t xml:space="preserve"> </w:t>
      </w:r>
      <w:r>
        <w:t>za</w:t>
      </w:r>
      <w:r>
        <w:rPr>
          <w:spacing w:val="-3"/>
        </w:rPr>
        <w:t xml:space="preserve"> </w:t>
      </w:r>
      <w:r>
        <w:t>otvaranje</w:t>
      </w:r>
      <w:r>
        <w:rPr>
          <w:spacing w:val="-1"/>
        </w:rPr>
        <w:t xml:space="preserve"> </w:t>
      </w:r>
      <w:r>
        <w:t>transakcionog</w:t>
      </w:r>
      <w:r>
        <w:rPr>
          <w:spacing w:val="-2"/>
        </w:rPr>
        <w:t xml:space="preserve"> </w:t>
      </w:r>
      <w:r>
        <w:t>računa</w:t>
      </w:r>
      <w:r>
        <w:rPr>
          <w:spacing w:val="-2"/>
        </w:rPr>
        <w:t xml:space="preserve"> </w:t>
      </w:r>
      <w:r>
        <w:t>poslovnog</w:t>
      </w:r>
      <w:r>
        <w:rPr>
          <w:spacing w:val="-2"/>
        </w:rPr>
        <w:t xml:space="preserve"> </w:t>
      </w:r>
      <w:r>
        <w:t>subjekta</w:t>
      </w:r>
    </w:p>
    <w:p w14:paraId="07A91405" w14:textId="77777777" w:rsidR="001A631C" w:rsidRDefault="003B66BE">
      <w:pPr>
        <w:pStyle w:val="a3"/>
        <w:spacing w:before="75"/>
        <w:ind w:left="300"/>
      </w:pPr>
      <w:r>
        <w:rPr>
          <w:spacing w:val="-5"/>
        </w:rPr>
        <w:t>Hvala</w:t>
      </w:r>
      <w:r>
        <w:rPr>
          <w:spacing w:val="-12"/>
        </w:rPr>
        <w:t xml:space="preserve"> </w:t>
      </w:r>
      <w:r>
        <w:rPr>
          <w:spacing w:val="-4"/>
        </w:rPr>
        <w:t>što</w:t>
      </w:r>
      <w:r>
        <w:rPr>
          <w:spacing w:val="-11"/>
        </w:rPr>
        <w:t xml:space="preserve"> </w:t>
      </w:r>
      <w:r>
        <w:rPr>
          <w:spacing w:val="-4"/>
        </w:rPr>
        <w:t>ste</w:t>
      </w:r>
      <w:r>
        <w:rPr>
          <w:spacing w:val="-10"/>
        </w:rPr>
        <w:t xml:space="preserve"> </w:t>
      </w:r>
      <w:r>
        <w:rPr>
          <w:spacing w:val="-3"/>
        </w:rPr>
        <w:t>se</w:t>
      </w:r>
      <w:r>
        <w:rPr>
          <w:spacing w:val="-11"/>
        </w:rPr>
        <w:t xml:space="preserve"> </w:t>
      </w:r>
      <w:r>
        <w:rPr>
          <w:spacing w:val="-6"/>
        </w:rPr>
        <w:t>odlučili</w:t>
      </w:r>
      <w:r>
        <w:rPr>
          <w:spacing w:val="-10"/>
        </w:rPr>
        <w:t xml:space="preserve"> </w:t>
      </w:r>
      <w:r>
        <w:rPr>
          <w:spacing w:val="-4"/>
        </w:rPr>
        <w:t>da</w:t>
      </w:r>
      <w:r>
        <w:rPr>
          <w:spacing w:val="-11"/>
        </w:rPr>
        <w:t xml:space="preserve"> </w:t>
      </w:r>
      <w:r>
        <w:rPr>
          <w:spacing w:val="-6"/>
        </w:rPr>
        <w:t>otvorite</w:t>
      </w:r>
      <w:r>
        <w:rPr>
          <w:spacing w:val="-10"/>
        </w:rPr>
        <w:t xml:space="preserve"> </w:t>
      </w:r>
      <w:r>
        <w:rPr>
          <w:spacing w:val="-6"/>
        </w:rPr>
        <w:t>račun</w:t>
      </w:r>
      <w:r>
        <w:rPr>
          <w:spacing w:val="-11"/>
        </w:rPr>
        <w:t xml:space="preserve"> </w:t>
      </w:r>
      <w:r>
        <w:rPr>
          <w:spacing w:val="-6"/>
        </w:rPr>
        <w:t>poslovnog</w:t>
      </w:r>
      <w:r>
        <w:rPr>
          <w:spacing w:val="-10"/>
        </w:rPr>
        <w:t xml:space="preserve"> </w:t>
      </w:r>
      <w:r>
        <w:rPr>
          <w:spacing w:val="-6"/>
        </w:rPr>
        <w:t>subjekta</w:t>
      </w:r>
      <w:r>
        <w:rPr>
          <w:spacing w:val="-11"/>
        </w:rPr>
        <w:t xml:space="preserve"> </w:t>
      </w:r>
      <w:r>
        <w:t>u</w:t>
      </w:r>
      <w:r>
        <w:rPr>
          <w:spacing w:val="-11"/>
        </w:rPr>
        <w:t xml:space="preserve"> </w:t>
      </w:r>
      <w:r>
        <w:rPr>
          <w:spacing w:val="-6"/>
        </w:rPr>
        <w:t>Lovćen</w:t>
      </w:r>
      <w:r>
        <w:rPr>
          <w:spacing w:val="-12"/>
        </w:rPr>
        <w:t xml:space="preserve"> </w:t>
      </w:r>
      <w:r>
        <w:rPr>
          <w:spacing w:val="-6"/>
        </w:rPr>
        <w:t>banci.</w:t>
      </w:r>
      <w:r>
        <w:rPr>
          <w:spacing w:val="-11"/>
        </w:rPr>
        <w:t xml:space="preserve"> </w:t>
      </w:r>
      <w:r>
        <w:rPr>
          <w:spacing w:val="-6"/>
        </w:rPr>
        <w:t>Molimo</w:t>
      </w:r>
      <w:r>
        <w:rPr>
          <w:spacing w:val="-11"/>
        </w:rPr>
        <w:t xml:space="preserve"> </w:t>
      </w:r>
      <w:r>
        <w:rPr>
          <w:spacing w:val="-9"/>
        </w:rPr>
        <w:t>Vas</w:t>
      </w:r>
      <w:r>
        <w:rPr>
          <w:spacing w:val="-11"/>
        </w:rPr>
        <w:t xml:space="preserve"> </w:t>
      </w:r>
      <w:r>
        <w:rPr>
          <w:spacing w:val="-4"/>
        </w:rPr>
        <w:t>da</w:t>
      </w:r>
      <w:r>
        <w:rPr>
          <w:spacing w:val="-10"/>
        </w:rPr>
        <w:t xml:space="preserve"> </w:t>
      </w:r>
      <w:r>
        <w:rPr>
          <w:spacing w:val="-6"/>
        </w:rPr>
        <w:t>pažljivo</w:t>
      </w:r>
      <w:r>
        <w:rPr>
          <w:spacing w:val="-12"/>
        </w:rPr>
        <w:t xml:space="preserve"> </w:t>
      </w:r>
      <w:r>
        <w:rPr>
          <w:spacing w:val="-6"/>
        </w:rPr>
        <w:t>pročitate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rPr>
          <w:spacing w:val="-5"/>
        </w:rPr>
        <w:t>što</w:t>
      </w:r>
      <w:r>
        <w:rPr>
          <w:spacing w:val="-10"/>
        </w:rPr>
        <w:t xml:space="preserve"> </w:t>
      </w:r>
      <w:r>
        <w:rPr>
          <w:spacing w:val="-6"/>
        </w:rPr>
        <w:t>detaljnije</w:t>
      </w:r>
      <w:r>
        <w:rPr>
          <w:spacing w:val="-11"/>
        </w:rPr>
        <w:t xml:space="preserve"> </w:t>
      </w:r>
      <w:r>
        <w:rPr>
          <w:spacing w:val="-6"/>
        </w:rPr>
        <w:t>popunite</w:t>
      </w:r>
      <w:r>
        <w:rPr>
          <w:spacing w:val="-10"/>
        </w:rPr>
        <w:t xml:space="preserve"> </w:t>
      </w:r>
      <w:r>
        <w:rPr>
          <w:spacing w:val="-6"/>
        </w:rPr>
        <w:t>obrazac.</w:t>
      </w:r>
    </w:p>
    <w:p w14:paraId="7C71ACB9" w14:textId="77777777" w:rsidR="001A631C" w:rsidRDefault="003B66BE">
      <w:pPr>
        <w:spacing w:before="33"/>
        <w:ind w:left="278"/>
        <w:rPr>
          <w:i/>
          <w:sz w:val="20"/>
        </w:rPr>
      </w:pPr>
      <w:r>
        <w:rPr>
          <w:i/>
          <w:color w:val="6F6E6E"/>
          <w:spacing w:val="-6"/>
          <w:sz w:val="20"/>
        </w:rPr>
        <w:t>Please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6"/>
          <w:sz w:val="20"/>
        </w:rPr>
        <w:t>read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6"/>
          <w:sz w:val="20"/>
        </w:rPr>
        <w:t>this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document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carefully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before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singning.</w:t>
      </w:r>
    </w:p>
    <w:p w14:paraId="2FFC3C27" w14:textId="77777777" w:rsidR="001A631C" w:rsidRDefault="003B66BE">
      <w:pPr>
        <w:spacing w:before="134"/>
        <w:ind w:left="304"/>
        <w:rPr>
          <w:i/>
          <w:sz w:val="20"/>
        </w:rPr>
      </w:pPr>
      <w:r>
        <w:rPr>
          <w:spacing w:val="-3"/>
          <w:sz w:val="20"/>
          <w:u w:val="single"/>
        </w:rPr>
        <w:t>PODACI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ZA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IDENTIFIKACIJU</w:t>
      </w:r>
      <w:r>
        <w:rPr>
          <w:spacing w:val="1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/</w:t>
      </w:r>
      <w:r>
        <w:rPr>
          <w:spacing w:val="-1"/>
          <w:sz w:val="20"/>
          <w:u w:val="single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INFO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IDENTIFICATION</w:t>
      </w:r>
    </w:p>
    <w:p w14:paraId="7A9C8340" w14:textId="77777777" w:rsidR="001A631C" w:rsidRDefault="001A631C">
      <w:pPr>
        <w:pStyle w:val="a3"/>
        <w:spacing w:before="2"/>
        <w:rPr>
          <w:i/>
          <w:sz w:val="16"/>
        </w:rPr>
      </w:pPr>
    </w:p>
    <w:p w14:paraId="61641B58" w14:textId="320ADD54" w:rsidR="001A631C" w:rsidRPr="003403E6" w:rsidRDefault="00911BAD" w:rsidP="003403E6">
      <w:pPr>
        <w:tabs>
          <w:tab w:val="left" w:pos="3984"/>
        </w:tabs>
        <w:ind w:left="300"/>
        <w:rPr>
          <w:i/>
          <w:sz w:val="20"/>
          <w:lang w:val="en-US"/>
        </w:rPr>
      </w:pPr>
      <w:r>
        <w:pict w14:anchorId="490DEFC4">
          <v:shape id="_x0000_s1331" style="position:absolute;left:0;text-align:left;margin-left:166pt;margin-top:15.85pt;width:300.9pt;height:.1pt;z-index:-15724544;mso-wrap-distance-left:0;mso-wrap-distance-right:0;mso-position-horizontal-relative:page" coordorigin="3320,317" coordsize="6018,0" path="m3320,317r6018,e" filled="f" strokeweight=".25pt">
            <v:path arrowok="t"/>
            <w10:wrap type="topAndBottom" anchorx="page"/>
          </v:shape>
        </w:pict>
      </w:r>
      <w:r w:rsidR="003B66BE">
        <w:rPr>
          <w:spacing w:val="-5"/>
          <w:sz w:val="20"/>
        </w:rPr>
        <w:t>Naziv</w:t>
      </w:r>
      <w:r w:rsidR="003B66BE">
        <w:rPr>
          <w:spacing w:val="-12"/>
          <w:sz w:val="20"/>
        </w:rPr>
        <w:t xml:space="preserve"> </w:t>
      </w:r>
      <w:r w:rsidR="003B66BE">
        <w:rPr>
          <w:spacing w:val="-5"/>
          <w:sz w:val="20"/>
        </w:rPr>
        <w:t>firme</w:t>
      </w:r>
      <w:r w:rsidR="003B66BE">
        <w:rPr>
          <w:spacing w:val="-11"/>
          <w:sz w:val="20"/>
        </w:rPr>
        <w:t xml:space="preserve"> </w:t>
      </w:r>
      <w:r w:rsidR="003B66BE">
        <w:rPr>
          <w:spacing w:val="-5"/>
          <w:sz w:val="20"/>
        </w:rPr>
        <w:t>/</w:t>
      </w:r>
      <w:r w:rsidR="003B66BE">
        <w:rPr>
          <w:spacing w:val="-15"/>
          <w:sz w:val="20"/>
        </w:rPr>
        <w:t xml:space="preserve"> </w:t>
      </w:r>
      <w:r w:rsidR="003B66BE">
        <w:rPr>
          <w:i/>
          <w:color w:val="6F6E6E"/>
          <w:spacing w:val="-5"/>
          <w:sz w:val="20"/>
        </w:rPr>
        <w:t>Full</w:t>
      </w:r>
      <w:r w:rsidR="003B66BE">
        <w:rPr>
          <w:i/>
          <w:color w:val="6F6E6E"/>
          <w:spacing w:val="-11"/>
          <w:sz w:val="20"/>
        </w:rPr>
        <w:t xml:space="preserve"> </w:t>
      </w:r>
      <w:r w:rsidR="003B66BE">
        <w:rPr>
          <w:i/>
          <w:color w:val="6F6E6E"/>
          <w:spacing w:val="-4"/>
          <w:sz w:val="20"/>
        </w:rPr>
        <w:t>Company</w:t>
      </w:r>
      <w:r w:rsidR="003B66BE">
        <w:rPr>
          <w:i/>
          <w:color w:val="6F6E6E"/>
          <w:spacing w:val="-12"/>
          <w:sz w:val="20"/>
        </w:rPr>
        <w:t xml:space="preserve"> </w:t>
      </w:r>
      <w:r w:rsidR="003B66BE">
        <w:rPr>
          <w:i/>
          <w:color w:val="6F6E6E"/>
          <w:spacing w:val="-4"/>
          <w:sz w:val="20"/>
        </w:rPr>
        <w:t>Name:</w:t>
      </w:r>
      <w:ins w:id="0" w:author="User" w:date="2023-04-17T14:05:00Z">
        <w:r w:rsidR="003C65A0">
          <w:rPr>
            <w:i/>
            <w:color w:val="6F6E6E"/>
            <w:spacing w:val="-4"/>
            <w:sz w:val="20"/>
          </w:rPr>
          <w:t xml:space="preserve">    </w:t>
        </w:r>
      </w:ins>
      <w:r w:rsidR="003403E6" w:rsidRPr="003403E6">
        <w:rPr>
          <w:i/>
          <w:color w:val="6F6E6E"/>
          <w:spacing w:val="-4"/>
          <w:sz w:val="20"/>
          <w:lang w:val="en-US"/>
        </w:rPr>
        <w:t xml:space="preserve"> </w:t>
      </w:r>
      <w:r w:rsidR="003403E6" w:rsidRPr="003403E6">
        <w:rPr>
          <w:iCs/>
          <w:spacing w:val="-4"/>
          <w:sz w:val="20"/>
          <w:lang w:val="en-US"/>
        </w:rPr>
        <w:t>&lt;</w:t>
      </w:r>
      <w:proofErr w:type="spellStart"/>
      <w:r w:rsidR="003403E6" w:rsidRPr="003403E6">
        <w:rPr>
          <w:iCs/>
          <w:spacing w:val="-4"/>
          <w:sz w:val="20"/>
          <w:lang w:val="en-US"/>
        </w:rPr>
        <w:t>Naziv</w:t>
      </w:r>
      <w:proofErr w:type="spellEnd"/>
      <w:r w:rsidR="003403E6" w:rsidRPr="003403E6">
        <w:rPr>
          <w:iCs/>
          <w:spacing w:val="-4"/>
          <w:sz w:val="20"/>
          <w:lang w:val="en-US"/>
        </w:rPr>
        <w:t xml:space="preserve"> </w:t>
      </w:r>
      <w:proofErr w:type="spellStart"/>
      <w:r w:rsidR="003403E6" w:rsidRPr="003403E6">
        <w:rPr>
          <w:iCs/>
          <w:spacing w:val="-4"/>
          <w:sz w:val="20"/>
          <w:lang w:val="en-US"/>
        </w:rPr>
        <w:t>firme</w:t>
      </w:r>
      <w:proofErr w:type="spellEnd"/>
      <w:r w:rsidR="003403E6" w:rsidRPr="003403E6">
        <w:rPr>
          <w:iCs/>
          <w:spacing w:val="-4"/>
          <w:sz w:val="20"/>
          <w:lang w:val="en-US"/>
        </w:rPr>
        <w:t>&gt;</w:t>
      </w:r>
    </w:p>
    <w:p w14:paraId="5879EACA" w14:textId="77777777" w:rsidR="001A631C" w:rsidRDefault="003B66BE">
      <w:pPr>
        <w:spacing w:before="58" w:after="74"/>
        <w:ind w:left="316"/>
        <w:rPr>
          <w:i/>
          <w:sz w:val="20"/>
        </w:rPr>
      </w:pPr>
      <w:r>
        <w:rPr>
          <w:noProof/>
          <w:position w:val="-3"/>
        </w:rPr>
        <w:drawing>
          <wp:inline distT="0" distB="0" distL="0" distR="0" wp14:anchorId="36B4005B" wp14:editId="327E67D8">
            <wp:extent cx="692738" cy="113779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38" cy="1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i/>
          <w:color w:val="6F6E6E"/>
          <w:spacing w:val="-6"/>
          <w:sz w:val="20"/>
        </w:rPr>
        <w:t>Company</w:t>
      </w:r>
      <w:r>
        <w:rPr>
          <w:i/>
          <w:color w:val="6F6E6E"/>
          <w:spacing w:val="-8"/>
          <w:sz w:val="20"/>
        </w:rPr>
        <w:t xml:space="preserve"> </w:t>
      </w:r>
      <w:r>
        <w:rPr>
          <w:i/>
          <w:color w:val="6F6E6E"/>
          <w:spacing w:val="-5"/>
          <w:sz w:val="20"/>
        </w:rPr>
        <w:t>Number:</w:t>
      </w:r>
    </w:p>
    <w:p w14:paraId="58312FD5" w14:textId="77777777" w:rsidR="001A631C" w:rsidRDefault="00911BAD">
      <w:pPr>
        <w:pStyle w:val="a3"/>
        <w:spacing w:line="20" w:lineRule="exact"/>
        <w:ind w:left="2897"/>
        <w:rPr>
          <w:sz w:val="2"/>
        </w:rPr>
      </w:pPr>
      <w:r>
        <w:rPr>
          <w:sz w:val="2"/>
        </w:rPr>
      </w:r>
      <w:r>
        <w:rPr>
          <w:sz w:val="2"/>
        </w:rPr>
        <w:pict w14:anchorId="7FAA302E">
          <v:group id="_x0000_s1329" style="width:300.9pt;height:.25pt;mso-position-horizontal-relative:char;mso-position-vertical-relative:line" coordsize="6018,5">
            <v:line id="_x0000_s1330" style="position:absolute" from="0,3" to="6018,3" strokeweight=".25pt"/>
            <w10:anchorlock/>
          </v:group>
        </w:pict>
      </w:r>
    </w:p>
    <w:p w14:paraId="7204E028" w14:textId="18CFF58D" w:rsidR="001A631C" w:rsidRDefault="00911BAD">
      <w:pPr>
        <w:pStyle w:val="a3"/>
        <w:spacing w:before="69"/>
        <w:ind w:left="300"/>
      </w:pPr>
      <w:r>
        <w:pict w14:anchorId="3F07531E">
          <v:shape id="_x0000_s1328" style="position:absolute;left:0;text-align:left;margin-left:166pt;margin-top:19.9pt;width:300.9pt;height:.1pt;z-index:-15723520;mso-wrap-distance-left:0;mso-wrap-distance-right:0;mso-position-horizontal-relative:page" coordorigin="3320,398" coordsize="6018,0" path="m3320,398r6018,e" filled="f" strokeweight=".25pt">
            <v:path arrowok="t"/>
            <w10:wrap type="topAndBottom" anchorx="page"/>
          </v:shape>
        </w:pict>
      </w:r>
      <w:r w:rsidR="003B66BE">
        <w:t>PIB /</w:t>
      </w:r>
      <w:r w:rsidR="003B66BE">
        <w:rPr>
          <w:spacing w:val="15"/>
        </w:rPr>
        <w:t xml:space="preserve"> </w:t>
      </w:r>
      <w:r w:rsidR="003B66BE">
        <w:rPr>
          <w:noProof/>
          <w:spacing w:val="15"/>
          <w:position w:val="-3"/>
        </w:rPr>
        <w:drawing>
          <wp:inline distT="0" distB="0" distL="0" distR="0" wp14:anchorId="170C69DC" wp14:editId="5245ED18">
            <wp:extent cx="1275029" cy="109474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29" cy="10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3E6">
        <w:rPr>
          <w:spacing w:val="15"/>
        </w:rPr>
        <w:t xml:space="preserve"> </w:t>
      </w:r>
      <w:ins w:id="1" w:author="User" w:date="2023-04-17T14:05:00Z">
        <w:r w:rsidR="003C65A0">
          <w:rPr>
            <w:spacing w:val="15"/>
          </w:rPr>
          <w:t xml:space="preserve">    </w:t>
        </w:r>
      </w:ins>
      <w:r w:rsidR="003403E6" w:rsidRPr="003403E6">
        <w:rPr>
          <w:spacing w:val="15"/>
        </w:rPr>
        <w:t>&lt;PIB&gt;</w:t>
      </w:r>
    </w:p>
    <w:p w14:paraId="4018604F" w14:textId="77777777" w:rsidR="001A631C" w:rsidRDefault="003B66BE">
      <w:pPr>
        <w:spacing w:before="46"/>
        <w:ind w:left="299"/>
        <w:rPr>
          <w:i/>
          <w:sz w:val="20"/>
        </w:rPr>
      </w:pPr>
      <w:r>
        <w:rPr>
          <w:spacing w:val="-3"/>
          <w:sz w:val="20"/>
          <w:u w:val="single"/>
        </w:rPr>
        <w:t>PODACI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O</w:t>
      </w:r>
      <w:r>
        <w:rPr>
          <w:spacing w:val="-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SJEDIŠTU</w:t>
      </w:r>
      <w:r>
        <w:rPr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/</w:t>
      </w:r>
      <w:r>
        <w:rPr>
          <w:spacing w:val="-5"/>
          <w:sz w:val="20"/>
          <w:u w:val="single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ADRESS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</w:rPr>
        <w:t>INFO</w:t>
      </w:r>
    </w:p>
    <w:p w14:paraId="02338142" w14:textId="18A5E3F3" w:rsidR="001A631C" w:rsidRDefault="003B66BE">
      <w:pPr>
        <w:spacing w:before="163"/>
        <w:ind w:left="300"/>
        <w:rPr>
          <w:i/>
          <w:sz w:val="20"/>
        </w:rPr>
      </w:pPr>
      <w:r>
        <w:rPr>
          <w:spacing w:val="-3"/>
          <w:sz w:val="20"/>
        </w:rPr>
        <w:t>Ulica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broj/</w:t>
      </w:r>
      <w:r>
        <w:rPr>
          <w:spacing w:val="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Street</w:t>
      </w:r>
      <w:r>
        <w:rPr>
          <w:i/>
          <w:color w:val="6F6E6E"/>
          <w:spacing w:val="-44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</w:rPr>
        <w:t>:</w:t>
      </w:r>
      <w:r w:rsidR="003403E6">
        <w:rPr>
          <w:i/>
          <w:color w:val="6F6E6E"/>
          <w:spacing w:val="-2"/>
          <w:sz w:val="20"/>
        </w:rPr>
        <w:t xml:space="preserve"> </w:t>
      </w:r>
      <w:ins w:id="2" w:author="User" w:date="2023-04-17T14:05:00Z">
        <w:r w:rsidR="003C65A0">
          <w:rPr>
            <w:i/>
            <w:color w:val="6F6E6E"/>
            <w:spacing w:val="-2"/>
            <w:sz w:val="20"/>
          </w:rPr>
          <w:t xml:space="preserve">   </w:t>
        </w:r>
      </w:ins>
      <w:r w:rsidR="003403E6" w:rsidRPr="003403E6">
        <w:rPr>
          <w:iCs/>
          <w:spacing w:val="-2"/>
          <w:sz w:val="20"/>
          <w:u w:val="single"/>
        </w:rPr>
        <w:t>&lt;Ulica i broj&gt;</w:t>
      </w:r>
    </w:p>
    <w:p w14:paraId="0CF26A31" w14:textId="77777777" w:rsidR="001A631C" w:rsidRDefault="001A631C">
      <w:pPr>
        <w:pStyle w:val="a3"/>
        <w:spacing w:before="6"/>
        <w:rPr>
          <w:i/>
          <w:sz w:val="8"/>
        </w:rPr>
      </w:pPr>
    </w:p>
    <w:p w14:paraId="4AE08988" w14:textId="05FF130F" w:rsidR="001A631C" w:rsidRDefault="003B66BE">
      <w:pPr>
        <w:tabs>
          <w:tab w:val="left" w:pos="7871"/>
        </w:tabs>
        <w:spacing w:before="60"/>
        <w:ind w:left="299"/>
        <w:rPr>
          <w:i/>
          <w:sz w:val="20"/>
        </w:rPr>
      </w:pPr>
      <w:r>
        <w:rPr>
          <w:spacing w:val="-1"/>
          <w:sz w:val="20"/>
        </w:rPr>
        <w:t>Grad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9"/>
          <w:sz w:val="20"/>
        </w:rPr>
        <w:t xml:space="preserve"> </w:t>
      </w:r>
      <w:r>
        <w:rPr>
          <w:i/>
          <w:color w:val="6F6E6E"/>
          <w:spacing w:val="-1"/>
          <w:sz w:val="20"/>
        </w:rPr>
        <w:t>City:</w:t>
      </w:r>
      <w:ins w:id="3" w:author="User" w:date="2023-04-17T14:05:00Z">
        <w:r w:rsidR="003C65A0">
          <w:rPr>
            <w:i/>
            <w:color w:val="6F6E6E"/>
            <w:spacing w:val="-1"/>
            <w:sz w:val="20"/>
          </w:rPr>
          <w:t xml:space="preserve">    </w:t>
        </w:r>
      </w:ins>
      <w:r>
        <w:rPr>
          <w:i/>
          <w:color w:val="6F6E6E"/>
          <w:sz w:val="20"/>
          <w:u w:val="single" w:color="000000"/>
        </w:rPr>
        <w:t xml:space="preserve"> </w:t>
      </w:r>
      <w:r w:rsidR="003403E6" w:rsidRPr="003403E6">
        <w:rPr>
          <w:iCs/>
          <w:sz w:val="20"/>
          <w:u w:val="single" w:color="000000"/>
        </w:rPr>
        <w:t>&lt;Grad&gt;</w:t>
      </w:r>
      <w:r>
        <w:rPr>
          <w:i/>
          <w:color w:val="6F6E6E"/>
          <w:sz w:val="20"/>
          <w:u w:val="single" w:color="000000"/>
        </w:rPr>
        <w:tab/>
      </w:r>
    </w:p>
    <w:p w14:paraId="23090BED" w14:textId="0056940F" w:rsidR="001A631C" w:rsidRDefault="003B66BE">
      <w:pPr>
        <w:tabs>
          <w:tab w:val="left" w:pos="7871"/>
        </w:tabs>
        <w:spacing w:before="163"/>
        <w:ind w:left="299"/>
        <w:rPr>
          <w:i/>
          <w:sz w:val="20"/>
        </w:rPr>
      </w:pPr>
      <w:r>
        <w:rPr>
          <w:spacing w:val="-2"/>
          <w:sz w:val="20"/>
        </w:rPr>
        <w:t>Država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9"/>
          <w:sz w:val="20"/>
        </w:rPr>
        <w:t xml:space="preserve"> </w:t>
      </w:r>
      <w:r>
        <w:rPr>
          <w:i/>
          <w:color w:val="6F6E6E"/>
          <w:spacing w:val="-1"/>
          <w:sz w:val="20"/>
        </w:rPr>
        <w:t xml:space="preserve">State: </w:t>
      </w:r>
      <w:r>
        <w:rPr>
          <w:i/>
          <w:color w:val="6F6E6E"/>
          <w:spacing w:val="-20"/>
          <w:sz w:val="20"/>
        </w:rPr>
        <w:t xml:space="preserve"> </w:t>
      </w:r>
      <w:r>
        <w:rPr>
          <w:i/>
          <w:color w:val="6F6E6E"/>
          <w:sz w:val="20"/>
          <w:u w:val="single" w:color="000000"/>
        </w:rPr>
        <w:t xml:space="preserve"> </w:t>
      </w:r>
      <w:r w:rsidR="003403E6" w:rsidRPr="003403E6">
        <w:rPr>
          <w:iCs/>
          <w:sz w:val="20"/>
          <w:u w:val="single" w:color="000000"/>
        </w:rPr>
        <w:t>Crna Gora</w:t>
      </w:r>
      <w:r>
        <w:rPr>
          <w:i/>
          <w:color w:val="6F6E6E"/>
          <w:sz w:val="20"/>
          <w:u w:val="single" w:color="000000"/>
        </w:rPr>
        <w:tab/>
      </w:r>
    </w:p>
    <w:p w14:paraId="2D1B5260" w14:textId="77777777" w:rsidR="001A631C" w:rsidRDefault="001A631C">
      <w:pPr>
        <w:pStyle w:val="a3"/>
        <w:spacing w:before="7"/>
        <w:rPr>
          <w:i/>
          <w:sz w:val="16"/>
        </w:rPr>
      </w:pPr>
    </w:p>
    <w:p w14:paraId="0C33E719" w14:textId="4AA4F9C3" w:rsidR="001A631C" w:rsidRDefault="003B66BE">
      <w:pPr>
        <w:tabs>
          <w:tab w:val="left" w:pos="8973"/>
        </w:tabs>
        <w:spacing w:line="244" w:lineRule="exact"/>
        <w:ind w:left="299"/>
        <w:rPr>
          <w:i/>
          <w:sz w:val="20"/>
        </w:rPr>
      </w:pPr>
      <w:r>
        <w:rPr>
          <w:spacing w:val="-3"/>
          <w:sz w:val="20"/>
        </w:rPr>
        <w:t>Država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sjedišta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poslovnog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subjekta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i/>
          <w:color w:val="6F6E6E"/>
          <w:spacing w:val="-2"/>
          <w:sz w:val="20"/>
        </w:rPr>
        <w:t>State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of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residence:</w:t>
      </w:r>
      <w:r>
        <w:rPr>
          <w:i/>
          <w:color w:val="6F6E6E"/>
          <w:spacing w:val="19"/>
          <w:sz w:val="20"/>
        </w:rPr>
        <w:t xml:space="preserve"> </w:t>
      </w:r>
      <w:r>
        <w:rPr>
          <w:i/>
          <w:color w:val="6F6E6E"/>
          <w:sz w:val="20"/>
          <w:u w:val="single" w:color="000000"/>
        </w:rPr>
        <w:t xml:space="preserve"> </w:t>
      </w:r>
      <w:r w:rsidR="003403E6" w:rsidRPr="003403E6">
        <w:rPr>
          <w:iCs/>
          <w:sz w:val="20"/>
          <w:u w:val="single" w:color="000000"/>
        </w:rPr>
        <w:t>Crna Gora</w:t>
      </w:r>
      <w:r>
        <w:rPr>
          <w:i/>
          <w:color w:val="6F6E6E"/>
          <w:sz w:val="20"/>
          <w:u w:val="single" w:color="000000"/>
        </w:rPr>
        <w:tab/>
      </w:r>
    </w:p>
    <w:p w14:paraId="3E3562BA" w14:textId="77777777" w:rsidR="001A631C" w:rsidRDefault="003B66BE">
      <w:pPr>
        <w:spacing w:line="171" w:lineRule="exact"/>
        <w:ind w:left="4393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FA59931" wp14:editId="6EF2E715">
            <wp:simplePos x="0" y="0"/>
            <wp:positionH relativeFrom="page">
              <wp:posOffset>3332098</wp:posOffset>
            </wp:positionH>
            <wp:positionV relativeFrom="paragraph">
              <wp:posOffset>132978</wp:posOffset>
            </wp:positionV>
            <wp:extent cx="2346343" cy="79248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4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(ako</w:t>
      </w:r>
      <w:r>
        <w:rPr>
          <w:spacing w:val="26"/>
          <w:sz w:val="14"/>
        </w:rPr>
        <w:t xml:space="preserve"> </w:t>
      </w:r>
      <w:r>
        <w:rPr>
          <w:sz w:val="14"/>
        </w:rPr>
        <w:t>je</w:t>
      </w:r>
      <w:r>
        <w:rPr>
          <w:spacing w:val="-3"/>
          <w:sz w:val="14"/>
        </w:rPr>
        <w:t xml:space="preserve"> </w:t>
      </w:r>
      <w:r>
        <w:rPr>
          <w:sz w:val="14"/>
        </w:rPr>
        <w:t>poslovni</w:t>
      </w:r>
      <w:r>
        <w:rPr>
          <w:spacing w:val="-3"/>
          <w:sz w:val="14"/>
        </w:rPr>
        <w:t xml:space="preserve"> </w:t>
      </w:r>
      <w:r>
        <w:rPr>
          <w:sz w:val="14"/>
        </w:rPr>
        <w:t>subjekt</w:t>
      </w:r>
      <w:r>
        <w:rPr>
          <w:spacing w:val="-2"/>
          <w:sz w:val="14"/>
        </w:rPr>
        <w:t xml:space="preserve"> </w:t>
      </w:r>
      <w:r>
        <w:rPr>
          <w:sz w:val="14"/>
        </w:rPr>
        <w:t>u</w:t>
      </w:r>
      <w:r>
        <w:rPr>
          <w:spacing w:val="-2"/>
          <w:sz w:val="14"/>
        </w:rPr>
        <w:t xml:space="preserve"> </w:t>
      </w:r>
      <w:r>
        <w:rPr>
          <w:sz w:val="14"/>
        </w:rPr>
        <w:t>vlasništvu</w:t>
      </w:r>
      <w:r>
        <w:rPr>
          <w:spacing w:val="-2"/>
          <w:sz w:val="14"/>
        </w:rPr>
        <w:t xml:space="preserve"> </w:t>
      </w:r>
      <w:r>
        <w:rPr>
          <w:sz w:val="14"/>
        </w:rPr>
        <w:t>drugog</w:t>
      </w:r>
      <w:r>
        <w:rPr>
          <w:spacing w:val="-3"/>
          <w:sz w:val="14"/>
        </w:rPr>
        <w:t xml:space="preserve"> </w:t>
      </w:r>
      <w:r>
        <w:rPr>
          <w:sz w:val="14"/>
        </w:rPr>
        <w:t>poslovnog</w:t>
      </w:r>
      <w:r>
        <w:rPr>
          <w:spacing w:val="-3"/>
          <w:sz w:val="14"/>
        </w:rPr>
        <w:t xml:space="preserve"> </w:t>
      </w:r>
      <w:r>
        <w:rPr>
          <w:sz w:val="14"/>
        </w:rPr>
        <w:t>subjekta</w:t>
      </w:r>
      <w:r>
        <w:rPr>
          <w:spacing w:val="-2"/>
          <w:sz w:val="14"/>
        </w:rPr>
        <w:t xml:space="preserve"> </w:t>
      </w:r>
      <w:r>
        <w:rPr>
          <w:sz w:val="14"/>
        </w:rPr>
        <w:t>koje</w:t>
      </w:r>
      <w:r>
        <w:rPr>
          <w:spacing w:val="-2"/>
          <w:sz w:val="14"/>
        </w:rPr>
        <w:t xml:space="preserve"> </w:t>
      </w:r>
      <w:r>
        <w:rPr>
          <w:sz w:val="14"/>
        </w:rPr>
        <w:t>nije</w:t>
      </w:r>
      <w:r>
        <w:rPr>
          <w:spacing w:val="-2"/>
          <w:sz w:val="14"/>
        </w:rPr>
        <w:t xml:space="preserve"> </w:t>
      </w:r>
      <w:r>
        <w:rPr>
          <w:sz w:val="14"/>
        </w:rPr>
        <w:t>iz</w:t>
      </w:r>
      <w:r>
        <w:rPr>
          <w:spacing w:val="-3"/>
          <w:sz w:val="14"/>
        </w:rPr>
        <w:t xml:space="preserve"> </w:t>
      </w:r>
      <w:r>
        <w:rPr>
          <w:sz w:val="14"/>
        </w:rPr>
        <w:t>Crne</w:t>
      </w:r>
      <w:r>
        <w:rPr>
          <w:spacing w:val="-3"/>
          <w:sz w:val="14"/>
        </w:rPr>
        <w:t xml:space="preserve"> </w:t>
      </w:r>
      <w:r>
        <w:rPr>
          <w:sz w:val="14"/>
        </w:rPr>
        <w:t>Gore</w:t>
      </w:r>
      <w:r>
        <w:rPr>
          <w:spacing w:val="-3"/>
          <w:sz w:val="14"/>
        </w:rPr>
        <w:t xml:space="preserve"> </w:t>
      </w:r>
      <w:r>
        <w:rPr>
          <w:sz w:val="14"/>
        </w:rPr>
        <w:t>/</w:t>
      </w:r>
    </w:p>
    <w:p w14:paraId="21195FB3" w14:textId="77777777" w:rsidR="001A631C" w:rsidRDefault="001A631C">
      <w:pPr>
        <w:pStyle w:val="a3"/>
        <w:rPr>
          <w:sz w:val="14"/>
        </w:rPr>
      </w:pPr>
    </w:p>
    <w:p w14:paraId="65791F9B" w14:textId="77777777" w:rsidR="001A631C" w:rsidRDefault="001A631C">
      <w:pPr>
        <w:pStyle w:val="a3"/>
        <w:spacing w:before="9"/>
        <w:rPr>
          <w:sz w:val="17"/>
        </w:rPr>
      </w:pPr>
    </w:p>
    <w:p w14:paraId="72BE6562" w14:textId="2BE59F9A" w:rsidR="001A631C" w:rsidRDefault="003B66BE">
      <w:pPr>
        <w:tabs>
          <w:tab w:val="left" w:pos="8076"/>
        </w:tabs>
        <w:spacing w:before="1"/>
        <w:ind w:left="289"/>
        <w:rPr>
          <w:i/>
          <w:sz w:val="20"/>
        </w:rPr>
      </w:pPr>
      <w:r>
        <w:rPr>
          <w:spacing w:val="-3"/>
          <w:sz w:val="20"/>
        </w:rPr>
        <w:t>Broj</w:t>
      </w:r>
      <w:r>
        <w:rPr>
          <w:sz w:val="20"/>
        </w:rPr>
        <w:t xml:space="preserve"> </w:t>
      </w:r>
      <w:r>
        <w:rPr>
          <w:spacing w:val="-3"/>
          <w:sz w:val="20"/>
        </w:rPr>
        <w:t>telefona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6F6E6E"/>
          <w:spacing w:val="-2"/>
          <w:sz w:val="20"/>
        </w:rPr>
        <w:t>Phone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 xml:space="preserve">number:  </w:t>
      </w:r>
      <w:r>
        <w:rPr>
          <w:i/>
          <w:color w:val="6F6E6E"/>
          <w:spacing w:val="-2"/>
          <w:sz w:val="20"/>
          <w:u w:val="single" w:color="000000"/>
        </w:rPr>
        <w:t xml:space="preserve"> </w:t>
      </w:r>
      <w:r w:rsidR="003403E6" w:rsidRPr="003403E6">
        <w:rPr>
          <w:iCs/>
          <w:spacing w:val="-2"/>
          <w:sz w:val="20"/>
          <w:u w:val="single" w:color="000000"/>
        </w:rPr>
        <w:t>&lt;Tel&gt;</w:t>
      </w:r>
      <w:r>
        <w:rPr>
          <w:i/>
          <w:color w:val="6F6E6E"/>
          <w:spacing w:val="-2"/>
          <w:sz w:val="20"/>
          <w:u w:val="single" w:color="000000"/>
        </w:rPr>
        <w:tab/>
      </w:r>
    </w:p>
    <w:p w14:paraId="0D4445E8" w14:textId="258AE936" w:rsidR="001A631C" w:rsidRDefault="003B66BE">
      <w:pPr>
        <w:tabs>
          <w:tab w:val="left" w:pos="6212"/>
        </w:tabs>
        <w:spacing w:before="166"/>
        <w:ind w:left="300"/>
        <w:rPr>
          <w:rFonts w:ascii="Trebuchet MS"/>
          <w:sz w:val="16"/>
        </w:rPr>
      </w:pPr>
      <w:r>
        <w:rPr>
          <w:sz w:val="20"/>
        </w:rPr>
        <w:t>E-mail</w:t>
      </w:r>
      <w:r>
        <w:rPr>
          <w:rFonts w:ascii="Trebuchet MS"/>
          <w:sz w:val="16"/>
        </w:rPr>
        <w:t>:</w:t>
      </w:r>
      <w:r>
        <w:rPr>
          <w:rFonts w:ascii="Trebuchet MS"/>
          <w:spacing w:val="15"/>
          <w:sz w:val="16"/>
        </w:rPr>
        <w:t xml:space="preserve"> </w:t>
      </w:r>
      <w:r>
        <w:rPr>
          <w:rFonts w:ascii="Trebuchet MS"/>
          <w:w w:val="70"/>
          <w:sz w:val="16"/>
          <w:u w:val="single"/>
        </w:rPr>
        <w:t xml:space="preserve"> </w:t>
      </w:r>
      <w:ins w:id="4" w:author="User" w:date="2023-04-17T14:05:00Z">
        <w:r w:rsidR="003C65A0">
          <w:rPr>
            <w:rFonts w:ascii="Trebuchet MS"/>
            <w:w w:val="70"/>
            <w:sz w:val="16"/>
            <w:u w:val="single"/>
          </w:rPr>
          <w:t xml:space="preserve"> </w:t>
        </w:r>
      </w:ins>
      <w:r w:rsidR="003403E6" w:rsidRPr="003403E6">
        <w:rPr>
          <w:rFonts w:asciiTheme="minorHAnsi" w:hAnsiTheme="minorHAnsi" w:cstheme="minorHAnsi"/>
          <w:w w:val="70"/>
          <w:sz w:val="20"/>
          <w:szCs w:val="20"/>
          <w:u w:val="single"/>
        </w:rPr>
        <w:t>&lt;E-mail&gt;</w:t>
      </w:r>
      <w:r>
        <w:rPr>
          <w:rFonts w:ascii="Trebuchet MS"/>
          <w:sz w:val="16"/>
          <w:u w:val="single"/>
        </w:rPr>
        <w:tab/>
      </w:r>
    </w:p>
    <w:p w14:paraId="0F3A9EF0" w14:textId="77777777" w:rsidR="001A631C" w:rsidRDefault="001A631C">
      <w:pPr>
        <w:pStyle w:val="a3"/>
        <w:rPr>
          <w:rFonts w:ascii="Trebuchet MS"/>
        </w:rPr>
      </w:pPr>
    </w:p>
    <w:p w14:paraId="56F025DE" w14:textId="77777777" w:rsidR="001A631C" w:rsidRDefault="001A631C">
      <w:pPr>
        <w:rPr>
          <w:rFonts w:ascii="Trebuchet MS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space="720"/>
        </w:sectPr>
      </w:pPr>
    </w:p>
    <w:p w14:paraId="55E996D4" w14:textId="77777777" w:rsidR="001A631C" w:rsidRDefault="001A631C">
      <w:pPr>
        <w:pStyle w:val="a3"/>
        <w:spacing w:before="10"/>
        <w:rPr>
          <w:rFonts w:ascii="Trebuchet MS"/>
          <w:sz w:val="18"/>
        </w:rPr>
      </w:pPr>
    </w:p>
    <w:p w14:paraId="7D4C3368" w14:textId="77777777" w:rsidR="001A631C" w:rsidRDefault="003B66BE">
      <w:pPr>
        <w:ind w:left="300"/>
        <w:rPr>
          <w:i/>
          <w:sz w:val="20"/>
        </w:rPr>
      </w:pPr>
      <w:r>
        <w:rPr>
          <w:spacing w:val="-4"/>
          <w:sz w:val="20"/>
        </w:rPr>
        <w:t>Račun</w:t>
      </w:r>
      <w:r>
        <w:rPr>
          <w:sz w:val="20"/>
        </w:rPr>
        <w:t xml:space="preserve"> </w:t>
      </w:r>
      <w:r>
        <w:rPr>
          <w:spacing w:val="-4"/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nerezidentno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pravno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lice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/</w:t>
      </w:r>
      <w:r>
        <w:rPr>
          <w:spacing w:val="3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Account/s</w:t>
      </w:r>
      <w:r>
        <w:rPr>
          <w:i/>
          <w:color w:val="6F6E6E"/>
          <w:spacing w:val="27"/>
          <w:sz w:val="20"/>
        </w:rPr>
        <w:t xml:space="preserve"> </w:t>
      </w:r>
      <w:r>
        <w:rPr>
          <w:i/>
          <w:color w:val="6F6E6E"/>
          <w:spacing w:val="-3"/>
          <w:sz w:val="20"/>
        </w:rPr>
        <w:t>opened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for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non-resident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company:</w:t>
      </w:r>
    </w:p>
    <w:p w14:paraId="6F5D084D" w14:textId="77777777" w:rsidR="001A631C" w:rsidRDefault="003B66BE">
      <w:pPr>
        <w:pStyle w:val="a3"/>
        <w:rPr>
          <w:i/>
          <w:sz w:val="19"/>
        </w:rPr>
      </w:pPr>
      <w:r>
        <w:br w:type="column"/>
      </w:r>
    </w:p>
    <w:p w14:paraId="5F1464FC" w14:textId="77777777" w:rsidR="001A631C" w:rsidRDefault="00911BAD">
      <w:pPr>
        <w:ind w:left="300"/>
        <w:rPr>
          <w:i/>
          <w:sz w:val="20"/>
        </w:rPr>
      </w:pPr>
      <w:r>
        <w:pict w14:anchorId="7797FB40">
          <v:rect id="_x0000_s1327" style="position:absolute;left:0;text-align:left;margin-left:384.2pt;margin-top:1.9pt;width:10pt;height:10pt;z-index:15736320;mso-position-horizontal-relative:page" filled="f">
            <w10:wrap anchorx="page"/>
          </v:rect>
        </w:pict>
      </w:r>
      <w:r w:rsidR="003B66BE">
        <w:rPr>
          <w:spacing w:val="-3"/>
          <w:sz w:val="20"/>
        </w:rPr>
        <w:t>Ne</w:t>
      </w:r>
      <w:r w:rsidR="003B66BE">
        <w:rPr>
          <w:spacing w:val="-12"/>
          <w:sz w:val="20"/>
        </w:rPr>
        <w:t xml:space="preserve"> </w:t>
      </w:r>
      <w:r w:rsidR="003B66BE">
        <w:rPr>
          <w:i/>
          <w:color w:val="6F6E6E"/>
          <w:spacing w:val="-2"/>
          <w:sz w:val="20"/>
        </w:rPr>
        <w:t>/No</w:t>
      </w:r>
    </w:p>
    <w:p w14:paraId="2C7310DB" w14:textId="77777777" w:rsidR="001A631C" w:rsidRDefault="003B66BE">
      <w:pPr>
        <w:pStyle w:val="a3"/>
        <w:rPr>
          <w:i/>
          <w:sz w:val="19"/>
        </w:rPr>
      </w:pPr>
      <w:r>
        <w:br w:type="column"/>
      </w:r>
    </w:p>
    <w:p w14:paraId="555A7E52" w14:textId="77777777" w:rsidR="001A631C" w:rsidRDefault="00911BAD">
      <w:pPr>
        <w:ind w:left="300"/>
        <w:rPr>
          <w:i/>
          <w:sz w:val="20"/>
        </w:rPr>
      </w:pPr>
      <w:r>
        <w:pict w14:anchorId="1C8EB260">
          <v:rect id="_x0000_s1326" style="position:absolute;left:0;text-align:left;margin-left:432.55pt;margin-top:1.9pt;width:10pt;height:10pt;z-index:15736832;mso-position-horizontal-relative:page" filled="f">
            <w10:wrap anchorx="page"/>
          </v:rect>
        </w:pict>
      </w:r>
      <w:r w:rsidR="003B66BE">
        <w:rPr>
          <w:spacing w:val="-1"/>
          <w:w w:val="95"/>
          <w:sz w:val="20"/>
        </w:rPr>
        <w:t>Da</w:t>
      </w:r>
      <w:r w:rsidR="003B66BE">
        <w:rPr>
          <w:rFonts w:ascii="Trebuchet MS"/>
          <w:spacing w:val="-1"/>
          <w:w w:val="95"/>
          <w:sz w:val="16"/>
        </w:rPr>
        <w:t>/</w:t>
      </w:r>
      <w:r w:rsidR="003B66BE">
        <w:rPr>
          <w:rFonts w:ascii="Trebuchet MS"/>
          <w:spacing w:val="-13"/>
          <w:w w:val="95"/>
          <w:sz w:val="16"/>
        </w:rPr>
        <w:t xml:space="preserve"> </w:t>
      </w:r>
      <w:r w:rsidR="003B66BE">
        <w:rPr>
          <w:i/>
          <w:color w:val="6F6E6E"/>
          <w:w w:val="95"/>
          <w:sz w:val="20"/>
        </w:rPr>
        <w:t>Yes</w:t>
      </w:r>
    </w:p>
    <w:p w14:paraId="0BACE4B0" w14:textId="77777777" w:rsidR="001A631C" w:rsidRDefault="001A631C">
      <w:pPr>
        <w:rPr>
          <w:sz w:val="20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num="3" w:space="720" w:equalWidth="0">
            <w:col w:w="6976" w:space="242"/>
            <w:col w:w="901" w:space="78"/>
            <w:col w:w="2993"/>
          </w:cols>
        </w:sectPr>
      </w:pPr>
    </w:p>
    <w:p w14:paraId="02CDDFB3" w14:textId="77777777" w:rsidR="001A631C" w:rsidRDefault="001A631C">
      <w:pPr>
        <w:pStyle w:val="a3"/>
        <w:rPr>
          <w:i/>
          <w:sz w:val="16"/>
        </w:rPr>
      </w:pPr>
    </w:p>
    <w:p w14:paraId="2F0B8C80" w14:textId="77777777" w:rsidR="001A631C" w:rsidRDefault="00911BAD">
      <w:pPr>
        <w:pStyle w:val="a3"/>
        <w:spacing w:line="202" w:lineRule="exact"/>
        <w:ind w:left="308"/>
      </w:pPr>
      <w:r>
        <w:rPr>
          <w:position w:val="-3"/>
        </w:rPr>
      </w:r>
      <w:r>
        <w:rPr>
          <w:position w:val="-3"/>
        </w:rPr>
        <w:pict w14:anchorId="0D4A0721">
          <v:group id="_x0000_s1322" style="width:338.95pt;height:10.15pt;mso-position-horizontal-relative:char;mso-position-vertical-relative:line" coordsize="6779,203">
            <v:shape id="_x0000_s1325" type="#_x0000_t75" style="position:absolute;width:1385;height:201">
              <v:imagedata r:id="rId12" o:title=""/>
            </v:shape>
            <v:shape id="_x0000_s1324" type="#_x0000_t75" style="position:absolute;left:1433;top:28;width:2188;height:173">
              <v:imagedata r:id="rId13" o:title=""/>
            </v:shape>
            <v:line id="_x0000_s1323" style="position:absolute" from="3670,200" to="6778,200" strokeweight=".25pt"/>
            <w10:anchorlock/>
          </v:group>
        </w:pict>
      </w:r>
    </w:p>
    <w:p w14:paraId="6919E65D" w14:textId="77777777" w:rsidR="001A631C" w:rsidRDefault="001A631C">
      <w:pPr>
        <w:pStyle w:val="a3"/>
        <w:rPr>
          <w:i/>
        </w:rPr>
      </w:pPr>
    </w:p>
    <w:p w14:paraId="21A762CA" w14:textId="77777777" w:rsidR="001A631C" w:rsidRDefault="001A631C">
      <w:pPr>
        <w:pStyle w:val="a3"/>
        <w:spacing w:before="7"/>
        <w:rPr>
          <w:i/>
          <w:sz w:val="19"/>
        </w:rPr>
      </w:pPr>
    </w:p>
    <w:p w14:paraId="2D85B387" w14:textId="77777777" w:rsidR="001A631C" w:rsidRDefault="00911BAD">
      <w:pPr>
        <w:spacing w:before="60"/>
        <w:ind w:left="301"/>
        <w:rPr>
          <w:i/>
          <w:sz w:val="20"/>
        </w:rPr>
      </w:pPr>
      <w:r>
        <w:pict w14:anchorId="6C002F6A">
          <v:rect id="_x0000_s1321" style="position:absolute;left:0;text-align:left;margin-left:247.75pt;margin-top:19.85pt;width:10pt;height:10pt;z-index:15737344;mso-position-horizontal-relative:page" filled="f">
            <w10:wrap anchorx="page"/>
          </v:rect>
        </w:pict>
      </w:r>
      <w:r>
        <w:pict w14:anchorId="5E27D8B6">
          <v:rect id="_x0000_s1320" style="position:absolute;left:0;text-align:left;margin-left:296.1pt;margin-top:19.85pt;width:10pt;height:10pt;z-index:15737856;mso-position-horizontal-relative:page" filled="f">
            <w10:wrap anchorx="page"/>
          </v:rect>
        </w:pict>
      </w:r>
      <w:r w:rsidR="003B66BE">
        <w:rPr>
          <w:spacing w:val="-3"/>
          <w:sz w:val="20"/>
          <w:u w:val="single"/>
        </w:rPr>
        <w:t>SVRHA/NAMJENA</w:t>
      </w:r>
      <w:r w:rsidR="003B66BE">
        <w:rPr>
          <w:spacing w:val="-1"/>
          <w:sz w:val="20"/>
          <w:u w:val="single"/>
        </w:rPr>
        <w:t xml:space="preserve"> </w:t>
      </w:r>
      <w:r w:rsidR="003B66BE">
        <w:rPr>
          <w:spacing w:val="-3"/>
          <w:sz w:val="20"/>
          <w:u w:val="single"/>
        </w:rPr>
        <w:t>OTVARANJA</w:t>
      </w:r>
      <w:r w:rsidR="003B66BE">
        <w:rPr>
          <w:sz w:val="20"/>
          <w:u w:val="single"/>
        </w:rPr>
        <w:t xml:space="preserve"> </w:t>
      </w:r>
      <w:r w:rsidR="003B66BE">
        <w:rPr>
          <w:spacing w:val="-3"/>
          <w:sz w:val="20"/>
          <w:u w:val="single"/>
        </w:rPr>
        <w:t>RAČUNA</w:t>
      </w:r>
      <w:r w:rsidR="003B66BE">
        <w:rPr>
          <w:spacing w:val="1"/>
          <w:sz w:val="20"/>
          <w:u w:val="single"/>
        </w:rPr>
        <w:t xml:space="preserve"> </w:t>
      </w:r>
      <w:r w:rsidR="003B66BE">
        <w:rPr>
          <w:spacing w:val="-3"/>
          <w:sz w:val="20"/>
          <w:u w:val="single"/>
        </w:rPr>
        <w:t>/</w:t>
      </w:r>
      <w:r w:rsidR="003B66BE">
        <w:rPr>
          <w:spacing w:val="-2"/>
          <w:sz w:val="20"/>
          <w:u w:val="single"/>
        </w:rPr>
        <w:t xml:space="preserve"> </w:t>
      </w:r>
      <w:r w:rsidR="003B66BE">
        <w:rPr>
          <w:i/>
          <w:color w:val="6F6E6E"/>
          <w:spacing w:val="-3"/>
          <w:sz w:val="20"/>
          <w:u w:val="single" w:color="000000"/>
        </w:rPr>
        <w:t>PURPOSE</w:t>
      </w:r>
      <w:r w:rsidR="003B66BE">
        <w:rPr>
          <w:i/>
          <w:color w:val="6F6E6E"/>
          <w:spacing w:val="-12"/>
          <w:sz w:val="20"/>
          <w:u w:val="single" w:color="000000"/>
        </w:rPr>
        <w:t xml:space="preserve"> </w:t>
      </w:r>
      <w:r w:rsidR="003B66BE">
        <w:rPr>
          <w:i/>
          <w:color w:val="6F6E6E"/>
          <w:spacing w:val="-3"/>
          <w:sz w:val="20"/>
          <w:u w:val="single" w:color="000000"/>
        </w:rPr>
        <w:t>OF</w:t>
      </w:r>
      <w:r w:rsidR="003B66BE">
        <w:rPr>
          <w:i/>
          <w:color w:val="6F6E6E"/>
          <w:spacing w:val="-11"/>
          <w:sz w:val="20"/>
          <w:u w:val="single" w:color="000000"/>
        </w:rPr>
        <w:t xml:space="preserve"> </w:t>
      </w:r>
      <w:r w:rsidR="003B66BE">
        <w:rPr>
          <w:i/>
          <w:color w:val="6F6E6E"/>
          <w:spacing w:val="-3"/>
          <w:sz w:val="20"/>
          <w:u w:val="single" w:color="000000"/>
        </w:rPr>
        <w:t>OPENING</w:t>
      </w:r>
      <w:r w:rsidR="003B66BE">
        <w:rPr>
          <w:i/>
          <w:color w:val="6F6E6E"/>
          <w:spacing w:val="-12"/>
          <w:sz w:val="20"/>
          <w:u w:val="single" w:color="000000"/>
        </w:rPr>
        <w:t xml:space="preserve"> </w:t>
      </w:r>
      <w:r w:rsidR="003B66BE">
        <w:rPr>
          <w:i/>
          <w:color w:val="6F6E6E"/>
          <w:spacing w:val="-2"/>
          <w:sz w:val="20"/>
          <w:u w:val="single" w:color="000000"/>
        </w:rPr>
        <w:t>ACCO</w:t>
      </w:r>
      <w:r w:rsidR="003B66BE">
        <w:rPr>
          <w:i/>
          <w:color w:val="6F6E6E"/>
          <w:spacing w:val="-2"/>
          <w:sz w:val="20"/>
        </w:rPr>
        <w:t>UNT/S</w:t>
      </w:r>
    </w:p>
    <w:p w14:paraId="7D451B34" w14:textId="77777777" w:rsidR="001A631C" w:rsidRDefault="001A631C">
      <w:pPr>
        <w:rPr>
          <w:sz w:val="20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space="720"/>
        </w:sectPr>
      </w:pPr>
    </w:p>
    <w:p w14:paraId="5F319FF0" w14:textId="77777777" w:rsidR="001A631C" w:rsidRDefault="003B66BE">
      <w:pPr>
        <w:pStyle w:val="a3"/>
        <w:spacing w:before="49"/>
        <w:ind w:left="334"/>
      </w:pPr>
      <w:r>
        <w:rPr>
          <w:rFonts w:ascii="Trebuchet MS"/>
          <w:sz w:val="16"/>
        </w:rPr>
        <w:t>1.1</w:t>
      </w:r>
      <w:r>
        <w:rPr>
          <w:rFonts w:ascii="Trebuchet MS"/>
          <w:spacing w:val="8"/>
          <w:sz w:val="16"/>
        </w:rPr>
        <w:t xml:space="preserve"> </w:t>
      </w:r>
      <w:r>
        <w:t>Registrovana</w:t>
      </w:r>
      <w:r>
        <w:rPr>
          <w:spacing w:val="-8"/>
        </w:rPr>
        <w:t xml:space="preserve"> </w:t>
      </w:r>
      <w:r>
        <w:t>djelatnost</w:t>
      </w:r>
      <w:r>
        <w:rPr>
          <w:spacing w:val="-9"/>
        </w:rPr>
        <w:t xml:space="preserve"> </w:t>
      </w:r>
      <w:r>
        <w:t>/</w:t>
      </w:r>
      <w:r>
        <w:rPr>
          <w:spacing w:val="9"/>
        </w:rPr>
        <w:t xml:space="preserve"> </w:t>
      </w:r>
      <w:r>
        <w:rPr>
          <w:noProof/>
          <w:spacing w:val="9"/>
          <w:position w:val="-3"/>
        </w:rPr>
        <w:drawing>
          <wp:inline distT="0" distB="0" distL="0" distR="0" wp14:anchorId="39B1AAD7" wp14:editId="6FF3C315">
            <wp:extent cx="881795" cy="108762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795" cy="10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9262" w14:textId="77777777" w:rsidR="001A631C" w:rsidRDefault="003B66BE">
      <w:pPr>
        <w:spacing w:before="55"/>
        <w:ind w:left="334"/>
        <w:rPr>
          <w:i/>
          <w:sz w:val="20"/>
        </w:rPr>
      </w:pPr>
      <w:r>
        <w:br w:type="column"/>
      </w:r>
      <w:r>
        <w:rPr>
          <w:spacing w:val="-3"/>
          <w:sz w:val="20"/>
        </w:rPr>
        <w:t>Ne</w:t>
      </w:r>
      <w:r>
        <w:rPr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/No</w:t>
      </w:r>
    </w:p>
    <w:p w14:paraId="3BE96510" w14:textId="43C6A87D" w:rsidR="001A631C" w:rsidRDefault="003B66BE" w:rsidP="003C65A0">
      <w:pPr>
        <w:spacing w:before="55"/>
        <w:rPr>
          <w:i/>
          <w:sz w:val="20"/>
        </w:rPr>
        <w:pPrChange w:id="5" w:author="User" w:date="2023-04-17T14:04:00Z">
          <w:pPr>
            <w:spacing w:before="55"/>
            <w:ind w:left="334"/>
          </w:pPr>
        </w:pPrChange>
      </w:pPr>
      <w:r>
        <w:br w:type="column"/>
      </w:r>
      <w:ins w:id="6" w:author="User" w:date="2023-04-17T14:04:00Z">
        <w:r w:rsidR="003C65A0" w:rsidRPr="003C65A0">
          <w:rPr>
            <w:rFonts w:ascii="Segoe UI Emoji" w:hAnsi="Segoe UI Emoji" w:cs="Segoe UI Emoji"/>
          </w:rPr>
          <w:t>☑</w:t>
        </w:r>
        <w:r w:rsidR="003C65A0">
          <w:rPr>
            <w:rFonts w:ascii="Segoe UI Emoji" w:hAnsi="Segoe UI Emoji" w:cs="Segoe UI Emoji"/>
          </w:rPr>
          <w:t xml:space="preserve"> </w:t>
        </w:r>
      </w:ins>
      <w:r>
        <w:rPr>
          <w:spacing w:val="-1"/>
          <w:w w:val="95"/>
          <w:sz w:val="20"/>
        </w:rPr>
        <w:t>Da</w:t>
      </w:r>
      <w:r>
        <w:rPr>
          <w:rFonts w:ascii="Trebuchet MS"/>
          <w:spacing w:val="-1"/>
          <w:w w:val="95"/>
          <w:sz w:val="16"/>
        </w:rPr>
        <w:t>/</w:t>
      </w:r>
      <w:r>
        <w:rPr>
          <w:rFonts w:ascii="Trebuchet MS"/>
          <w:spacing w:val="-12"/>
          <w:w w:val="95"/>
          <w:sz w:val="16"/>
        </w:rPr>
        <w:t xml:space="preserve"> </w:t>
      </w:r>
      <w:r>
        <w:rPr>
          <w:i/>
          <w:color w:val="6F6E6E"/>
          <w:w w:val="95"/>
          <w:sz w:val="20"/>
        </w:rPr>
        <w:t>Yes</w:t>
      </w:r>
    </w:p>
    <w:p w14:paraId="03D6D7C8" w14:textId="77777777" w:rsidR="001A631C" w:rsidRDefault="001A631C">
      <w:pPr>
        <w:rPr>
          <w:sz w:val="20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num="3" w:space="720" w:equalWidth="0">
            <w:col w:w="4182" w:space="274"/>
            <w:col w:w="935" w:space="43"/>
            <w:col w:w="5756"/>
          </w:cols>
        </w:sectPr>
      </w:pPr>
    </w:p>
    <w:p w14:paraId="6420B346" w14:textId="77777777" w:rsidR="001A631C" w:rsidRDefault="001A631C">
      <w:pPr>
        <w:pStyle w:val="a3"/>
        <w:spacing w:before="11"/>
        <w:rPr>
          <w:i/>
          <w:sz w:val="14"/>
        </w:rPr>
      </w:pPr>
    </w:p>
    <w:p w14:paraId="558A774B" w14:textId="77777777" w:rsidR="001A631C" w:rsidRDefault="003B66BE">
      <w:pPr>
        <w:tabs>
          <w:tab w:val="left" w:pos="10339"/>
        </w:tabs>
        <w:spacing w:before="63"/>
        <w:ind w:left="299"/>
        <w:rPr>
          <w:i/>
          <w:sz w:val="20"/>
        </w:rPr>
      </w:pPr>
      <w:r>
        <w:rPr>
          <w:rFonts w:ascii="Trebuchet MS" w:hAnsi="Trebuchet MS"/>
          <w:w w:val="95"/>
          <w:sz w:val="16"/>
        </w:rPr>
        <w:t>1.2.</w:t>
      </w:r>
      <w:r>
        <w:rPr>
          <w:rFonts w:ascii="Trebuchet MS" w:hAnsi="Trebuchet MS"/>
          <w:spacing w:val="43"/>
          <w:w w:val="95"/>
          <w:sz w:val="16"/>
        </w:rPr>
        <w:t xml:space="preserve"> </w:t>
      </w:r>
      <w:r>
        <w:rPr>
          <w:w w:val="95"/>
          <w:sz w:val="20"/>
        </w:rPr>
        <w:t>Konkretan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proizvod/i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/ili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vrsta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usluge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1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Speciﬁc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type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of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product/s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or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 xml:space="preserve">services </w:t>
      </w:r>
      <w:r>
        <w:rPr>
          <w:i/>
          <w:color w:val="6F6E6E"/>
          <w:spacing w:val="4"/>
          <w:w w:val="95"/>
          <w:sz w:val="20"/>
        </w:rPr>
        <w:t xml:space="preserve"> </w:t>
      </w:r>
      <w:r>
        <w:rPr>
          <w:i/>
          <w:color w:val="6F6E6E"/>
          <w:w w:val="95"/>
          <w:sz w:val="20"/>
          <w:u w:val="thick" w:color="000000"/>
        </w:rPr>
        <w:t xml:space="preserve"> </w:t>
      </w:r>
      <w:r>
        <w:rPr>
          <w:i/>
          <w:color w:val="6F6E6E"/>
          <w:w w:val="95"/>
          <w:sz w:val="20"/>
          <w:u w:val="thick" w:color="000000"/>
        </w:rPr>
        <w:tab/>
      </w:r>
    </w:p>
    <w:p w14:paraId="3C0F638B" w14:textId="77777777" w:rsidR="001A631C" w:rsidRDefault="003B66BE">
      <w:pPr>
        <w:tabs>
          <w:tab w:val="left" w:pos="6808"/>
        </w:tabs>
        <w:spacing w:before="63"/>
        <w:ind w:left="697"/>
        <w:rPr>
          <w:i/>
          <w:sz w:val="20"/>
        </w:rPr>
      </w:pPr>
      <w:r>
        <w:rPr>
          <w:rFonts w:ascii="Trebuchet MS"/>
          <w:w w:val="95"/>
          <w:sz w:val="16"/>
        </w:rPr>
        <w:t>2.</w:t>
      </w:r>
      <w:r>
        <w:rPr>
          <w:rFonts w:ascii="Trebuchet MS"/>
          <w:spacing w:val="-12"/>
          <w:w w:val="95"/>
          <w:sz w:val="16"/>
        </w:rPr>
        <w:t xml:space="preserve"> </w:t>
      </w:r>
      <w:r>
        <w:rPr>
          <w:w w:val="95"/>
          <w:sz w:val="20"/>
        </w:rPr>
        <w:t>Drugo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3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Other</w:t>
      </w:r>
      <w:r>
        <w:rPr>
          <w:i/>
          <w:color w:val="6F6E6E"/>
          <w:spacing w:val="-10"/>
          <w:w w:val="95"/>
          <w:sz w:val="20"/>
        </w:rPr>
        <w:t xml:space="preserve"> </w:t>
      </w:r>
      <w:r>
        <w:rPr>
          <w:i/>
          <w:color w:val="6F6E6E"/>
          <w:w w:val="95"/>
          <w:sz w:val="20"/>
          <w:u w:val="single" w:color="000000"/>
        </w:rPr>
        <w:t xml:space="preserve"> </w:t>
      </w:r>
      <w:r>
        <w:rPr>
          <w:i/>
          <w:color w:val="6F6E6E"/>
          <w:w w:val="95"/>
          <w:sz w:val="20"/>
          <w:u w:val="single" w:color="000000"/>
        </w:rPr>
        <w:tab/>
      </w:r>
    </w:p>
    <w:p w14:paraId="356AA988" w14:textId="77777777" w:rsidR="001A631C" w:rsidRDefault="003B66BE">
      <w:pPr>
        <w:spacing w:before="37"/>
        <w:ind w:left="1860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t>(ukoliko</w:t>
      </w:r>
      <w:r>
        <w:rPr>
          <w:rFonts w:ascii="Trebuchet MS" w:hAnsi="Trebuchet MS"/>
          <w:spacing w:val="2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svrha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otvaranja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računa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nije</w:t>
      </w:r>
      <w:r>
        <w:rPr>
          <w:rFonts w:ascii="Trebuchet MS" w:hAnsi="Trebuchet MS"/>
          <w:spacing w:val="2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registrovana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djelatnost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/</w:t>
      </w:r>
      <w:r>
        <w:rPr>
          <w:rFonts w:ascii="Trebuchet MS" w:hAnsi="Trebuchet MS"/>
          <w:spacing w:val="-7"/>
          <w:w w:val="90"/>
          <w:sz w:val="14"/>
        </w:rPr>
        <w:t xml:space="preserve"> </w:t>
      </w:r>
      <w:r>
        <w:rPr>
          <w:rFonts w:ascii="Trebuchet MS" w:hAnsi="Trebuchet MS"/>
          <w:noProof/>
          <w:spacing w:val="-11"/>
          <w:position w:val="-1"/>
          <w:sz w:val="14"/>
        </w:rPr>
        <w:drawing>
          <wp:inline distT="0" distB="0" distL="0" distR="0" wp14:anchorId="758FF9AE" wp14:editId="2F6A8E8F">
            <wp:extent cx="1559351" cy="79654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1" cy="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9EAC" w14:textId="77777777" w:rsidR="001A631C" w:rsidRDefault="001A631C">
      <w:pPr>
        <w:pStyle w:val="a3"/>
        <w:rPr>
          <w:rFonts w:ascii="Trebuchet MS"/>
        </w:rPr>
      </w:pPr>
    </w:p>
    <w:p w14:paraId="2B320547" w14:textId="77777777" w:rsidR="001A631C" w:rsidRDefault="001A631C">
      <w:pPr>
        <w:pStyle w:val="a3"/>
        <w:spacing w:before="2"/>
        <w:rPr>
          <w:rFonts w:ascii="Trebuchet MS"/>
        </w:rPr>
      </w:pPr>
    </w:p>
    <w:p w14:paraId="390131A3" w14:textId="77777777" w:rsidR="001A631C" w:rsidRDefault="003B66BE">
      <w:pPr>
        <w:spacing w:before="59" w:line="223" w:lineRule="exact"/>
        <w:ind w:left="301"/>
        <w:rPr>
          <w:i/>
          <w:sz w:val="20"/>
        </w:rPr>
      </w:pPr>
      <w:r>
        <w:rPr>
          <w:spacing w:val="-3"/>
          <w:sz w:val="20"/>
          <w:u w:val="single"/>
        </w:rPr>
        <w:t>PRETPOSTAVLJENA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PRIRODA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POSLOVNOG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ODNOSA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/</w:t>
      </w:r>
      <w:r>
        <w:rPr>
          <w:spacing w:val="-23"/>
          <w:sz w:val="20"/>
          <w:u w:val="single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ASSUMED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NATURE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OF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BUSINESS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RELATIONSHIP</w:t>
      </w:r>
    </w:p>
    <w:p w14:paraId="7DDA0092" w14:textId="77777777" w:rsidR="001A631C" w:rsidRDefault="003B66BE">
      <w:pPr>
        <w:spacing w:line="223" w:lineRule="exact"/>
        <w:ind w:left="318"/>
        <w:rPr>
          <w:i/>
          <w:sz w:val="20"/>
        </w:rPr>
      </w:pPr>
      <w:r>
        <w:rPr>
          <w:noProof/>
          <w:position w:val="-3"/>
        </w:rPr>
        <w:drawing>
          <wp:inline distT="0" distB="0" distL="0" distR="0" wp14:anchorId="25EBD1A7" wp14:editId="62D6B501">
            <wp:extent cx="2735159" cy="109575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159" cy="1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7"/>
          <w:sz w:val="20"/>
        </w:rPr>
        <w:t xml:space="preserve"> </w:t>
      </w:r>
      <w:r>
        <w:rPr>
          <w:i/>
          <w:color w:val="6F6E6E"/>
          <w:spacing w:val="-5"/>
          <w:sz w:val="20"/>
        </w:rPr>
        <w:t>/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Please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select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the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type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of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account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you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wish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to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open:</w:t>
      </w:r>
    </w:p>
    <w:p w14:paraId="2F54D062" w14:textId="77777777" w:rsidR="001A631C" w:rsidRDefault="001A631C">
      <w:pPr>
        <w:pStyle w:val="a3"/>
        <w:spacing w:before="11"/>
        <w:rPr>
          <w:i/>
          <w:sz w:val="14"/>
        </w:rPr>
      </w:pPr>
    </w:p>
    <w:p w14:paraId="63CB1671" w14:textId="62D93FA6" w:rsidR="001A631C" w:rsidRDefault="00911BAD" w:rsidP="003C65A0">
      <w:pPr>
        <w:rPr>
          <w:i/>
          <w:sz w:val="20"/>
        </w:rPr>
        <w:pPrChange w:id="7" w:author="User" w:date="2023-04-17T14:04:00Z">
          <w:pPr>
            <w:ind w:left="610"/>
          </w:pPr>
        </w:pPrChange>
      </w:pPr>
      <w:r>
        <w:pict w14:anchorId="61EAD030">
          <v:rect id="_x0000_s1319" style="position:absolute;margin-left:37.05pt;margin-top:1.1pt;width:10pt;height:10pt;z-index:15735296;mso-position-horizontal-relative:page" filled="f">
            <w10:wrap anchorx="page"/>
          </v:rect>
        </w:pict>
      </w:r>
      <w:ins w:id="8" w:author="User" w:date="2023-04-17T14:04:00Z">
        <w:r w:rsidR="003C65A0">
          <w:rPr>
            <w:rFonts w:ascii="Segoe UI Emoji" w:hAnsi="Segoe UI Emoji" w:cs="Segoe UI Emoji"/>
            <w:spacing w:val="-4"/>
            <w:sz w:val="20"/>
          </w:rPr>
          <w:t xml:space="preserve">      </w:t>
        </w:r>
        <w:r w:rsidR="003C65A0" w:rsidRPr="003C65A0">
          <w:rPr>
            <w:rFonts w:ascii="Segoe UI Emoji" w:hAnsi="Segoe UI Emoji" w:cs="Segoe UI Emoji"/>
            <w:spacing w:val="-4"/>
            <w:sz w:val="20"/>
          </w:rPr>
          <w:t>☑</w:t>
        </w:r>
        <w:r w:rsidR="003C65A0">
          <w:rPr>
            <w:rFonts w:ascii="Segoe UI Emoji" w:hAnsi="Segoe UI Emoji" w:cs="Segoe UI Emoji"/>
            <w:spacing w:val="-4"/>
            <w:sz w:val="20"/>
          </w:rPr>
          <w:t xml:space="preserve"> </w:t>
        </w:r>
      </w:ins>
      <w:r w:rsidR="003B66BE">
        <w:rPr>
          <w:spacing w:val="-4"/>
          <w:sz w:val="20"/>
        </w:rPr>
        <w:t>Transakcioni</w:t>
      </w:r>
      <w:r w:rsidR="003B66BE">
        <w:rPr>
          <w:spacing w:val="-1"/>
          <w:sz w:val="20"/>
        </w:rPr>
        <w:t xml:space="preserve"> </w:t>
      </w:r>
      <w:r w:rsidR="003B66BE">
        <w:rPr>
          <w:spacing w:val="-4"/>
          <w:sz w:val="20"/>
        </w:rPr>
        <w:t>račun</w:t>
      </w:r>
      <w:r w:rsidR="003B66BE">
        <w:rPr>
          <w:spacing w:val="1"/>
          <w:sz w:val="20"/>
        </w:rPr>
        <w:t xml:space="preserve"> </w:t>
      </w:r>
      <w:r w:rsidR="003B66BE">
        <w:rPr>
          <w:spacing w:val="-4"/>
          <w:sz w:val="20"/>
        </w:rPr>
        <w:t>u</w:t>
      </w:r>
      <w:r w:rsidR="003B66BE">
        <w:rPr>
          <w:spacing w:val="-1"/>
          <w:sz w:val="20"/>
        </w:rPr>
        <w:t xml:space="preserve"> </w:t>
      </w:r>
      <w:r w:rsidR="003B66BE">
        <w:rPr>
          <w:spacing w:val="-4"/>
          <w:sz w:val="20"/>
        </w:rPr>
        <w:t>NPP*/</w:t>
      </w:r>
      <w:r w:rsidR="003B66BE">
        <w:rPr>
          <w:spacing w:val="-5"/>
          <w:sz w:val="20"/>
        </w:rPr>
        <w:t xml:space="preserve"> </w:t>
      </w:r>
      <w:r w:rsidR="003B66BE">
        <w:rPr>
          <w:i/>
          <w:color w:val="6F6E6E"/>
          <w:spacing w:val="-4"/>
          <w:sz w:val="20"/>
        </w:rPr>
        <w:t>Transaction</w:t>
      </w:r>
      <w:r w:rsidR="003B66BE">
        <w:rPr>
          <w:i/>
          <w:color w:val="6F6E6E"/>
          <w:spacing w:val="-12"/>
          <w:sz w:val="20"/>
        </w:rPr>
        <w:t xml:space="preserve"> </w:t>
      </w:r>
      <w:r w:rsidR="003B66BE">
        <w:rPr>
          <w:i/>
          <w:color w:val="6F6E6E"/>
          <w:spacing w:val="-4"/>
          <w:sz w:val="20"/>
        </w:rPr>
        <w:t>account</w:t>
      </w:r>
      <w:r w:rsidR="003B66BE">
        <w:rPr>
          <w:i/>
          <w:color w:val="6F6E6E"/>
          <w:spacing w:val="29"/>
          <w:sz w:val="20"/>
        </w:rPr>
        <w:t xml:space="preserve"> </w:t>
      </w:r>
      <w:r w:rsidR="003B66BE">
        <w:rPr>
          <w:i/>
          <w:color w:val="6F6E6E"/>
          <w:spacing w:val="-3"/>
          <w:sz w:val="20"/>
        </w:rPr>
        <w:t>in</w:t>
      </w:r>
      <w:r w:rsidR="003B66BE">
        <w:rPr>
          <w:i/>
          <w:color w:val="6F6E6E"/>
          <w:spacing w:val="-11"/>
          <w:sz w:val="20"/>
        </w:rPr>
        <w:t xml:space="preserve"> </w:t>
      </w:r>
      <w:r w:rsidR="003B66BE">
        <w:rPr>
          <w:i/>
          <w:color w:val="6F6E6E"/>
          <w:spacing w:val="-3"/>
          <w:sz w:val="20"/>
        </w:rPr>
        <w:t>NPS</w:t>
      </w:r>
      <w:r w:rsidR="003B66BE">
        <w:rPr>
          <w:i/>
          <w:color w:val="6F6E6E"/>
          <w:spacing w:val="-12"/>
          <w:sz w:val="20"/>
        </w:rPr>
        <w:t xml:space="preserve"> </w:t>
      </w:r>
      <w:r w:rsidR="003B66BE">
        <w:rPr>
          <w:i/>
          <w:color w:val="6F6E6E"/>
          <w:spacing w:val="-3"/>
          <w:sz w:val="20"/>
        </w:rPr>
        <w:t>(national</w:t>
      </w:r>
      <w:r w:rsidR="003B66BE">
        <w:rPr>
          <w:i/>
          <w:color w:val="6F6E6E"/>
          <w:spacing w:val="-11"/>
          <w:sz w:val="20"/>
        </w:rPr>
        <w:t xml:space="preserve"> </w:t>
      </w:r>
      <w:r w:rsidR="003B66BE">
        <w:rPr>
          <w:i/>
          <w:color w:val="6F6E6E"/>
          <w:spacing w:val="-3"/>
          <w:sz w:val="20"/>
        </w:rPr>
        <w:t>payment</w:t>
      </w:r>
      <w:r w:rsidR="003B66BE">
        <w:rPr>
          <w:i/>
          <w:color w:val="6F6E6E"/>
          <w:spacing w:val="-12"/>
          <w:sz w:val="20"/>
        </w:rPr>
        <w:t xml:space="preserve"> </w:t>
      </w:r>
      <w:r w:rsidR="003B66BE">
        <w:rPr>
          <w:i/>
          <w:color w:val="6F6E6E"/>
          <w:spacing w:val="-3"/>
          <w:sz w:val="20"/>
        </w:rPr>
        <w:t>system)</w:t>
      </w:r>
    </w:p>
    <w:p w14:paraId="0128DAE6" w14:textId="77777777" w:rsidR="001A631C" w:rsidRDefault="001A631C">
      <w:pPr>
        <w:pStyle w:val="a3"/>
        <w:spacing w:before="4"/>
        <w:rPr>
          <w:i/>
          <w:sz w:val="19"/>
        </w:rPr>
      </w:pPr>
    </w:p>
    <w:p w14:paraId="176267F9" w14:textId="77777777" w:rsidR="001A631C" w:rsidRDefault="00911BAD">
      <w:pPr>
        <w:ind w:left="610"/>
        <w:rPr>
          <w:i/>
          <w:sz w:val="20"/>
        </w:rPr>
      </w:pPr>
      <w:r>
        <w:pict w14:anchorId="08419FB3">
          <v:rect id="_x0000_s1318" style="position:absolute;left:0;text-align:left;margin-left:37.05pt;margin-top:-1.25pt;width:10pt;height:10pt;z-index:15735808;mso-position-horizontal-relative:page" filled="f">
            <w10:wrap anchorx="page"/>
          </v:rect>
        </w:pict>
      </w:r>
      <w:r>
        <w:pict w14:anchorId="58985CD5">
          <v:shapetype id="_x0000_t202" coordsize="21600,21600" o:spt="202" path="m,l,21600r21600,l21600,xe">
            <v:stroke joinstyle="miter"/>
            <v:path gradientshapeok="t" o:connecttype="rect"/>
          </v:shapetype>
          <v:shape id="_x0000_s1317" type="#_x0000_t202" style="position:absolute;left:0;text-align:left;margin-left:550.7pt;margin-top:1.15pt;width:12pt;height:114.05pt;z-index:15738368;mso-position-horizontal-relative:page" filled="f" stroked="f">
            <v:textbox style="layout-flow:vertical;mso-layout-flow-alt:bottom-to-top" inset="0,0,0,0">
              <w:txbxContent>
                <w:p w14:paraId="580896F3" w14:textId="77777777" w:rsidR="001A631C" w:rsidRDefault="003B66BE">
                  <w:pPr>
                    <w:pStyle w:val="a3"/>
                    <w:spacing w:line="224" w:lineRule="exact"/>
                    <w:ind w:left="20"/>
                  </w:pPr>
                  <w:r>
                    <w:t>Lovćen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banka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Podgorica</w:t>
                  </w:r>
                </w:p>
              </w:txbxContent>
            </v:textbox>
            <w10:wrap anchorx="page"/>
          </v:shape>
        </w:pict>
      </w:r>
      <w:r w:rsidR="003B66BE">
        <w:rPr>
          <w:spacing w:val="-4"/>
          <w:sz w:val="20"/>
        </w:rPr>
        <w:t>Transakcioni</w:t>
      </w:r>
      <w:r w:rsidR="003B66BE">
        <w:rPr>
          <w:spacing w:val="-1"/>
          <w:sz w:val="20"/>
        </w:rPr>
        <w:t xml:space="preserve"> </w:t>
      </w:r>
      <w:r w:rsidR="003B66BE">
        <w:rPr>
          <w:spacing w:val="-4"/>
          <w:sz w:val="20"/>
        </w:rPr>
        <w:t>račun</w:t>
      </w:r>
      <w:r w:rsidR="003B66BE">
        <w:rPr>
          <w:spacing w:val="1"/>
          <w:sz w:val="20"/>
        </w:rPr>
        <w:t xml:space="preserve"> </w:t>
      </w:r>
      <w:r w:rsidR="003B66BE">
        <w:rPr>
          <w:spacing w:val="-4"/>
          <w:sz w:val="20"/>
        </w:rPr>
        <w:t>u</w:t>
      </w:r>
      <w:r w:rsidR="003B66BE">
        <w:rPr>
          <w:sz w:val="20"/>
        </w:rPr>
        <w:t xml:space="preserve"> </w:t>
      </w:r>
      <w:r w:rsidR="003B66BE">
        <w:rPr>
          <w:spacing w:val="-4"/>
          <w:sz w:val="20"/>
        </w:rPr>
        <w:t>MPP*</w:t>
      </w:r>
      <w:r w:rsidR="003B66BE">
        <w:rPr>
          <w:spacing w:val="1"/>
          <w:sz w:val="20"/>
        </w:rPr>
        <w:t xml:space="preserve"> </w:t>
      </w:r>
      <w:r w:rsidR="003B66BE">
        <w:rPr>
          <w:spacing w:val="-4"/>
          <w:sz w:val="20"/>
        </w:rPr>
        <w:t xml:space="preserve">/ </w:t>
      </w:r>
      <w:r w:rsidR="003B66BE">
        <w:rPr>
          <w:i/>
          <w:color w:val="6F6E6E"/>
          <w:spacing w:val="-4"/>
          <w:sz w:val="20"/>
        </w:rPr>
        <w:t>Transaction</w:t>
      </w:r>
      <w:r w:rsidR="003B66BE">
        <w:rPr>
          <w:i/>
          <w:color w:val="6F6E6E"/>
          <w:spacing w:val="-11"/>
          <w:sz w:val="20"/>
        </w:rPr>
        <w:t xml:space="preserve"> </w:t>
      </w:r>
      <w:r w:rsidR="003B66BE">
        <w:rPr>
          <w:i/>
          <w:color w:val="6F6E6E"/>
          <w:spacing w:val="-4"/>
          <w:sz w:val="20"/>
        </w:rPr>
        <w:t>account</w:t>
      </w:r>
      <w:r w:rsidR="003B66BE">
        <w:rPr>
          <w:i/>
          <w:color w:val="6F6E6E"/>
          <w:spacing w:val="-12"/>
          <w:sz w:val="20"/>
        </w:rPr>
        <w:t xml:space="preserve"> </w:t>
      </w:r>
      <w:r w:rsidR="003B66BE">
        <w:rPr>
          <w:i/>
          <w:color w:val="6F6E6E"/>
          <w:spacing w:val="-4"/>
          <w:sz w:val="20"/>
        </w:rPr>
        <w:t>in</w:t>
      </w:r>
      <w:r w:rsidR="003B66BE">
        <w:rPr>
          <w:i/>
          <w:color w:val="6F6E6E"/>
          <w:spacing w:val="-11"/>
          <w:sz w:val="20"/>
        </w:rPr>
        <w:t xml:space="preserve"> </w:t>
      </w:r>
      <w:r w:rsidR="003B66BE">
        <w:rPr>
          <w:i/>
          <w:color w:val="6F6E6E"/>
          <w:spacing w:val="-4"/>
          <w:sz w:val="20"/>
        </w:rPr>
        <w:t>IPS</w:t>
      </w:r>
      <w:r w:rsidR="003B66BE">
        <w:rPr>
          <w:i/>
          <w:color w:val="6F6E6E"/>
          <w:spacing w:val="-11"/>
          <w:sz w:val="20"/>
        </w:rPr>
        <w:t xml:space="preserve"> </w:t>
      </w:r>
      <w:r w:rsidR="003B66BE">
        <w:rPr>
          <w:i/>
          <w:color w:val="6F6E6E"/>
          <w:spacing w:val="-4"/>
          <w:sz w:val="20"/>
        </w:rPr>
        <w:t>(international</w:t>
      </w:r>
      <w:r w:rsidR="003B66BE">
        <w:rPr>
          <w:i/>
          <w:color w:val="6F6E6E"/>
          <w:spacing w:val="-11"/>
          <w:sz w:val="20"/>
        </w:rPr>
        <w:t xml:space="preserve"> </w:t>
      </w:r>
      <w:r w:rsidR="003B66BE">
        <w:rPr>
          <w:i/>
          <w:color w:val="6F6E6E"/>
          <w:spacing w:val="-3"/>
          <w:sz w:val="20"/>
        </w:rPr>
        <w:t>payment</w:t>
      </w:r>
      <w:r w:rsidR="003B66BE">
        <w:rPr>
          <w:i/>
          <w:color w:val="6F6E6E"/>
          <w:spacing w:val="-12"/>
          <w:sz w:val="20"/>
        </w:rPr>
        <w:t xml:space="preserve"> </w:t>
      </w:r>
      <w:r w:rsidR="003B66BE">
        <w:rPr>
          <w:i/>
          <w:color w:val="6F6E6E"/>
          <w:spacing w:val="-3"/>
          <w:sz w:val="20"/>
        </w:rPr>
        <w:t>system)</w:t>
      </w:r>
    </w:p>
    <w:p w14:paraId="353B7AB3" w14:textId="77777777" w:rsidR="001A631C" w:rsidRDefault="001A631C">
      <w:pPr>
        <w:pStyle w:val="a3"/>
        <w:rPr>
          <w:i/>
        </w:rPr>
      </w:pPr>
    </w:p>
    <w:p w14:paraId="45DEEFB1" w14:textId="77777777" w:rsidR="001A631C" w:rsidRDefault="001A631C">
      <w:pPr>
        <w:pStyle w:val="a3"/>
        <w:rPr>
          <w:i/>
        </w:rPr>
      </w:pPr>
    </w:p>
    <w:p w14:paraId="149E4683" w14:textId="77777777" w:rsidR="001A631C" w:rsidRDefault="001A631C">
      <w:pPr>
        <w:pStyle w:val="a3"/>
        <w:spacing w:before="8"/>
        <w:rPr>
          <w:i/>
          <w:sz w:val="18"/>
        </w:rPr>
      </w:pPr>
    </w:p>
    <w:p w14:paraId="1703CC49" w14:textId="363AFF15" w:rsidR="001A631C" w:rsidRDefault="003B66BE">
      <w:pPr>
        <w:tabs>
          <w:tab w:val="left" w:pos="9349"/>
        </w:tabs>
        <w:ind w:left="610"/>
        <w:rPr>
          <w:sz w:val="20"/>
        </w:rPr>
      </w:pPr>
      <w:r>
        <w:rPr>
          <w:spacing w:val="-3"/>
          <w:sz w:val="20"/>
        </w:rPr>
        <w:t>Očekivani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godišnji</w:t>
      </w:r>
      <w:r>
        <w:rPr>
          <w:sz w:val="20"/>
        </w:rPr>
        <w:t xml:space="preserve"> </w:t>
      </w:r>
      <w:r>
        <w:rPr>
          <w:spacing w:val="-3"/>
          <w:sz w:val="20"/>
        </w:rPr>
        <w:t>obim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priliva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(NPP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z w:val="20"/>
        </w:rPr>
        <w:t xml:space="preserve"> </w:t>
      </w:r>
      <w:r>
        <w:rPr>
          <w:spacing w:val="-3"/>
          <w:sz w:val="20"/>
        </w:rPr>
        <w:t>MPP)</w:t>
      </w:r>
      <w:r>
        <w:rPr>
          <w:spacing w:val="-4"/>
          <w:sz w:val="20"/>
        </w:rPr>
        <w:t xml:space="preserve"> </w:t>
      </w:r>
      <w:r>
        <w:rPr>
          <w:i/>
          <w:spacing w:val="-3"/>
          <w:sz w:val="20"/>
        </w:rPr>
        <w:t>/</w:t>
      </w:r>
      <w:r>
        <w:rPr>
          <w:i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Expected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annual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inﬂow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volume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2"/>
          <w:sz w:val="20"/>
        </w:rPr>
        <w:t>(NPS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and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IPS)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:</w:t>
      </w:r>
      <w:ins w:id="9" w:author="User" w:date="2023-04-17T14:05:00Z">
        <w:r w:rsidR="003C65A0">
          <w:rPr>
            <w:i/>
            <w:color w:val="6F6E6E"/>
            <w:spacing w:val="-2"/>
            <w:sz w:val="20"/>
          </w:rPr>
          <w:t xml:space="preserve">   3000</w:t>
        </w:r>
      </w:ins>
      <w:r>
        <w:rPr>
          <w:rFonts w:ascii="Times New Roman" w:hAnsi="Times New Roman"/>
          <w:i/>
          <w:color w:val="6F6E6E"/>
          <w:spacing w:val="-2"/>
          <w:sz w:val="20"/>
          <w:u w:val="single" w:color="000000"/>
        </w:rPr>
        <w:tab/>
      </w:r>
      <w:r>
        <w:rPr>
          <w:sz w:val="20"/>
        </w:rPr>
        <w:t>EUR</w:t>
      </w:r>
    </w:p>
    <w:p w14:paraId="07C0C4F2" w14:textId="77777777" w:rsidR="001A631C" w:rsidRDefault="001A631C">
      <w:pPr>
        <w:pStyle w:val="a3"/>
        <w:spacing w:before="4"/>
        <w:rPr>
          <w:sz w:val="19"/>
        </w:rPr>
      </w:pPr>
    </w:p>
    <w:p w14:paraId="095022C7" w14:textId="6ADE9636" w:rsidR="001A631C" w:rsidRDefault="003B66BE">
      <w:pPr>
        <w:tabs>
          <w:tab w:val="left" w:pos="9463"/>
        </w:tabs>
        <w:ind w:left="609"/>
        <w:rPr>
          <w:sz w:val="20"/>
        </w:rPr>
      </w:pPr>
      <w:r>
        <w:rPr>
          <w:spacing w:val="-3"/>
          <w:sz w:val="20"/>
        </w:rPr>
        <w:t>Očekivani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godišnji</w:t>
      </w:r>
      <w:r>
        <w:rPr>
          <w:sz w:val="20"/>
        </w:rPr>
        <w:t xml:space="preserve"> </w:t>
      </w:r>
      <w:r>
        <w:rPr>
          <w:spacing w:val="-3"/>
          <w:sz w:val="20"/>
        </w:rPr>
        <w:t>obim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odliva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(NPP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MPP)</w:t>
      </w:r>
      <w:r>
        <w:rPr>
          <w:sz w:val="20"/>
        </w:rPr>
        <w:t xml:space="preserve"> </w:t>
      </w:r>
      <w:r>
        <w:rPr>
          <w:spacing w:val="-3"/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6F6E6E"/>
          <w:spacing w:val="-3"/>
          <w:sz w:val="20"/>
        </w:rPr>
        <w:t>Expected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annual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outflow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volume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(NPS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2"/>
          <w:sz w:val="20"/>
        </w:rPr>
        <w:t>and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IPS)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:</w:t>
      </w:r>
      <w:ins w:id="10" w:author="User" w:date="2023-04-17T14:05:00Z">
        <w:r w:rsidR="003C65A0">
          <w:rPr>
            <w:i/>
            <w:color w:val="6F6E6E"/>
            <w:spacing w:val="-2"/>
            <w:sz w:val="20"/>
          </w:rPr>
          <w:t xml:space="preserve">   3000</w:t>
        </w:r>
      </w:ins>
      <w:r>
        <w:rPr>
          <w:rFonts w:ascii="Times New Roman" w:hAnsi="Times New Roman"/>
          <w:i/>
          <w:color w:val="6F6E6E"/>
          <w:spacing w:val="-2"/>
          <w:sz w:val="20"/>
          <w:u w:val="single" w:color="000000"/>
        </w:rPr>
        <w:tab/>
      </w:r>
      <w:r>
        <w:rPr>
          <w:sz w:val="20"/>
        </w:rPr>
        <w:t>EUR</w:t>
      </w:r>
    </w:p>
    <w:p w14:paraId="6252DBDF" w14:textId="77777777" w:rsidR="001A631C" w:rsidRDefault="001A631C">
      <w:pPr>
        <w:rPr>
          <w:sz w:val="20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space="720"/>
        </w:sectPr>
      </w:pPr>
    </w:p>
    <w:p w14:paraId="1FC9E0F7" w14:textId="77777777" w:rsidR="001A631C" w:rsidRDefault="00911BAD">
      <w:pPr>
        <w:pStyle w:val="a3"/>
        <w:tabs>
          <w:tab w:val="left" w:pos="8200"/>
        </w:tabs>
        <w:ind w:left="5519"/>
      </w:pPr>
      <w:r>
        <w:pict w14:anchorId="52E037F3">
          <v:group id="_x0000_s1313" style="width:79.8pt;height:33.75pt;mso-position-horizontal-relative:char;mso-position-vertical-relative:line" coordsize="1596,675">
            <v:shape id="_x0000_s1316" type="#_x0000_t75" style="position:absolute;left:347;top:180;width:381;height:232">
              <v:imagedata r:id="rId17" o:title=""/>
            </v:shape>
            <v:shape id="_x0000_s1315" style="position:absolute;left:295;top:372;width:484;height:303" coordorigin="296,372" coordsize="484,303" path="m778,372r-18,82l724,520r-50,48l611,597r-73,10l466,597,402,568,351,520,315,454,297,372r-1,18l307,466r25,67l370,591r47,44l474,664r63,11l540,675r63,-11l659,635r47,-44l743,533r25,-67l780,390r-2,-18xe" fillcolor="#006eb8" stroked="f">
              <v:path arrowok="t"/>
            </v:shape>
            <v:shape id="_x0000_s1314" style="position:absolute;width:1596;height:661" coordsize="1596,661" o:spt="100" adj="0,,0" path="m278,616r-3,-4l51,612r,-408l48,201r-3,l3,201,,204,,657r3,3l275,660r3,-3l278,616xm1206,198r-1,-4l1154,194r-3,3l1006,588r-1,l863,202r-1,-5l859,194r-52,l806,198r2,6l975,648r2,6l980,655r51,l1033,654r3,-6l1205,204r1,-6xm1501,6l1500,r-43,l1454,7r-58,112l1394,125r,6l1428,131r1,-2l1432,125,1498,11r3,-5xm1596,618r-2,-4l1593,612r-14,-33l1577,575r-3,-1l1570,577r-21,13l1522,601r-30,8l1456,612r-67,-14l1334,560r-38,-60l1282,423r14,-72l1333,292r55,-40l1455,237r36,3l1521,248r26,11l1568,270r4,2l1575,273r2,-5l1592,237r1,-2l1594,231r-1,-4l1589,225r-25,-14l1534,200r-35,-9l1456,188r-71,12l1322,234r-49,51l1241,349r-12,74l1241,503r31,66l1320,618r62,31l1455,660r43,-3l1535,649r30,-12l1591,623r4,-3l1596,618xe" fillcolor="#767779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"/>
        </w:rPr>
        <w:t xml:space="preserve"> </w:t>
      </w:r>
      <w:r>
        <w:rPr>
          <w:spacing w:val="2"/>
          <w:position w:val="2"/>
        </w:rPr>
      </w:r>
      <w:r>
        <w:rPr>
          <w:spacing w:val="2"/>
          <w:position w:val="2"/>
        </w:rPr>
        <w:pict w14:anchorId="70F44536">
          <v:group id="_x0000_s1311" style="width:15.55pt;height:23pt;mso-position-horizontal-relative:char;mso-position-vertical-relative:line" coordsize="311,460">
            <v:shape id="_x0000_s1312" style="position:absolute;width:311;height:460" coordsize="311,460" path="m308,r-3,l3,,,3,,457r3,2l308,459r2,-2l310,415r-2,-4l51,411r,-158l275,253r2,-3l277,208r-2,-2l51,206,51,48r257,l310,45r,-42l308,xe" fillcolor="#767779" stroked="f">
              <v:path arrowok="t"/>
            </v:shape>
            <w10:anchorlock/>
          </v:group>
        </w:pict>
      </w:r>
      <w:r w:rsidR="003B66BE">
        <w:rPr>
          <w:rFonts w:ascii="Times New Roman"/>
          <w:spacing w:val="6"/>
          <w:position w:val="2"/>
        </w:rPr>
        <w:t xml:space="preserve"> </w:t>
      </w:r>
      <w:r>
        <w:rPr>
          <w:spacing w:val="6"/>
          <w:position w:val="2"/>
        </w:rPr>
      </w:r>
      <w:r>
        <w:rPr>
          <w:spacing w:val="6"/>
          <w:position w:val="2"/>
        </w:rPr>
        <w:pict w14:anchorId="155C8DA4">
          <v:group id="_x0000_s1309" style="width:18.8pt;height:23pt;mso-position-horizontal-relative:char;mso-position-vertical-relative:line" coordsize="376,460">
            <v:shape id="_x0000_s1310" style="position:absolute;width:376;height:460" coordsize="376,460" path="m373,l329,r-2,3l327,7r,365l53,7,48,1,46,,3,,,3,,456r3,3l46,459r2,-3l48,88,322,452r4,6l329,459r44,l376,456,376,3,373,xe" fillcolor="#767779" stroked="f">
              <v:path arrowok="t"/>
            </v:shape>
            <w10:anchorlock/>
          </v:group>
        </w:pict>
      </w:r>
      <w:r w:rsidR="003B66BE">
        <w:rPr>
          <w:spacing w:val="6"/>
          <w:position w:val="2"/>
        </w:rPr>
        <w:tab/>
      </w:r>
      <w:r>
        <w:rPr>
          <w:spacing w:val="6"/>
          <w:position w:val="2"/>
        </w:rPr>
      </w:r>
      <w:r>
        <w:rPr>
          <w:spacing w:val="6"/>
          <w:position w:val="2"/>
        </w:rPr>
        <w:pict w14:anchorId="4FE1287C">
          <v:group id="_x0000_s1307" style="width:16.25pt;height:23pt;mso-position-horizontal-relative:char;mso-position-vertical-relative:line" coordsize="325,460">
            <v:shape id="_x0000_s1308" style="position:absolute;width:325;height:460" coordsize="325,460" o:spt="100" adj="0,,0" path="m147,l3,,,3,,456r3,3l181,459r53,-7l280,430r12,-15l51,415r,-168l286,247,271,235,231,220r,-2l251,204r-200,l51,44r212,l261,41,242,25,220,13,196,5,171,1,147,xm286,247r-134,l179,248r23,2l219,254r15,7l251,274r12,16l270,309r3,21l269,357r-9,21l245,394r-19,11l214,410r-14,3l186,415r-15,l292,415r20,-23l324,336r-6,-42l300,260,286,247xm263,44r-114,l164,45r14,2l191,52r13,7l218,70r10,15l235,103r3,22l235,149r-7,19l216,183r-14,11l189,199r-14,4l159,204r-16,l251,204r3,-2l273,181r11,-29l289,117,285,87,276,62,263,44xe" fillcolor="#767779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7"/>
          <w:position w:val="2"/>
        </w:rPr>
        <w:t xml:space="preserve"> </w:t>
      </w:r>
      <w:r>
        <w:rPr>
          <w:spacing w:val="27"/>
          <w:position w:val="2"/>
        </w:rPr>
      </w:r>
      <w:r>
        <w:rPr>
          <w:spacing w:val="27"/>
          <w:position w:val="2"/>
        </w:rPr>
        <w:pict w14:anchorId="6D3DB19B">
          <v:group id="_x0000_s1305" style="width:17.35pt;height:23.3pt;mso-position-horizontal-relative:char;mso-position-vertical-relative:line" coordsize="347,466">
            <v:shape id="_x0000_s1306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67779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spacing w:val="36"/>
          <w:position w:val="2"/>
        </w:rPr>
      </w:r>
      <w:r>
        <w:rPr>
          <w:spacing w:val="36"/>
          <w:position w:val="2"/>
        </w:rPr>
        <w:pict w14:anchorId="34060C2C">
          <v:group id="_x0000_s1303" style="width:18.8pt;height:23pt;mso-position-horizontal-relative:char;mso-position-vertical-relative:line" coordsize="376,460">
            <v:shape id="_x0000_s1304" style="position:absolute;width:376;height:460" coordsize="376,460" path="m373,l329,r-2,3l327,7r,365l53,7,48,1,46,,3,,,3,,456r3,3l46,459r2,-3l48,88,326,458r3,1l373,459r3,-3l376,3,373,xe" fillcolor="#767779" stroked="f">
              <v:path arrowok="t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spacing w:val="36"/>
          <w:position w:val="2"/>
        </w:rPr>
      </w:r>
      <w:r>
        <w:rPr>
          <w:spacing w:val="36"/>
          <w:position w:val="2"/>
        </w:rPr>
        <w:pict w14:anchorId="1855E10D">
          <v:group id="_x0000_s1301" style="width:16.45pt;height:23pt;mso-position-horizontal-relative:char;mso-position-vertical-relative:line" coordsize="329,460">
            <v:shape id="_x0000_s1302" style="position:absolute;width:329;height:460" coordsize="329,460" path="m317,l257,r-3,2l250,7,51,221,51,3,48,,3,,,3,,456r3,3l48,459r3,-3l51,290,97,241,264,453r4,5l270,459r59,l329,453,133,202,319,5,317,xe" fillcolor="#767779" stroked="f">
              <v:path arrowok="t"/>
            </v:shape>
            <w10:anchorlock/>
          </v:group>
        </w:pict>
      </w:r>
      <w:r w:rsidR="003B66BE">
        <w:rPr>
          <w:rFonts w:ascii="Times New Roman"/>
          <w:spacing w:val="12"/>
          <w:position w:val="2"/>
        </w:rPr>
        <w:t xml:space="preserve"> </w:t>
      </w:r>
      <w:r>
        <w:rPr>
          <w:spacing w:val="12"/>
          <w:position w:val="2"/>
        </w:rPr>
      </w:r>
      <w:r>
        <w:rPr>
          <w:spacing w:val="12"/>
          <w:position w:val="2"/>
        </w:rPr>
        <w:pict w14:anchorId="7E3C25B2">
          <v:group id="_x0000_s1298" style="width:38.05pt;height:23.3pt;mso-position-horizontal-relative:char;mso-position-vertical-relative:line" coordsize="761,466">
            <v:shape id="_x0000_s1300" type="#_x0000_t75" style="position:absolute;left:408;top:3;width:352;height:210">
              <v:imagedata r:id="rId18" o:title=""/>
            </v:shape>
            <v:shape id="_x0000_s1299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67779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EC82D3D" w14:textId="77777777" w:rsidR="001A631C" w:rsidRDefault="001A631C">
      <w:pPr>
        <w:pStyle w:val="a3"/>
      </w:pPr>
    </w:p>
    <w:p w14:paraId="007C37E8" w14:textId="77777777" w:rsidR="001A631C" w:rsidRDefault="001A631C">
      <w:pPr>
        <w:pStyle w:val="a3"/>
        <w:spacing w:before="2"/>
        <w:rPr>
          <w:sz w:val="19"/>
        </w:rPr>
      </w:pPr>
    </w:p>
    <w:p w14:paraId="38798258" w14:textId="77777777" w:rsidR="001A631C" w:rsidRDefault="003B66BE">
      <w:pPr>
        <w:pStyle w:val="a3"/>
        <w:tabs>
          <w:tab w:val="left" w:pos="10281"/>
        </w:tabs>
        <w:spacing w:before="88"/>
        <w:ind w:left="187"/>
        <w:rPr>
          <w:rFonts w:ascii="Times New Roman"/>
        </w:rPr>
      </w:pPr>
      <w:r>
        <w:rPr>
          <w:color w:val="1D1D1B"/>
        </w:rPr>
        <w:t>Poslovni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partneri</w:t>
      </w:r>
      <w:r>
        <w:rPr>
          <w:color w:val="1D1D1B"/>
          <w:spacing w:val="-5"/>
        </w:rPr>
        <w:t xml:space="preserve"> </w:t>
      </w:r>
      <w:r>
        <w:rPr>
          <w:color w:val="1D1D1B"/>
        </w:rPr>
        <w:t>/</w:t>
      </w:r>
      <w:r>
        <w:rPr>
          <w:color w:val="1D1D1B"/>
          <w:spacing w:val="-5"/>
        </w:rPr>
        <w:t xml:space="preserve"> </w:t>
      </w:r>
      <w:r>
        <w:rPr>
          <w:color w:val="1D1D1B"/>
        </w:rPr>
        <w:t>Business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partners</w:t>
      </w:r>
      <w:r>
        <w:rPr>
          <w:color w:val="1D1D1B"/>
          <w:spacing w:val="-1"/>
        </w:rPr>
        <w:t xml:space="preserve"> </w:t>
      </w:r>
      <w:r>
        <w:rPr>
          <w:rFonts w:ascii="Times New Roman"/>
          <w:color w:val="1D1D1B"/>
          <w:u w:val="single" w:color="1C1C1A"/>
        </w:rPr>
        <w:t xml:space="preserve"> </w:t>
      </w:r>
      <w:r>
        <w:rPr>
          <w:rFonts w:ascii="Times New Roman"/>
          <w:color w:val="1D1D1B"/>
          <w:u w:val="single" w:color="1C1C1A"/>
        </w:rPr>
        <w:tab/>
      </w:r>
    </w:p>
    <w:p w14:paraId="288A3340" w14:textId="77777777" w:rsidR="001A631C" w:rsidRDefault="003B66BE">
      <w:pPr>
        <w:pStyle w:val="a3"/>
        <w:spacing w:before="2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47F1493" wp14:editId="7A452F6E">
            <wp:simplePos x="0" y="0"/>
            <wp:positionH relativeFrom="page">
              <wp:posOffset>389489</wp:posOffset>
            </wp:positionH>
            <wp:positionV relativeFrom="paragraph">
              <wp:posOffset>179430</wp:posOffset>
            </wp:positionV>
            <wp:extent cx="5236534" cy="114300"/>
            <wp:effectExtent l="0" t="0" r="0" b="0"/>
            <wp:wrapTopAndBottom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53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BAD">
        <w:pict w14:anchorId="4B397B9B">
          <v:shape id="_x0000_s1297" style="position:absolute;margin-left:32.65pt;margin-top:34.75pt;width:517.95pt;height:.1pt;z-index:-15713792;mso-wrap-distance-left:0;mso-wrap-distance-right:0;mso-position-horizontal-relative:page;mso-position-vertical-relative:text" coordorigin="653,695" coordsize="10359,0" path="m653,695r10358,e" filled="f" strokecolor="#1c1c1a" strokeweight=".65pt">
            <v:path arrowok="t"/>
            <w10:wrap type="topAndBottom" anchorx="page"/>
          </v:shape>
        </w:pict>
      </w:r>
    </w:p>
    <w:p w14:paraId="58DCF5EA" w14:textId="77777777" w:rsidR="001A631C" w:rsidRDefault="001A631C">
      <w:pPr>
        <w:pStyle w:val="a3"/>
        <w:spacing w:before="8"/>
        <w:rPr>
          <w:rFonts w:ascii="Times New Roman"/>
          <w:sz w:val="13"/>
        </w:rPr>
      </w:pPr>
    </w:p>
    <w:p w14:paraId="2FD2FFC7" w14:textId="77777777" w:rsidR="001A631C" w:rsidRDefault="003B66BE">
      <w:pPr>
        <w:ind w:left="187"/>
        <w:rPr>
          <w:i/>
          <w:sz w:val="20"/>
        </w:rPr>
      </w:pPr>
      <w:r>
        <w:rPr>
          <w:i/>
          <w:color w:val="1D1D1B"/>
          <w:sz w:val="20"/>
        </w:rPr>
        <w:t>(</w:t>
      </w:r>
      <w:r>
        <w:rPr>
          <w:i/>
          <w:color w:val="1D1D1B"/>
          <w:spacing w:val="-4"/>
          <w:sz w:val="20"/>
        </w:rPr>
        <w:t xml:space="preserve"> </w:t>
      </w:r>
      <w:r>
        <w:rPr>
          <w:i/>
          <w:color w:val="1D1D1B"/>
          <w:sz w:val="20"/>
        </w:rPr>
        <w:t>U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slučaju</w:t>
      </w:r>
      <w:r>
        <w:rPr>
          <w:i/>
          <w:color w:val="1D1D1B"/>
          <w:spacing w:val="-3"/>
          <w:sz w:val="20"/>
        </w:rPr>
        <w:t xml:space="preserve"> </w:t>
      </w:r>
      <w:r>
        <w:rPr>
          <w:i/>
          <w:color w:val="1D1D1B"/>
          <w:sz w:val="20"/>
        </w:rPr>
        <w:t>otvaranja</w:t>
      </w:r>
      <w:r>
        <w:rPr>
          <w:i/>
          <w:color w:val="1D1D1B"/>
          <w:spacing w:val="-3"/>
          <w:sz w:val="20"/>
        </w:rPr>
        <w:t xml:space="preserve"> </w:t>
      </w:r>
      <w:r>
        <w:rPr>
          <w:i/>
          <w:color w:val="1D1D1B"/>
          <w:sz w:val="20"/>
        </w:rPr>
        <w:t>računa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u</w:t>
      </w:r>
      <w:r>
        <w:rPr>
          <w:i/>
          <w:color w:val="1D1D1B"/>
          <w:spacing w:val="-4"/>
          <w:sz w:val="20"/>
        </w:rPr>
        <w:t xml:space="preserve"> </w:t>
      </w:r>
      <w:r>
        <w:rPr>
          <w:i/>
          <w:color w:val="1D1D1B"/>
          <w:sz w:val="20"/>
        </w:rPr>
        <w:t>MPP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/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6E6E6D"/>
          <w:sz w:val="20"/>
        </w:rPr>
        <w:t>in</w:t>
      </w:r>
      <w:r>
        <w:rPr>
          <w:i/>
          <w:color w:val="6E6E6D"/>
          <w:spacing w:val="-2"/>
          <w:sz w:val="20"/>
        </w:rPr>
        <w:t xml:space="preserve"> </w:t>
      </w:r>
      <w:r>
        <w:rPr>
          <w:i/>
          <w:color w:val="6E6E6D"/>
          <w:sz w:val="20"/>
        </w:rPr>
        <w:t>case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opening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account/s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in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MPP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1D1D1B"/>
          <w:sz w:val="20"/>
        </w:rPr>
        <w:t>)</w:t>
      </w:r>
    </w:p>
    <w:p w14:paraId="4CAB531A" w14:textId="77777777" w:rsidR="001A631C" w:rsidRDefault="001A631C">
      <w:pPr>
        <w:pStyle w:val="a3"/>
        <w:rPr>
          <w:i/>
          <w:sz w:val="18"/>
        </w:rPr>
      </w:pPr>
    </w:p>
    <w:p w14:paraId="639FF62B" w14:textId="77777777" w:rsidR="001A631C" w:rsidRDefault="003B66BE">
      <w:pPr>
        <w:pStyle w:val="3"/>
        <w:spacing w:after="14"/>
        <w:ind w:left="187"/>
        <w:rPr>
          <w:u w:val="none"/>
        </w:rPr>
      </w:pPr>
      <w:r>
        <w:rPr>
          <w:color w:val="1D1D1B"/>
          <w:u w:val="none"/>
        </w:rPr>
        <w:t>STVARNI</w:t>
      </w:r>
      <w:r>
        <w:rPr>
          <w:color w:val="1D1D1B"/>
          <w:spacing w:val="-5"/>
          <w:u w:val="none"/>
        </w:rPr>
        <w:t xml:space="preserve"> </w:t>
      </w:r>
      <w:r>
        <w:rPr>
          <w:color w:val="1D1D1B"/>
          <w:u w:val="none"/>
        </w:rPr>
        <w:t>VLASNIK</w:t>
      </w:r>
      <w:r>
        <w:rPr>
          <w:color w:val="1D1D1B"/>
          <w:spacing w:val="-5"/>
          <w:u w:val="none"/>
        </w:rPr>
        <w:t xml:space="preserve"> </w:t>
      </w:r>
      <w:r>
        <w:rPr>
          <w:color w:val="1D1D1B"/>
          <w:u w:val="none"/>
        </w:rPr>
        <w:t>/</w:t>
      </w:r>
      <w:r>
        <w:rPr>
          <w:color w:val="1D1D1B"/>
          <w:spacing w:val="-4"/>
          <w:u w:val="none"/>
        </w:rPr>
        <w:t xml:space="preserve"> </w:t>
      </w:r>
      <w:r>
        <w:rPr>
          <w:color w:val="6E6E6D"/>
          <w:u w:val="none"/>
        </w:rPr>
        <w:t>CI</w:t>
      </w:r>
      <w:r>
        <w:rPr>
          <w:color w:val="6E6E6D"/>
          <w:spacing w:val="-5"/>
          <w:u w:val="none"/>
        </w:rPr>
        <w:t xml:space="preserve"> </w:t>
      </w:r>
      <w:r>
        <w:rPr>
          <w:color w:val="6E6E6D"/>
          <w:u w:val="none"/>
        </w:rPr>
        <w:t>/</w:t>
      </w:r>
      <w:r>
        <w:rPr>
          <w:color w:val="6E6E6D"/>
          <w:spacing w:val="-4"/>
          <w:u w:val="none"/>
        </w:rPr>
        <w:t xml:space="preserve"> </w:t>
      </w:r>
      <w:r>
        <w:rPr>
          <w:color w:val="6E6E6D"/>
          <w:u w:val="none"/>
        </w:rPr>
        <w:t>BENEFICIAL</w:t>
      </w:r>
      <w:r>
        <w:rPr>
          <w:color w:val="6E6E6D"/>
          <w:spacing w:val="-6"/>
          <w:u w:val="none"/>
        </w:rPr>
        <w:t xml:space="preserve"> </w:t>
      </w:r>
      <w:r>
        <w:rPr>
          <w:color w:val="6E6E6D"/>
          <w:u w:val="none"/>
        </w:rPr>
        <w:t>OWNER/S</w:t>
      </w:r>
    </w:p>
    <w:p w14:paraId="0AB3B4C7" w14:textId="77777777" w:rsidR="001A631C" w:rsidRDefault="00911BAD">
      <w:pPr>
        <w:pStyle w:val="a3"/>
        <w:spacing w:line="20" w:lineRule="exact"/>
        <w:ind w:left="177"/>
        <w:rPr>
          <w:sz w:val="2"/>
        </w:rPr>
      </w:pPr>
      <w:r>
        <w:rPr>
          <w:sz w:val="2"/>
        </w:rPr>
      </w:r>
      <w:r>
        <w:rPr>
          <w:sz w:val="2"/>
        </w:rPr>
        <w:pict w14:anchorId="1949C122">
          <v:group id="_x0000_s1295" style="width:192.5pt;height:1pt;mso-position-horizontal-relative:char;mso-position-vertical-relative:line" coordsize="3850,20">
            <v:line id="_x0000_s1296" style="position:absolute" from="0,10" to="3849,10" strokecolor="#1d1d1b" strokeweight="1pt"/>
            <w10:anchorlock/>
          </v:group>
        </w:pict>
      </w:r>
    </w:p>
    <w:p w14:paraId="2B2AF203" w14:textId="77777777" w:rsidR="001A631C" w:rsidRDefault="001A631C">
      <w:pPr>
        <w:pStyle w:val="a3"/>
        <w:spacing w:before="7"/>
        <w:rPr>
          <w:b/>
          <w:sz w:val="16"/>
        </w:rPr>
      </w:pPr>
    </w:p>
    <w:p w14:paraId="29932E04" w14:textId="05FFCB37" w:rsidR="001A631C" w:rsidRDefault="003B66BE">
      <w:pPr>
        <w:tabs>
          <w:tab w:val="left" w:pos="10536"/>
        </w:tabs>
        <w:ind w:left="187"/>
        <w:rPr>
          <w:i/>
          <w:sz w:val="20"/>
        </w:rPr>
      </w:pPr>
      <w:r>
        <w:rPr>
          <w:color w:val="1D1D1B"/>
          <w:sz w:val="20"/>
        </w:rPr>
        <w:t>Ime</w:t>
      </w:r>
      <w:r>
        <w:rPr>
          <w:color w:val="1D1D1B"/>
          <w:spacing w:val="-2"/>
          <w:sz w:val="20"/>
        </w:rPr>
        <w:t xml:space="preserve"> </w:t>
      </w:r>
      <w:r>
        <w:rPr>
          <w:color w:val="1D1D1B"/>
          <w:sz w:val="20"/>
        </w:rPr>
        <w:t>i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prezime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2"/>
          <w:sz w:val="20"/>
        </w:rPr>
        <w:t xml:space="preserve"> </w:t>
      </w:r>
      <w:r>
        <w:rPr>
          <w:i/>
          <w:color w:val="6E6E6D"/>
          <w:sz w:val="20"/>
        </w:rPr>
        <w:t>Full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 xml:space="preserve">Name: </w:t>
      </w:r>
      <w:r>
        <w:rPr>
          <w:i/>
          <w:color w:val="6E6E6D"/>
          <w:sz w:val="20"/>
          <w:u w:val="single" w:color="1C1C1A"/>
        </w:rPr>
        <w:t xml:space="preserve"> </w:t>
      </w:r>
      <w:ins w:id="11" w:author="User" w:date="2023-04-17T14:05:00Z">
        <w:r w:rsidR="003C65A0" w:rsidRPr="003C65A0">
          <w:rPr>
            <w:iCs/>
            <w:color w:val="6E6E6D"/>
            <w:sz w:val="20"/>
            <w:u w:val="single" w:color="1C1C1A"/>
            <w:lang w:val="en-US"/>
            <w:rPrChange w:id="12" w:author="User" w:date="2023-04-17T14:06:00Z">
              <w:rPr>
                <w:i/>
                <w:color w:val="6E6E6D"/>
                <w:sz w:val="20"/>
                <w:u w:val="single" w:color="1C1C1A"/>
                <w:lang w:val="en-US"/>
              </w:rPr>
            </w:rPrChange>
          </w:rPr>
          <w:t>&lt;Ime&gt; &lt;</w:t>
        </w:r>
        <w:proofErr w:type="spellStart"/>
        <w:r w:rsidR="003C65A0" w:rsidRPr="003C65A0">
          <w:rPr>
            <w:iCs/>
            <w:color w:val="6E6E6D"/>
            <w:sz w:val="20"/>
            <w:u w:val="single" w:color="1C1C1A"/>
            <w:lang w:val="en-US"/>
            <w:rPrChange w:id="13" w:author="User" w:date="2023-04-17T14:06:00Z">
              <w:rPr>
                <w:i/>
                <w:color w:val="6E6E6D"/>
                <w:sz w:val="20"/>
                <w:u w:val="single" w:color="1C1C1A"/>
                <w:lang w:val="en-US"/>
              </w:rPr>
            </w:rPrChange>
          </w:rPr>
          <w:t>Prezime</w:t>
        </w:r>
        <w:proofErr w:type="spellEnd"/>
        <w:r w:rsidR="003C65A0" w:rsidRPr="003C65A0">
          <w:rPr>
            <w:iCs/>
            <w:color w:val="6E6E6D"/>
            <w:sz w:val="20"/>
            <w:u w:val="single" w:color="1C1C1A"/>
            <w:lang w:val="en-US"/>
            <w:rPrChange w:id="14" w:author="User" w:date="2023-04-17T14:06:00Z">
              <w:rPr>
                <w:i/>
                <w:color w:val="6E6E6D"/>
                <w:sz w:val="20"/>
                <w:u w:val="single" w:color="1C1C1A"/>
                <w:lang w:val="en-US"/>
              </w:rPr>
            </w:rPrChange>
          </w:rPr>
          <w:t>&gt;</w:t>
        </w:r>
      </w:ins>
      <w:r>
        <w:rPr>
          <w:i/>
          <w:color w:val="6E6E6D"/>
          <w:sz w:val="20"/>
          <w:u w:val="single" w:color="1C1C1A"/>
        </w:rPr>
        <w:tab/>
      </w:r>
    </w:p>
    <w:p w14:paraId="0E590987" w14:textId="77777777" w:rsidR="001A631C" w:rsidRDefault="001A631C">
      <w:pPr>
        <w:pStyle w:val="a3"/>
        <w:spacing w:before="5"/>
        <w:rPr>
          <w:i/>
          <w:sz w:val="14"/>
        </w:rPr>
      </w:pPr>
    </w:p>
    <w:p w14:paraId="08CF2AC1" w14:textId="6208202E" w:rsidR="001A631C" w:rsidRDefault="003B66BE">
      <w:pPr>
        <w:tabs>
          <w:tab w:val="left" w:pos="10582"/>
        </w:tabs>
        <w:spacing w:before="60"/>
        <w:ind w:left="187"/>
        <w:rPr>
          <w:i/>
          <w:sz w:val="20"/>
        </w:rPr>
      </w:pPr>
      <w:r>
        <w:rPr>
          <w:color w:val="1D1D1B"/>
          <w:sz w:val="20"/>
        </w:rPr>
        <w:t>JMBG</w:t>
      </w:r>
      <w:r>
        <w:rPr>
          <w:color w:val="1D1D1B"/>
          <w:spacing w:val="-2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3"/>
          <w:sz w:val="20"/>
        </w:rPr>
        <w:t xml:space="preserve"> 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 xml:space="preserve">ID: </w:t>
      </w:r>
      <w:r>
        <w:rPr>
          <w:i/>
          <w:color w:val="6E6E6D"/>
          <w:sz w:val="20"/>
          <w:u w:val="single" w:color="1C1C1A"/>
        </w:rPr>
        <w:t xml:space="preserve"> </w:t>
      </w:r>
      <w:ins w:id="15" w:author="User" w:date="2023-04-17T14:05:00Z">
        <w:r w:rsidR="003C65A0">
          <w:rPr>
            <w:i/>
            <w:color w:val="6E6E6D"/>
            <w:sz w:val="20"/>
            <w:u w:val="single" w:color="1C1C1A"/>
          </w:rPr>
          <w:t xml:space="preserve"> </w:t>
        </w:r>
        <w:r w:rsidR="003C65A0" w:rsidRPr="003C65A0">
          <w:rPr>
            <w:iCs/>
            <w:color w:val="6E6E6D"/>
            <w:sz w:val="20"/>
            <w:u w:val="single" w:color="1C1C1A"/>
            <w:rPrChange w:id="16" w:author="User" w:date="2023-04-17T14:06:00Z">
              <w:rPr>
                <w:i/>
                <w:color w:val="6E6E6D"/>
                <w:sz w:val="20"/>
                <w:u w:val="single" w:color="1C1C1A"/>
              </w:rPr>
            </w:rPrChange>
          </w:rPr>
          <w:t>&lt;JMBG&gt;</w:t>
        </w:r>
      </w:ins>
      <w:r>
        <w:rPr>
          <w:i/>
          <w:color w:val="6E6E6D"/>
          <w:sz w:val="20"/>
          <w:u w:val="single" w:color="1C1C1A"/>
        </w:rPr>
        <w:tab/>
      </w:r>
    </w:p>
    <w:p w14:paraId="0EA7F61F" w14:textId="77777777" w:rsidR="001A631C" w:rsidRDefault="001A631C">
      <w:pPr>
        <w:pStyle w:val="a3"/>
        <w:spacing w:before="5"/>
        <w:rPr>
          <w:i/>
          <w:sz w:val="14"/>
        </w:rPr>
      </w:pPr>
    </w:p>
    <w:p w14:paraId="5C99CC17" w14:textId="6FF8307A" w:rsidR="001A631C" w:rsidRDefault="003B66BE">
      <w:pPr>
        <w:tabs>
          <w:tab w:val="left" w:pos="10591"/>
        </w:tabs>
        <w:spacing w:before="60"/>
        <w:ind w:left="187"/>
        <w:rPr>
          <w:i/>
          <w:sz w:val="20"/>
        </w:rPr>
      </w:pPr>
      <w:r>
        <w:rPr>
          <w:color w:val="1D1D1B"/>
          <w:sz w:val="20"/>
        </w:rPr>
        <w:t>Broj</w:t>
      </w:r>
      <w:r>
        <w:rPr>
          <w:color w:val="1D1D1B"/>
          <w:spacing w:val="-4"/>
          <w:sz w:val="20"/>
        </w:rPr>
        <w:t xml:space="preserve"> </w:t>
      </w:r>
      <w:r>
        <w:rPr>
          <w:color w:val="1D1D1B"/>
          <w:sz w:val="20"/>
        </w:rPr>
        <w:t>LK/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Pasoša</w:t>
      </w:r>
      <w:r>
        <w:rPr>
          <w:color w:val="1D1D1B"/>
          <w:spacing w:val="-4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3"/>
          <w:sz w:val="20"/>
        </w:rPr>
        <w:t xml:space="preserve"> </w:t>
      </w:r>
      <w:r>
        <w:rPr>
          <w:i/>
          <w:color w:val="6E6E6D"/>
          <w:sz w:val="20"/>
        </w:rPr>
        <w:t>Number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personal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 xml:space="preserve">ID: </w:t>
      </w:r>
      <w:r>
        <w:rPr>
          <w:i/>
          <w:color w:val="6E6E6D"/>
          <w:sz w:val="20"/>
          <w:u w:val="single" w:color="1C1C1A"/>
        </w:rPr>
        <w:t xml:space="preserve"> </w:t>
      </w:r>
      <w:ins w:id="17" w:author="User" w:date="2023-04-17T14:06:00Z">
        <w:r w:rsidR="003C65A0" w:rsidRPr="003C65A0">
          <w:rPr>
            <w:iCs/>
            <w:color w:val="6E6E6D"/>
            <w:sz w:val="20"/>
            <w:u w:val="single" w:color="1C1C1A"/>
            <w:rPrChange w:id="18" w:author="User" w:date="2023-04-17T14:06:00Z">
              <w:rPr>
                <w:i/>
                <w:color w:val="6E6E6D"/>
                <w:sz w:val="20"/>
                <w:u w:val="single" w:color="1C1C1A"/>
              </w:rPr>
            </w:rPrChange>
          </w:rPr>
          <w:t>&lt;</w:t>
        </w:r>
        <w:r w:rsidR="003C65A0" w:rsidRPr="003C65A0">
          <w:rPr>
            <w:iCs/>
            <w:color w:val="6E6E6D"/>
            <w:sz w:val="20"/>
            <w:u w:val="single" w:color="1C1C1A"/>
            <w:rPrChange w:id="19" w:author="User" w:date="2023-04-17T14:06:00Z">
              <w:rPr>
                <w:i/>
                <w:color w:val="6E6E6D"/>
                <w:sz w:val="20"/>
                <w:u w:val="single" w:color="1C1C1A"/>
              </w:rPr>
            </w:rPrChange>
          </w:rPr>
          <w:t>Putna isprava br&gt;</w:t>
        </w:r>
      </w:ins>
      <w:r>
        <w:rPr>
          <w:i/>
          <w:color w:val="6E6E6D"/>
          <w:sz w:val="20"/>
          <w:u w:val="single" w:color="1C1C1A"/>
        </w:rPr>
        <w:tab/>
      </w:r>
    </w:p>
    <w:p w14:paraId="13377D7A" w14:textId="77777777" w:rsidR="001A631C" w:rsidRDefault="001A631C">
      <w:pPr>
        <w:pStyle w:val="a3"/>
        <w:spacing w:before="2"/>
        <w:rPr>
          <w:i/>
          <w:sz w:val="12"/>
        </w:rPr>
      </w:pPr>
    </w:p>
    <w:p w14:paraId="52D5731B" w14:textId="771EAC3E" w:rsidR="001A631C" w:rsidRDefault="003B66BE">
      <w:pPr>
        <w:tabs>
          <w:tab w:val="left" w:pos="10545"/>
        </w:tabs>
        <w:spacing w:before="87"/>
        <w:ind w:left="187"/>
        <w:rPr>
          <w:rFonts w:ascii="Times New Roman" w:hAnsi="Times New Roman"/>
          <w:sz w:val="20"/>
        </w:rPr>
      </w:pPr>
      <w:r>
        <w:rPr>
          <w:color w:val="1D1D1B"/>
          <w:sz w:val="20"/>
        </w:rPr>
        <w:t>Datum</w:t>
      </w:r>
      <w:r>
        <w:rPr>
          <w:color w:val="1D1D1B"/>
          <w:spacing w:val="-6"/>
          <w:sz w:val="20"/>
        </w:rPr>
        <w:t xml:space="preserve"> </w:t>
      </w:r>
      <w:r>
        <w:rPr>
          <w:color w:val="1D1D1B"/>
          <w:sz w:val="20"/>
        </w:rPr>
        <w:t>izdavanja</w:t>
      </w:r>
      <w:r>
        <w:rPr>
          <w:color w:val="1D1D1B"/>
          <w:spacing w:val="-6"/>
          <w:sz w:val="20"/>
        </w:rPr>
        <w:t xml:space="preserve"> </w:t>
      </w:r>
      <w:r>
        <w:rPr>
          <w:color w:val="1D1D1B"/>
          <w:sz w:val="20"/>
        </w:rPr>
        <w:t>lične</w:t>
      </w:r>
      <w:r>
        <w:rPr>
          <w:color w:val="1D1D1B"/>
          <w:spacing w:val="-7"/>
          <w:sz w:val="20"/>
        </w:rPr>
        <w:t xml:space="preserve"> </w:t>
      </w:r>
      <w:r>
        <w:rPr>
          <w:color w:val="1D1D1B"/>
          <w:sz w:val="20"/>
        </w:rPr>
        <w:t>isprave</w:t>
      </w:r>
      <w:r>
        <w:rPr>
          <w:color w:val="1D1D1B"/>
          <w:spacing w:val="-5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7"/>
          <w:sz w:val="20"/>
        </w:rPr>
        <w:t xml:space="preserve"> </w:t>
      </w:r>
      <w:r>
        <w:rPr>
          <w:i/>
          <w:color w:val="6E6E6D"/>
          <w:sz w:val="20"/>
        </w:rPr>
        <w:t>Date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issue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 xml:space="preserve">ID): </w:t>
      </w:r>
      <w:r>
        <w:rPr>
          <w:rFonts w:ascii="Times New Roman" w:hAnsi="Times New Roman"/>
          <w:color w:val="6E6E6D"/>
          <w:sz w:val="20"/>
          <w:u w:val="single" w:color="1C1C1A"/>
        </w:rPr>
        <w:t xml:space="preserve"> </w:t>
      </w:r>
      <w:ins w:id="20" w:author="User" w:date="2023-04-17T14:06:00Z">
        <w:r w:rsidR="003C65A0">
          <w:rPr>
            <w:rFonts w:ascii="Times New Roman" w:hAnsi="Times New Roman"/>
            <w:color w:val="6E6E6D"/>
            <w:sz w:val="20"/>
            <w:u w:val="single" w:color="1C1C1A"/>
          </w:rPr>
          <w:t xml:space="preserve"> </w:t>
        </w:r>
        <w:r w:rsidR="003C65A0" w:rsidRPr="003C65A0">
          <w:rPr>
            <w:rFonts w:asciiTheme="minorHAnsi" w:hAnsiTheme="minorHAnsi" w:cstheme="minorHAnsi"/>
            <w:color w:val="6E6E6D"/>
            <w:sz w:val="20"/>
            <w:u w:val="single" w:color="1C1C1A"/>
            <w:rPrChange w:id="21" w:author="User" w:date="2023-04-17T14:06:00Z">
              <w:rPr>
                <w:rFonts w:ascii="Times New Roman" w:hAnsi="Times New Roman"/>
                <w:color w:val="6E6E6D"/>
                <w:sz w:val="20"/>
                <w:u w:val="single" w:color="1C1C1A"/>
              </w:rPr>
            </w:rPrChange>
          </w:rPr>
          <w:t>&lt;Izdat data&gt;</w:t>
        </w:r>
      </w:ins>
      <w:r>
        <w:rPr>
          <w:rFonts w:ascii="Times New Roman" w:hAnsi="Times New Roman"/>
          <w:color w:val="6E6E6D"/>
          <w:sz w:val="20"/>
          <w:u w:val="single" w:color="1C1C1A"/>
        </w:rPr>
        <w:tab/>
      </w:r>
    </w:p>
    <w:p w14:paraId="61ADBF14" w14:textId="77777777" w:rsidR="001A631C" w:rsidRDefault="001A631C">
      <w:pPr>
        <w:pStyle w:val="a3"/>
        <w:spacing w:before="10"/>
        <w:rPr>
          <w:rFonts w:ascii="Times New Roman"/>
          <w:sz w:val="12"/>
        </w:rPr>
      </w:pPr>
    </w:p>
    <w:p w14:paraId="61884E29" w14:textId="24CEEF38" w:rsidR="001A631C" w:rsidRDefault="003B66BE">
      <w:pPr>
        <w:pStyle w:val="a3"/>
        <w:tabs>
          <w:tab w:val="left" w:pos="10569"/>
        </w:tabs>
        <w:spacing w:before="88"/>
        <w:ind w:left="188"/>
        <w:rPr>
          <w:rFonts w:ascii="Times New Roman" w:hAnsi="Times New Roman"/>
        </w:rPr>
      </w:pPr>
      <w:r>
        <w:rPr>
          <w:color w:val="1D1D1B"/>
          <w:spacing w:val="-1"/>
        </w:rPr>
        <w:t>Državljanstvo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/</w:t>
      </w:r>
      <w:r>
        <w:rPr>
          <w:color w:val="1D1D1B"/>
          <w:spacing w:val="10"/>
        </w:rPr>
        <w:t xml:space="preserve"> </w:t>
      </w:r>
      <w:r>
        <w:rPr>
          <w:noProof/>
          <w:color w:val="1D1D1B"/>
          <w:spacing w:val="10"/>
          <w:position w:val="-3"/>
        </w:rPr>
        <w:drawing>
          <wp:inline distT="0" distB="0" distL="0" distR="0" wp14:anchorId="3D82E66E" wp14:editId="61CEE2D3">
            <wp:extent cx="571665" cy="108965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1D1D1B"/>
          <w:spacing w:val="-8"/>
        </w:rPr>
        <w:t xml:space="preserve"> </w:t>
      </w:r>
      <w:r>
        <w:rPr>
          <w:rFonts w:ascii="Times New Roman" w:hAnsi="Times New Roman"/>
          <w:color w:val="1D1D1B"/>
          <w:u w:val="single" w:color="1C1C1A"/>
        </w:rPr>
        <w:t xml:space="preserve"> </w:t>
      </w:r>
      <w:ins w:id="22" w:author="User" w:date="2023-04-17T14:06:00Z">
        <w:r w:rsidR="003C65A0">
          <w:rPr>
            <w:rFonts w:ascii="Times New Roman" w:hAnsi="Times New Roman"/>
            <w:color w:val="1D1D1B"/>
            <w:u w:val="single" w:color="1C1C1A"/>
          </w:rPr>
          <w:t xml:space="preserve"> </w:t>
        </w:r>
        <w:r w:rsidR="003C65A0" w:rsidRPr="003C65A0">
          <w:rPr>
            <w:rFonts w:asciiTheme="minorHAnsi" w:hAnsiTheme="minorHAnsi" w:cstheme="minorHAnsi"/>
            <w:color w:val="1D1D1B"/>
            <w:u w:val="single" w:color="1C1C1A"/>
            <w:rPrChange w:id="23" w:author="User" w:date="2023-04-17T14:07:00Z">
              <w:rPr>
                <w:rFonts w:ascii="Times New Roman" w:hAnsi="Times New Roman"/>
                <w:color w:val="1D1D1B"/>
                <w:u w:val="single" w:color="1C1C1A"/>
              </w:rPr>
            </w:rPrChange>
          </w:rPr>
          <w:t>Ruska Federacija</w:t>
        </w:r>
      </w:ins>
      <w:r>
        <w:rPr>
          <w:rFonts w:ascii="Times New Roman" w:hAnsi="Times New Roman"/>
          <w:color w:val="1D1D1B"/>
          <w:u w:val="single" w:color="1C1C1A"/>
        </w:rPr>
        <w:tab/>
      </w:r>
    </w:p>
    <w:p w14:paraId="452B6A50" w14:textId="77777777" w:rsidR="001A631C" w:rsidRDefault="001A631C">
      <w:pPr>
        <w:pStyle w:val="a3"/>
        <w:spacing w:before="4"/>
        <w:rPr>
          <w:rFonts w:ascii="Times New Roman"/>
          <w:sz w:val="15"/>
        </w:rPr>
      </w:pPr>
    </w:p>
    <w:p w14:paraId="2D9A5CB9" w14:textId="2D110002" w:rsidR="001A631C" w:rsidRDefault="00911BAD">
      <w:pPr>
        <w:tabs>
          <w:tab w:val="left" w:pos="7694"/>
        </w:tabs>
        <w:spacing w:before="60"/>
        <w:ind w:left="6641"/>
        <w:rPr>
          <w:i/>
          <w:sz w:val="20"/>
        </w:rPr>
      </w:pPr>
      <w:r>
        <w:pict w14:anchorId="58E0A2D3">
          <v:group id="_x0000_s1292" style="position:absolute;left:0;text-align:left;margin-left:31.25pt;margin-top:5.35pt;width:307.9pt;height:9pt;z-index:15754752;mso-position-horizontal-relative:page" coordorigin="625,107" coordsize="6158,180">
            <v:shape id="_x0000_s1294" type="#_x0000_t75" style="position:absolute;left:624;top:106;width:3042;height:180">
              <v:imagedata r:id="rId21" o:title=""/>
            </v:shape>
            <v:shape id="_x0000_s1293" type="#_x0000_t75" style="position:absolute;left:3720;top:111;width:3062;height:175">
              <v:imagedata r:id="rId22" o:title=""/>
            </v:shape>
            <w10:wrap anchorx="page"/>
          </v:group>
        </w:pict>
      </w:r>
      <w:del w:id="24" w:author="User" w:date="2023-04-17T14:07:00Z">
        <w:r w:rsidDel="003C65A0">
          <w:pict w14:anchorId="3CD36141">
            <v:rect id="_x0000_s1291" style="position:absolute;left:0;text-align:left;margin-left:345.3pt;margin-top:6.25pt;width:6.35pt;height:6.35pt;z-index:15755264;mso-position-horizontal-relative:page" filled="f" strokecolor="#3f3f3f" strokeweight="1pt">
              <w10:wrap anchorx="page"/>
            </v:rect>
          </w:pict>
        </w:r>
      </w:del>
      <w:r>
        <w:pict w14:anchorId="1446C3F9">
          <v:rect id="_x0000_s1290" style="position:absolute;left:0;text-align:left;margin-left:398.3pt;margin-top:6.25pt;width:6.35pt;height:6.35pt;z-index:-16362496;mso-position-horizontal-relative:page" filled="f" strokecolor="#3f3f3f" strokeweight="1pt">
            <w10:wrap anchorx="page"/>
          </v:rect>
        </w:pict>
      </w:r>
      <w:ins w:id="25" w:author="User" w:date="2023-04-17T14:07:00Z">
        <w:r w:rsidR="003C65A0" w:rsidRPr="00AA6A82">
          <w:rPr>
            <w:rFonts w:ascii="Segoe UI Emoji" w:hAnsi="Segoe UI Emoji" w:cs="Segoe UI Emoji"/>
            <w:iCs/>
            <w:color w:val="6E6E6D"/>
            <w:sz w:val="20"/>
          </w:rPr>
          <w:t>☑</w:t>
        </w:r>
      </w:ins>
      <w:r w:rsidR="003B66BE">
        <w:rPr>
          <w:color w:val="1D1D1B"/>
          <w:sz w:val="20"/>
        </w:rPr>
        <w:t>Ne /</w:t>
      </w:r>
      <w:r w:rsidR="003B66BE">
        <w:rPr>
          <w:color w:val="1D1D1B"/>
          <w:spacing w:val="-1"/>
          <w:sz w:val="20"/>
        </w:rPr>
        <w:t xml:space="preserve"> </w:t>
      </w:r>
      <w:r w:rsidR="003B66BE">
        <w:rPr>
          <w:i/>
          <w:color w:val="6E6E6D"/>
          <w:sz w:val="20"/>
        </w:rPr>
        <w:t>No</w:t>
      </w:r>
      <w:ins w:id="26" w:author="User" w:date="2023-04-17T14:07:00Z">
        <w:r w:rsidR="003C65A0">
          <w:rPr>
            <w:i/>
            <w:color w:val="6E6E6D"/>
            <w:sz w:val="20"/>
          </w:rPr>
          <w:t xml:space="preserve">   </w:t>
        </w:r>
      </w:ins>
      <w:del w:id="27" w:author="User" w:date="2023-04-17T14:07:00Z">
        <w:r w:rsidR="003B66BE" w:rsidDel="003C65A0">
          <w:rPr>
            <w:i/>
            <w:color w:val="6E6E6D"/>
            <w:sz w:val="20"/>
          </w:rPr>
          <w:tab/>
        </w:r>
      </w:del>
      <w:r w:rsidR="003B66BE">
        <w:rPr>
          <w:color w:val="1D1D1B"/>
          <w:sz w:val="20"/>
        </w:rPr>
        <w:t>Da</w:t>
      </w:r>
      <w:r w:rsidR="003B66BE">
        <w:rPr>
          <w:color w:val="1D1D1B"/>
          <w:spacing w:val="-6"/>
          <w:sz w:val="20"/>
        </w:rPr>
        <w:t xml:space="preserve"> </w:t>
      </w:r>
      <w:r w:rsidR="003B66BE">
        <w:rPr>
          <w:color w:val="1D1D1B"/>
          <w:sz w:val="20"/>
        </w:rPr>
        <w:t>/</w:t>
      </w:r>
      <w:r w:rsidR="003B66BE">
        <w:rPr>
          <w:color w:val="1D1D1B"/>
          <w:spacing w:val="-5"/>
          <w:sz w:val="20"/>
        </w:rPr>
        <w:t xml:space="preserve"> </w:t>
      </w:r>
      <w:r w:rsidR="003B66BE">
        <w:rPr>
          <w:i/>
          <w:color w:val="6E6E6D"/>
          <w:sz w:val="20"/>
        </w:rPr>
        <w:t>Yes</w:t>
      </w:r>
    </w:p>
    <w:p w14:paraId="15E400FF" w14:textId="77777777" w:rsidR="001A631C" w:rsidRDefault="001A631C">
      <w:pPr>
        <w:pStyle w:val="a3"/>
        <w:rPr>
          <w:i/>
        </w:rPr>
      </w:pPr>
    </w:p>
    <w:p w14:paraId="6706FDAB" w14:textId="77777777" w:rsidR="001A631C" w:rsidRDefault="001A631C">
      <w:pPr>
        <w:pStyle w:val="a3"/>
        <w:spacing w:before="9"/>
        <w:rPr>
          <w:i/>
          <w:sz w:val="18"/>
        </w:rPr>
      </w:pPr>
    </w:p>
    <w:p w14:paraId="123E6A75" w14:textId="77777777" w:rsidR="001A631C" w:rsidRDefault="00911BAD">
      <w:pPr>
        <w:tabs>
          <w:tab w:val="left" w:pos="5804"/>
        </w:tabs>
        <w:spacing w:before="1"/>
        <w:ind w:left="135"/>
        <w:rPr>
          <w:i/>
          <w:sz w:val="20"/>
        </w:rPr>
      </w:pPr>
      <w:r>
        <w:pict w14:anchorId="79D8D443">
          <v:shape id="_x0000_s1289" type="#_x0000_t202" style="position:absolute;left:0;text-align:left;margin-left:362.9pt;margin-top:21.6pt;width:6pt;height:12.05pt;z-index:15756288;mso-position-horizontal-relative:page" filled="f" stroked="f">
            <v:textbox inset="0,0,0,0">
              <w:txbxContent>
                <w:p w14:paraId="2D9E92A5" w14:textId="77777777" w:rsidR="001A631C" w:rsidRDefault="003B66BE">
                  <w:pPr>
                    <w:pStyle w:val="a3"/>
                    <w:spacing w:line="225" w:lineRule="exact"/>
                    <w:ind w:left="20"/>
                  </w:pPr>
                  <w:r>
                    <w:t>/</w:t>
                  </w:r>
                </w:p>
              </w:txbxContent>
            </v:textbox>
            <w10:wrap anchorx="page"/>
          </v:shape>
        </w:pict>
      </w:r>
      <w:r w:rsidR="003B66BE">
        <w:rPr>
          <w:color w:val="1D1D1B"/>
          <w:spacing w:val="-1"/>
          <w:sz w:val="20"/>
          <w:u w:val="single" w:color="1D1D1B"/>
        </w:rPr>
        <w:t>ZASTUPNIK/</w:t>
      </w:r>
      <w:r w:rsidR="003B66BE">
        <w:rPr>
          <w:color w:val="1D1D1B"/>
          <w:spacing w:val="-30"/>
          <w:sz w:val="20"/>
          <w:u w:val="single" w:color="1D1D1B"/>
        </w:rPr>
        <w:t xml:space="preserve"> </w:t>
      </w:r>
      <w:r w:rsidR="003B66BE">
        <w:rPr>
          <w:color w:val="6E6E6D"/>
          <w:spacing w:val="-1"/>
          <w:sz w:val="20"/>
          <w:u w:val="single" w:color="1D1D1B"/>
        </w:rPr>
        <w:t>EXPONENT</w:t>
      </w:r>
      <w:r w:rsidR="003B66BE">
        <w:rPr>
          <w:color w:val="6E6E6D"/>
          <w:spacing w:val="-1"/>
          <w:sz w:val="20"/>
        </w:rPr>
        <w:tab/>
      </w:r>
      <w:r w:rsidR="003B66BE">
        <w:rPr>
          <w:sz w:val="20"/>
          <w:u w:val="single"/>
        </w:rPr>
        <w:t>OVLAŠĆENO</w:t>
      </w:r>
      <w:r w:rsidR="003B66BE">
        <w:rPr>
          <w:spacing w:val="-3"/>
          <w:sz w:val="20"/>
          <w:u w:val="single"/>
        </w:rPr>
        <w:t xml:space="preserve"> </w:t>
      </w:r>
      <w:r w:rsidR="003B66BE">
        <w:rPr>
          <w:sz w:val="20"/>
          <w:u w:val="single"/>
        </w:rPr>
        <w:t>LICE</w:t>
      </w:r>
      <w:r w:rsidR="003B66BE">
        <w:rPr>
          <w:spacing w:val="-2"/>
          <w:sz w:val="20"/>
          <w:u w:val="single"/>
        </w:rPr>
        <w:t xml:space="preserve"> </w:t>
      </w:r>
      <w:r w:rsidR="003B66BE">
        <w:rPr>
          <w:sz w:val="20"/>
          <w:u w:val="single"/>
        </w:rPr>
        <w:t>/</w:t>
      </w:r>
      <w:r w:rsidR="003B66BE">
        <w:rPr>
          <w:i/>
          <w:color w:val="6E6E6D"/>
          <w:sz w:val="20"/>
          <w:u w:val="single" w:color="000000"/>
        </w:rPr>
        <w:t>AUTHORIZED</w:t>
      </w:r>
      <w:r w:rsidR="003B66BE">
        <w:rPr>
          <w:i/>
          <w:color w:val="6E6E6D"/>
          <w:spacing w:val="-2"/>
          <w:sz w:val="20"/>
          <w:u w:val="single" w:color="000000"/>
        </w:rPr>
        <w:t xml:space="preserve"> </w:t>
      </w:r>
      <w:r w:rsidR="003B66BE">
        <w:rPr>
          <w:i/>
          <w:color w:val="6E6E6D"/>
          <w:sz w:val="20"/>
          <w:u w:val="single" w:color="000000"/>
        </w:rPr>
        <w:t>USER</w:t>
      </w:r>
    </w:p>
    <w:p w14:paraId="7F86BC1A" w14:textId="77777777" w:rsidR="001A631C" w:rsidRDefault="001A631C">
      <w:pPr>
        <w:pStyle w:val="a3"/>
        <w:spacing w:before="5"/>
        <w:rPr>
          <w:i/>
          <w:sz w:val="8"/>
        </w:rPr>
      </w:pPr>
    </w:p>
    <w:p w14:paraId="6EEB3B16" w14:textId="77777777" w:rsidR="001A631C" w:rsidRDefault="001A631C">
      <w:pPr>
        <w:rPr>
          <w:sz w:val="8"/>
        </w:rPr>
        <w:sectPr w:rsidR="001A631C">
          <w:pgSz w:w="11910" w:h="16840"/>
          <w:pgMar w:top="700" w:right="300" w:bottom="280" w:left="420" w:header="720" w:footer="720" w:gutter="0"/>
          <w:cols w:space="720"/>
        </w:sectPr>
      </w:pPr>
    </w:p>
    <w:p w14:paraId="5146AEC1" w14:textId="0BE8D726" w:rsidR="001A631C" w:rsidRDefault="003B66BE">
      <w:pPr>
        <w:spacing w:before="60"/>
        <w:ind w:left="135"/>
        <w:rPr>
          <w:i/>
          <w:sz w:val="20"/>
        </w:rPr>
      </w:pPr>
      <w:r>
        <w:rPr>
          <w:color w:val="1D1D1B"/>
          <w:spacing w:val="-1"/>
          <w:sz w:val="20"/>
        </w:rPr>
        <w:t>Ime</w:t>
      </w:r>
      <w:r>
        <w:rPr>
          <w:color w:val="1D1D1B"/>
          <w:spacing w:val="-22"/>
          <w:sz w:val="20"/>
        </w:rPr>
        <w:t xml:space="preserve"> </w:t>
      </w:r>
      <w:r>
        <w:rPr>
          <w:color w:val="1D1D1B"/>
          <w:spacing w:val="-1"/>
          <w:sz w:val="20"/>
        </w:rPr>
        <w:t>i</w:t>
      </w:r>
      <w:r>
        <w:rPr>
          <w:color w:val="1D1D1B"/>
          <w:spacing w:val="-29"/>
          <w:sz w:val="20"/>
        </w:rPr>
        <w:t xml:space="preserve"> </w:t>
      </w:r>
      <w:r>
        <w:rPr>
          <w:color w:val="1D1D1B"/>
          <w:spacing w:val="-1"/>
          <w:sz w:val="20"/>
        </w:rPr>
        <w:t>prezime/</w:t>
      </w:r>
      <w:r>
        <w:rPr>
          <w:i/>
          <w:color w:val="6E6E6D"/>
          <w:spacing w:val="-1"/>
          <w:sz w:val="20"/>
        </w:rPr>
        <w:t>Full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z w:val="20"/>
        </w:rPr>
        <w:t>Name:</w:t>
      </w:r>
      <w:ins w:id="28" w:author="User" w:date="2023-04-17T14:08:00Z">
        <w:r w:rsidR="003C65A0">
          <w:rPr>
            <w:i/>
            <w:color w:val="6E6E6D"/>
            <w:sz w:val="20"/>
          </w:rPr>
          <w:t xml:space="preserve"> </w:t>
        </w:r>
      </w:ins>
    </w:p>
    <w:p w14:paraId="1FAB1462" w14:textId="77777777" w:rsidR="001A631C" w:rsidRDefault="003B66BE">
      <w:pPr>
        <w:pStyle w:val="a3"/>
        <w:spacing w:before="63"/>
        <w:ind w:left="135"/>
      </w:pPr>
      <w:r>
        <w:br w:type="column"/>
      </w:r>
      <w:r>
        <w:rPr>
          <w:spacing w:val="-4"/>
        </w:rPr>
        <w:t>Imei</w:t>
      </w:r>
      <w:r>
        <w:rPr>
          <w:spacing w:val="-10"/>
        </w:rPr>
        <w:t xml:space="preserve"> </w:t>
      </w:r>
      <w:r>
        <w:rPr>
          <w:spacing w:val="-3"/>
        </w:rPr>
        <w:t>prezime</w:t>
      </w:r>
    </w:p>
    <w:p w14:paraId="0139A728" w14:textId="77777777" w:rsidR="001A631C" w:rsidRDefault="003B66BE">
      <w:pPr>
        <w:spacing w:before="63"/>
        <w:ind w:left="68"/>
        <w:rPr>
          <w:i/>
          <w:sz w:val="20"/>
        </w:rPr>
      </w:pPr>
      <w:r>
        <w:br w:type="column"/>
      </w:r>
      <w:r>
        <w:rPr>
          <w:i/>
          <w:color w:val="6E6E6D"/>
          <w:sz w:val="20"/>
        </w:rPr>
        <w:t>Full</w:t>
      </w:r>
      <w:r>
        <w:rPr>
          <w:i/>
          <w:color w:val="6E6E6D"/>
          <w:spacing w:val="-8"/>
          <w:sz w:val="20"/>
        </w:rPr>
        <w:t xml:space="preserve"> </w:t>
      </w:r>
      <w:r>
        <w:rPr>
          <w:i/>
          <w:color w:val="6E6E6D"/>
          <w:sz w:val="20"/>
        </w:rPr>
        <w:t>Name:</w:t>
      </w:r>
    </w:p>
    <w:p w14:paraId="1BCE5BD0" w14:textId="77777777" w:rsidR="001A631C" w:rsidRDefault="001A631C">
      <w:pPr>
        <w:rPr>
          <w:sz w:val="20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num="3" w:space="720" w:equalWidth="0">
            <w:col w:w="2183" w:space="3486"/>
            <w:col w:w="1168" w:space="39"/>
            <w:col w:w="4314"/>
          </w:cols>
        </w:sectPr>
      </w:pPr>
    </w:p>
    <w:p w14:paraId="56A4E978" w14:textId="77777777" w:rsidR="001A631C" w:rsidRDefault="001A631C">
      <w:pPr>
        <w:pStyle w:val="a3"/>
        <w:spacing w:before="1"/>
        <w:rPr>
          <w:i/>
          <w:sz w:val="5"/>
        </w:rPr>
      </w:pPr>
    </w:p>
    <w:p w14:paraId="0F9D7AB3" w14:textId="77777777" w:rsidR="001A631C" w:rsidRDefault="00911BAD">
      <w:pPr>
        <w:tabs>
          <w:tab w:val="left" w:pos="7644"/>
        </w:tabs>
        <w:spacing w:line="20" w:lineRule="exact"/>
        <w:ind w:left="2058"/>
        <w:rPr>
          <w:sz w:val="2"/>
        </w:rPr>
      </w:pPr>
      <w:r>
        <w:rPr>
          <w:sz w:val="2"/>
        </w:rPr>
      </w:r>
      <w:r>
        <w:rPr>
          <w:sz w:val="2"/>
        </w:rPr>
        <w:pict w14:anchorId="47911555">
          <v:group id="_x0000_s1287" style="width:145.3pt;height:.1pt;mso-position-horizontal-relative:char;mso-position-vertical-relative:line" coordsize="2906,2">
            <v:shape id="_x0000_s1288" style="position:absolute;width:2906;height:2" coordsize="2906,0" path="m2905,l,e" fillcolor="#1d1d1b" stroked="f">
              <v:path arrowok="t"/>
            </v:shape>
            <w10:anchorlock/>
          </v:group>
        </w:pict>
      </w:r>
      <w:r w:rsidR="003B66BE"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830BEDF">
          <v:group id="_x0000_s1285" style="width:145.3pt;height:.1pt;mso-position-horizontal-relative:char;mso-position-vertical-relative:line" coordsize="2906,2">
            <v:shape id="_x0000_s1286" style="position:absolute;width:2906;height:2" coordsize="2906,0" path="m2905,l,e" fillcolor="black" stroked="f">
              <v:path arrowok="t"/>
            </v:shape>
            <w10:anchorlock/>
          </v:group>
        </w:pict>
      </w:r>
    </w:p>
    <w:p w14:paraId="2778D595" w14:textId="77777777" w:rsidR="001A631C" w:rsidRDefault="001A631C">
      <w:pPr>
        <w:pStyle w:val="a3"/>
        <w:spacing w:before="8"/>
        <w:rPr>
          <w:i/>
          <w:sz w:val="5"/>
        </w:rPr>
      </w:pPr>
    </w:p>
    <w:p w14:paraId="61A68394" w14:textId="77777777" w:rsidR="001A631C" w:rsidRDefault="001A631C">
      <w:pPr>
        <w:rPr>
          <w:sz w:val="5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space="720"/>
        </w:sectPr>
      </w:pPr>
    </w:p>
    <w:p w14:paraId="4C12A56C" w14:textId="77777777" w:rsidR="001A631C" w:rsidRDefault="003B66BE">
      <w:pPr>
        <w:spacing w:before="13"/>
        <w:ind w:left="135"/>
        <w:rPr>
          <w:i/>
          <w:sz w:val="20"/>
        </w:rPr>
      </w:pPr>
      <w:r>
        <w:rPr>
          <w:color w:val="1D1D1B"/>
          <w:sz w:val="20"/>
        </w:rPr>
        <w:t>JMBG/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 w14:paraId="02610637" w14:textId="77777777" w:rsidR="001A631C" w:rsidRDefault="001A631C">
      <w:pPr>
        <w:pStyle w:val="a3"/>
        <w:spacing w:before="5"/>
        <w:rPr>
          <w:i/>
          <w:sz w:val="5"/>
        </w:rPr>
      </w:pPr>
    </w:p>
    <w:p w14:paraId="5F38279F" w14:textId="77777777" w:rsidR="001A631C" w:rsidRDefault="00911BAD">
      <w:pPr>
        <w:pStyle w:val="a3"/>
        <w:spacing w:line="20" w:lineRule="exact"/>
        <w:ind w:left="1634" w:right="-116"/>
        <w:rPr>
          <w:sz w:val="2"/>
        </w:rPr>
      </w:pPr>
      <w:r>
        <w:rPr>
          <w:sz w:val="2"/>
        </w:rPr>
      </w:r>
      <w:r>
        <w:rPr>
          <w:sz w:val="2"/>
        </w:rPr>
        <w:pict w14:anchorId="3277A335">
          <v:group id="_x0000_s1283" style="width:166.45pt;height:.1pt;mso-position-horizontal-relative:char;mso-position-vertical-relative:line" coordsize="3329,2">
            <v:shape id="_x0000_s1284" style="position:absolute;width:3329;height:2" coordsize="3329,0" path="m3329,l,e" fillcolor="#1d1d1b" stroked="f">
              <v:path arrowok="t"/>
            </v:shape>
            <w10:anchorlock/>
          </v:group>
        </w:pict>
      </w:r>
    </w:p>
    <w:p w14:paraId="0854EF16" w14:textId="77777777" w:rsidR="001A631C" w:rsidRDefault="003B66BE">
      <w:pPr>
        <w:spacing w:before="80"/>
        <w:ind w:left="135"/>
        <w:rPr>
          <w:i/>
          <w:sz w:val="20"/>
        </w:rPr>
      </w:pPr>
      <w:r>
        <w:rPr>
          <w:color w:val="1D1D1B"/>
          <w:sz w:val="20"/>
        </w:rPr>
        <w:t>Ulicai</w:t>
      </w:r>
      <w:r>
        <w:rPr>
          <w:color w:val="1D1D1B"/>
          <w:spacing w:val="-11"/>
          <w:sz w:val="20"/>
        </w:rPr>
        <w:t xml:space="preserve"> </w:t>
      </w:r>
      <w:r>
        <w:rPr>
          <w:color w:val="1D1D1B"/>
          <w:sz w:val="20"/>
        </w:rPr>
        <w:t>broj</w:t>
      </w:r>
      <w:r>
        <w:rPr>
          <w:color w:val="1D1D1B"/>
          <w:spacing w:val="-2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Street:</w:t>
      </w:r>
    </w:p>
    <w:p w14:paraId="3D64CDD3" w14:textId="77777777" w:rsidR="001A631C" w:rsidRDefault="001A631C">
      <w:pPr>
        <w:pStyle w:val="a3"/>
        <w:spacing w:before="2"/>
        <w:rPr>
          <w:i/>
          <w:sz w:val="4"/>
        </w:rPr>
      </w:pPr>
    </w:p>
    <w:p w14:paraId="5F38DF48" w14:textId="77777777" w:rsidR="001A631C" w:rsidRDefault="00911BAD">
      <w:pPr>
        <w:pStyle w:val="a3"/>
        <w:spacing w:line="20" w:lineRule="exact"/>
        <w:ind w:left="1510" w:right="-130"/>
        <w:rPr>
          <w:sz w:val="2"/>
        </w:rPr>
      </w:pPr>
      <w:r>
        <w:rPr>
          <w:sz w:val="2"/>
        </w:rPr>
      </w:r>
      <w:r>
        <w:rPr>
          <w:sz w:val="2"/>
        </w:rPr>
        <w:pict w14:anchorId="1905F8E2">
          <v:group id="_x0000_s1281" style="width:172.7pt;height:.1pt;mso-position-horizontal-relative:char;mso-position-vertical-relative:line" coordsize="3454,2">
            <v:shape id="_x0000_s1282" style="position:absolute;width:3454;height:2" coordsize="3454,0" path="m3453,l,e" fillcolor="#1d1d1b" stroked="f">
              <v:path arrowok="t"/>
            </v:shape>
            <w10:anchorlock/>
          </v:group>
        </w:pict>
      </w:r>
    </w:p>
    <w:p w14:paraId="23DABFE0" w14:textId="77777777" w:rsidR="001A631C" w:rsidRDefault="003B66BE">
      <w:pPr>
        <w:spacing w:before="96"/>
        <w:ind w:left="135"/>
        <w:rPr>
          <w:i/>
          <w:sz w:val="20"/>
        </w:rPr>
      </w:pPr>
      <w:r>
        <w:rPr>
          <w:color w:val="1D1D1B"/>
          <w:sz w:val="20"/>
        </w:rPr>
        <w:t>Grad/</w:t>
      </w:r>
      <w:r>
        <w:rPr>
          <w:i/>
          <w:color w:val="1D1D1B"/>
          <w:sz w:val="20"/>
        </w:rPr>
        <w:t>City:</w:t>
      </w:r>
    </w:p>
    <w:p w14:paraId="19FFAB60" w14:textId="77777777" w:rsidR="001A631C" w:rsidRDefault="001A631C">
      <w:pPr>
        <w:pStyle w:val="a3"/>
        <w:spacing w:before="4"/>
        <w:rPr>
          <w:i/>
          <w:sz w:val="4"/>
        </w:rPr>
      </w:pPr>
    </w:p>
    <w:p w14:paraId="005E41CB" w14:textId="77777777" w:rsidR="001A631C" w:rsidRDefault="00911BAD">
      <w:pPr>
        <w:pStyle w:val="a3"/>
        <w:spacing w:line="20" w:lineRule="exact"/>
        <w:ind w:left="1011" w:right="-116"/>
        <w:rPr>
          <w:sz w:val="2"/>
        </w:rPr>
      </w:pPr>
      <w:r>
        <w:rPr>
          <w:sz w:val="2"/>
        </w:rPr>
      </w:r>
      <w:r>
        <w:rPr>
          <w:sz w:val="2"/>
        </w:rPr>
        <w:pict w14:anchorId="7CD0E81D">
          <v:group id="_x0000_s1279" style="width:197.65pt;height:.1pt;mso-position-horizontal-relative:char;mso-position-vertical-relative:line" coordsize="3953,2">
            <v:shape id="_x0000_s1280" style="position:absolute;width:3953;height:2" coordsize="3953,0" path="m3952,l,e" fillcolor="#1d1d1b" stroked="f">
              <v:path arrowok="t"/>
            </v:shape>
            <w10:anchorlock/>
          </v:group>
        </w:pict>
      </w:r>
    </w:p>
    <w:p w14:paraId="3B0EB9E6" w14:textId="77777777" w:rsidR="001A631C" w:rsidRDefault="003B66BE">
      <w:pPr>
        <w:spacing w:before="93"/>
        <w:ind w:left="135"/>
        <w:rPr>
          <w:i/>
          <w:sz w:val="20"/>
        </w:rPr>
      </w:pPr>
      <w:r>
        <w:rPr>
          <w:color w:val="1D1D1B"/>
          <w:spacing w:val="-1"/>
          <w:sz w:val="20"/>
        </w:rPr>
        <w:t>Broj</w:t>
      </w:r>
      <w:r>
        <w:rPr>
          <w:color w:val="1D1D1B"/>
          <w:sz w:val="20"/>
        </w:rPr>
        <w:t xml:space="preserve"> </w:t>
      </w:r>
      <w:r>
        <w:rPr>
          <w:color w:val="1D1D1B"/>
          <w:spacing w:val="-1"/>
          <w:sz w:val="20"/>
        </w:rPr>
        <w:t>LK/ Pasoša</w:t>
      </w:r>
      <w:r>
        <w:rPr>
          <w:color w:val="1D1D1B"/>
          <w:spacing w:val="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22"/>
          <w:sz w:val="20"/>
        </w:rPr>
        <w:t xml:space="preserve"> </w:t>
      </w:r>
      <w:r>
        <w:rPr>
          <w:i/>
          <w:color w:val="6E6E6D"/>
          <w:sz w:val="20"/>
        </w:rPr>
        <w:t>Number of 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 w14:paraId="3EFE8C64" w14:textId="77777777" w:rsidR="001A631C" w:rsidRDefault="001A631C">
      <w:pPr>
        <w:pStyle w:val="a3"/>
        <w:spacing w:before="2"/>
        <w:rPr>
          <w:i/>
          <w:sz w:val="4"/>
        </w:rPr>
      </w:pPr>
    </w:p>
    <w:p w14:paraId="465CA667" w14:textId="77777777" w:rsidR="001A631C" w:rsidRDefault="00911BAD">
      <w:pPr>
        <w:pStyle w:val="a3"/>
        <w:spacing w:line="20" w:lineRule="exact"/>
        <w:ind w:left="3299" w:right="-116"/>
        <w:rPr>
          <w:sz w:val="2"/>
        </w:rPr>
      </w:pPr>
      <w:r>
        <w:rPr>
          <w:sz w:val="2"/>
        </w:rPr>
      </w:r>
      <w:r>
        <w:rPr>
          <w:sz w:val="2"/>
        </w:rPr>
        <w:pict w14:anchorId="53BDC7E5">
          <v:group id="_x0000_s1277" style="width:83.25pt;height:.1pt;mso-position-horizontal-relative:char;mso-position-vertical-relative:line" coordsize="1665,2">
            <v:shape id="_x0000_s1278" style="position:absolute;width:1665;height:2" coordsize="1665,0" path="m1664,l,e" fillcolor="#1d1d1b" stroked="f">
              <v:path arrowok="t"/>
            </v:shape>
            <w10:anchorlock/>
          </v:group>
        </w:pict>
      </w:r>
    </w:p>
    <w:p w14:paraId="6B68A198" w14:textId="77777777" w:rsidR="001A631C" w:rsidRDefault="003B66BE">
      <w:pPr>
        <w:spacing w:before="96"/>
        <w:ind w:left="135"/>
        <w:rPr>
          <w:i/>
          <w:sz w:val="20"/>
        </w:rPr>
      </w:pPr>
      <w:r>
        <w:rPr>
          <w:color w:val="1D1D1B"/>
          <w:spacing w:val="-1"/>
          <w:sz w:val="20"/>
        </w:rPr>
        <w:t>Datum izdavanja lične isprave /</w:t>
      </w:r>
      <w:r>
        <w:rPr>
          <w:color w:val="1D1D1B"/>
          <w:spacing w:val="-22"/>
          <w:sz w:val="20"/>
        </w:rPr>
        <w:t xml:space="preserve"> </w:t>
      </w:r>
      <w:r>
        <w:rPr>
          <w:i/>
          <w:color w:val="6E6E6D"/>
          <w:spacing w:val="-1"/>
          <w:sz w:val="20"/>
        </w:rPr>
        <w:t xml:space="preserve">Date of issue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ID):</w:t>
      </w:r>
    </w:p>
    <w:p w14:paraId="280C3ECE" w14:textId="77777777" w:rsidR="001A631C" w:rsidRDefault="00911BAD">
      <w:pPr>
        <w:pStyle w:val="a3"/>
        <w:spacing w:before="2"/>
        <w:rPr>
          <w:i/>
          <w:sz w:val="15"/>
        </w:rPr>
      </w:pPr>
      <w:r>
        <w:pict w14:anchorId="32AA8A69">
          <v:shape id="_x0000_s1276" style="position:absolute;margin-left:28.75pt;margin-top:11.2pt;width:45.95pt;height:.1pt;z-index:-15709696;mso-wrap-distance-left:0;mso-wrap-distance-right:0;mso-position-horizontal-relative:page" coordorigin="575,224" coordsize="919,0" path="m1494,224r-919,e" fillcolor="#1d1d1b" stroked="f">
            <v:path arrowok="t"/>
            <w10:wrap type="topAndBottom" anchorx="page"/>
          </v:shape>
        </w:pict>
      </w:r>
    </w:p>
    <w:p w14:paraId="78D21E9A" w14:textId="77777777" w:rsidR="001A631C" w:rsidRDefault="001A631C">
      <w:pPr>
        <w:pStyle w:val="a3"/>
        <w:spacing w:before="9"/>
        <w:rPr>
          <w:i/>
          <w:sz w:val="14"/>
        </w:rPr>
      </w:pPr>
    </w:p>
    <w:p w14:paraId="2FECFBDF" w14:textId="77777777" w:rsidR="001A631C" w:rsidRDefault="003B66BE">
      <w:pPr>
        <w:spacing w:line="242" w:lineRule="exact"/>
        <w:ind w:left="149"/>
        <w:rPr>
          <w:i/>
          <w:sz w:val="20"/>
        </w:rPr>
      </w:pPr>
      <w:r>
        <w:rPr>
          <w:color w:val="1D1D1B"/>
          <w:spacing w:val="-1"/>
          <w:sz w:val="20"/>
        </w:rPr>
        <w:t>LK/Pasoš – izdata od strane</w:t>
      </w:r>
      <w:r>
        <w:rPr>
          <w:color w:val="1D1D1B"/>
          <w:sz w:val="20"/>
        </w:rPr>
        <w:t xml:space="preserve"> /</w:t>
      </w:r>
      <w:r>
        <w:rPr>
          <w:color w:val="1D1D1B"/>
          <w:spacing w:val="-29"/>
          <w:sz w:val="20"/>
        </w:rPr>
        <w:t xml:space="preserve"> </w:t>
      </w:r>
      <w:r>
        <w:rPr>
          <w:i/>
          <w:color w:val="6E6E6D"/>
          <w:sz w:val="20"/>
        </w:rPr>
        <w:t>Personal IDissued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by:</w:t>
      </w:r>
    </w:p>
    <w:p w14:paraId="318772A7" w14:textId="77777777" w:rsidR="001A631C" w:rsidRDefault="001A631C">
      <w:pPr>
        <w:pStyle w:val="a3"/>
        <w:spacing w:before="4"/>
        <w:rPr>
          <w:i/>
          <w:sz w:val="2"/>
        </w:rPr>
      </w:pPr>
    </w:p>
    <w:p w14:paraId="344645F0" w14:textId="77777777" w:rsidR="001A631C" w:rsidRDefault="00911BAD">
      <w:pPr>
        <w:pStyle w:val="a3"/>
        <w:spacing w:line="20" w:lineRule="exact"/>
        <w:ind w:left="4286" w:right="-130"/>
        <w:rPr>
          <w:sz w:val="2"/>
        </w:rPr>
      </w:pPr>
      <w:r>
        <w:rPr>
          <w:sz w:val="2"/>
        </w:rPr>
      </w:r>
      <w:r>
        <w:rPr>
          <w:sz w:val="2"/>
        </w:rPr>
        <w:pict w14:anchorId="5997A36A">
          <v:group id="_x0000_s1274" style="width:33.85pt;height:.1pt;mso-position-horizontal-relative:char;mso-position-vertical-relative:line" coordsize="677,2">
            <v:shape id="_x0000_s1275" style="position:absolute;width:677;height:2" coordsize="677,0" path="m677,l,e" fillcolor="#1d1d1b" stroked="f">
              <v:path arrowok="t"/>
            </v:shape>
            <w10:anchorlock/>
          </v:group>
        </w:pict>
      </w:r>
    </w:p>
    <w:p w14:paraId="06F5D6CB" w14:textId="77777777" w:rsidR="001A631C" w:rsidRDefault="003B66BE">
      <w:pPr>
        <w:spacing w:line="193" w:lineRule="exact"/>
        <w:ind w:left="135"/>
        <w:rPr>
          <w:sz w:val="20"/>
        </w:rPr>
      </w:pPr>
      <w:r>
        <w:rPr>
          <w:color w:val="1D1D1B"/>
          <w:sz w:val="20"/>
        </w:rPr>
        <w:t>Država /</w:t>
      </w:r>
      <w:r>
        <w:rPr>
          <w:i/>
          <w:color w:val="6E6E6D"/>
          <w:sz w:val="20"/>
        </w:rPr>
        <w:t>State:</w:t>
      </w:r>
      <w:r>
        <w:rPr>
          <w:i/>
          <w:color w:val="6E6E6D"/>
          <w:spacing w:val="42"/>
          <w:sz w:val="20"/>
        </w:rPr>
        <w:t xml:space="preserve"> </w:t>
      </w:r>
      <w:r>
        <w:rPr>
          <w:color w:val="1D1D1B"/>
          <w:sz w:val="20"/>
        </w:rPr>
        <w:t>Crna Gora</w:t>
      </w:r>
    </w:p>
    <w:p w14:paraId="203DCB9E" w14:textId="77777777" w:rsidR="001A631C" w:rsidRDefault="003B66BE">
      <w:pPr>
        <w:spacing w:before="16"/>
        <w:ind w:left="135"/>
        <w:rPr>
          <w:i/>
          <w:sz w:val="20"/>
        </w:rPr>
      </w:pPr>
      <w:r>
        <w:br w:type="column"/>
      </w:r>
      <w:r>
        <w:rPr>
          <w:sz w:val="20"/>
        </w:rPr>
        <w:t>JMBG/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 w14:paraId="7DB923C4" w14:textId="77777777" w:rsidR="001A631C" w:rsidRDefault="00911BAD">
      <w:pPr>
        <w:pStyle w:val="a3"/>
        <w:spacing w:line="20" w:lineRule="exact"/>
        <w:ind w:left="1624"/>
        <w:rPr>
          <w:sz w:val="2"/>
        </w:rPr>
      </w:pPr>
      <w:r>
        <w:rPr>
          <w:sz w:val="2"/>
        </w:rPr>
      </w:r>
      <w:r>
        <w:rPr>
          <w:sz w:val="2"/>
        </w:rPr>
        <w:pict w14:anchorId="22E0B799">
          <v:group id="_x0000_s1272" style="width:162.85pt;height:.1pt;mso-position-horizontal-relative:char;mso-position-vertical-relative:line" coordsize="3257,2">
            <v:shape id="_x0000_s1273" style="position:absolute;width:3257;height:2" coordsize="3257,0" path="m3257,l,e" fillcolor="black" stroked="f">
              <v:path arrowok="t"/>
            </v:shape>
            <w10:anchorlock/>
          </v:group>
        </w:pict>
      </w:r>
    </w:p>
    <w:p w14:paraId="429E1F52" w14:textId="77777777" w:rsidR="001A631C" w:rsidRDefault="003B66BE">
      <w:pPr>
        <w:spacing w:before="145"/>
        <w:ind w:left="135"/>
        <w:rPr>
          <w:i/>
          <w:sz w:val="20"/>
        </w:rPr>
      </w:pPr>
      <w:r>
        <w:rPr>
          <w:spacing w:val="-2"/>
          <w:sz w:val="20"/>
        </w:rPr>
        <w:t>Ulica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broj</w:t>
      </w:r>
      <w:r>
        <w:rPr>
          <w:spacing w:val="-21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i/>
          <w:color w:val="6E6E6D"/>
          <w:spacing w:val="-1"/>
          <w:sz w:val="20"/>
        </w:rPr>
        <w:t>Street:</w:t>
      </w:r>
    </w:p>
    <w:p w14:paraId="47247637" w14:textId="77777777" w:rsidR="001A631C" w:rsidRDefault="001A631C">
      <w:pPr>
        <w:pStyle w:val="a3"/>
        <w:rPr>
          <w:i/>
          <w:sz w:val="5"/>
        </w:rPr>
      </w:pPr>
    </w:p>
    <w:p w14:paraId="5CD7E542" w14:textId="77777777" w:rsidR="001A631C" w:rsidRDefault="00911BAD">
      <w:pPr>
        <w:pStyle w:val="a3"/>
        <w:spacing w:line="20" w:lineRule="exact"/>
        <w:ind w:left="1510"/>
        <w:rPr>
          <w:sz w:val="2"/>
        </w:rPr>
      </w:pPr>
      <w:r>
        <w:rPr>
          <w:sz w:val="2"/>
        </w:rPr>
      </w:r>
      <w:r>
        <w:rPr>
          <w:sz w:val="2"/>
        </w:rPr>
        <w:pict w14:anchorId="1693390B">
          <v:group id="_x0000_s1270" style="width:168.55pt;height:.1pt;mso-position-horizontal-relative:char;mso-position-vertical-relative:line" coordsize="3371,2">
            <v:shape id="_x0000_s1271" style="position:absolute;width:3371;height:2" coordsize="3371,0" path="m3370,l,e" fillcolor="black" stroked="f">
              <v:path arrowok="t"/>
            </v:shape>
            <w10:anchorlock/>
          </v:group>
        </w:pict>
      </w:r>
    </w:p>
    <w:p w14:paraId="6183078A" w14:textId="77777777" w:rsidR="001A631C" w:rsidRDefault="003B66BE">
      <w:pPr>
        <w:spacing w:before="85"/>
        <w:ind w:left="135"/>
        <w:rPr>
          <w:i/>
          <w:sz w:val="20"/>
        </w:rPr>
      </w:pPr>
      <w:r>
        <w:rPr>
          <w:sz w:val="20"/>
        </w:rPr>
        <w:t>Grad/</w:t>
      </w:r>
      <w:r>
        <w:rPr>
          <w:spacing w:val="-33"/>
          <w:sz w:val="20"/>
        </w:rPr>
        <w:t xml:space="preserve"> </w:t>
      </w:r>
      <w:r>
        <w:rPr>
          <w:i/>
          <w:color w:val="6E6E6D"/>
          <w:sz w:val="20"/>
        </w:rPr>
        <w:t>City:</w:t>
      </w:r>
    </w:p>
    <w:p w14:paraId="7AC52EEB" w14:textId="77777777" w:rsidR="001A631C" w:rsidRDefault="001A631C">
      <w:pPr>
        <w:pStyle w:val="a3"/>
        <w:spacing w:before="3"/>
        <w:rPr>
          <w:i/>
          <w:sz w:val="5"/>
        </w:rPr>
      </w:pPr>
    </w:p>
    <w:p w14:paraId="79A5DBE3" w14:textId="77777777" w:rsidR="001A631C" w:rsidRDefault="00911BAD">
      <w:pPr>
        <w:pStyle w:val="a3"/>
        <w:spacing w:line="20" w:lineRule="exact"/>
        <w:ind w:left="1000"/>
        <w:rPr>
          <w:sz w:val="2"/>
        </w:rPr>
      </w:pPr>
      <w:r>
        <w:rPr>
          <w:sz w:val="2"/>
        </w:rPr>
      </w:r>
      <w:r>
        <w:rPr>
          <w:sz w:val="2"/>
        </w:rPr>
        <w:pict w14:anchorId="0251E878">
          <v:group id="_x0000_s1268" style="width:194.05pt;height:.1pt;mso-position-horizontal-relative:char;mso-position-vertical-relative:line" coordsize="3881,2">
            <v:shape id="_x0000_s1269" style="position:absolute;width:3881;height:2" coordsize="3881,0" path="m3880,l,e" fillcolor="black" stroked="f">
              <v:path arrowok="t"/>
            </v:shape>
            <w10:anchorlock/>
          </v:group>
        </w:pict>
      </w:r>
    </w:p>
    <w:p w14:paraId="6AF190AB" w14:textId="77777777" w:rsidR="001A631C" w:rsidRDefault="003B66BE">
      <w:pPr>
        <w:spacing w:before="83"/>
        <w:ind w:left="135"/>
        <w:rPr>
          <w:i/>
          <w:sz w:val="20"/>
        </w:rPr>
      </w:pPr>
      <w:r>
        <w:rPr>
          <w:spacing w:val="-1"/>
          <w:sz w:val="20"/>
        </w:rPr>
        <w:t>Broj</w:t>
      </w:r>
      <w:r>
        <w:rPr>
          <w:sz w:val="20"/>
        </w:rPr>
        <w:t xml:space="preserve"> </w:t>
      </w:r>
      <w:r>
        <w:rPr>
          <w:spacing w:val="-1"/>
          <w:sz w:val="20"/>
        </w:rPr>
        <w:t>LK/ Pasoša</w:t>
      </w:r>
      <w:r>
        <w:rPr>
          <w:spacing w:val="1"/>
          <w:sz w:val="20"/>
        </w:rPr>
        <w:t xml:space="preserve"> </w:t>
      </w:r>
      <w:r>
        <w:rPr>
          <w:sz w:val="20"/>
        </w:rPr>
        <w:t>/</w:t>
      </w:r>
      <w:r>
        <w:rPr>
          <w:spacing w:val="-32"/>
          <w:sz w:val="20"/>
        </w:rPr>
        <w:t xml:space="preserve"> </w:t>
      </w:r>
      <w:r>
        <w:rPr>
          <w:i/>
          <w:color w:val="6E6E6D"/>
          <w:sz w:val="20"/>
        </w:rPr>
        <w:t>Number of 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 w14:paraId="5047DE0A" w14:textId="77777777" w:rsidR="001A631C" w:rsidRDefault="001A631C">
      <w:pPr>
        <w:pStyle w:val="a3"/>
        <w:spacing w:before="1"/>
        <w:rPr>
          <w:i/>
          <w:sz w:val="4"/>
        </w:rPr>
      </w:pPr>
    </w:p>
    <w:p w14:paraId="701E1174" w14:textId="77777777" w:rsidR="001A631C" w:rsidRDefault="00911BAD">
      <w:pPr>
        <w:pStyle w:val="a3"/>
        <w:spacing w:line="20" w:lineRule="exact"/>
        <w:ind w:left="3428"/>
        <w:rPr>
          <w:sz w:val="2"/>
        </w:rPr>
      </w:pPr>
      <w:r>
        <w:rPr>
          <w:sz w:val="2"/>
        </w:rPr>
      </w:r>
      <w:r>
        <w:rPr>
          <w:sz w:val="2"/>
        </w:rPr>
        <w:pict w14:anchorId="65E5DDCA">
          <v:group id="_x0000_s1266" style="width:72.65pt;height:.1pt;mso-position-horizontal-relative:char;mso-position-vertical-relative:line" coordsize="1453,2">
            <v:shape id="_x0000_s1267" style="position:absolute;width:1453;height:2" coordsize="1453,0" path="m1453,l,e" fillcolor="black" stroked="f">
              <v:path arrowok="t"/>
            </v:shape>
            <w10:anchorlock/>
          </v:group>
        </w:pict>
      </w:r>
    </w:p>
    <w:p w14:paraId="4C907797" w14:textId="77777777" w:rsidR="001A631C" w:rsidRDefault="003B66BE">
      <w:pPr>
        <w:spacing w:before="96"/>
        <w:ind w:left="135"/>
        <w:rPr>
          <w:i/>
          <w:sz w:val="20"/>
        </w:rPr>
      </w:pPr>
      <w:r>
        <w:rPr>
          <w:spacing w:val="-1"/>
          <w:sz w:val="20"/>
        </w:rPr>
        <w:t>Datum izdavanja lične isprave /</w:t>
      </w:r>
      <w:r>
        <w:rPr>
          <w:spacing w:val="-32"/>
          <w:sz w:val="20"/>
        </w:rPr>
        <w:t xml:space="preserve"> </w:t>
      </w:r>
      <w:r>
        <w:rPr>
          <w:i/>
          <w:color w:val="6E6E6D"/>
          <w:spacing w:val="-1"/>
          <w:sz w:val="20"/>
        </w:rPr>
        <w:t xml:space="preserve">Date of issue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ID):</w:t>
      </w:r>
    </w:p>
    <w:p w14:paraId="5D48BDC9" w14:textId="77777777" w:rsidR="001A631C" w:rsidRDefault="00911BAD">
      <w:pPr>
        <w:pStyle w:val="a3"/>
        <w:spacing w:before="5"/>
        <w:rPr>
          <w:i/>
          <w:sz w:val="10"/>
        </w:rPr>
      </w:pPr>
      <w:r>
        <w:pict w14:anchorId="3E7A77CF">
          <v:shape id="_x0000_s1265" style="position:absolute;margin-left:311.6pt;margin-top:8.35pt;width:39.7pt;height:.1pt;z-index:-15706624;mso-wrap-distance-left:0;mso-wrap-distance-right:0;mso-position-horizontal-relative:page" coordorigin="6232,167" coordsize="794,0" path="m7025,167r-793,e" fillcolor="black" stroked="f">
            <v:path arrowok="t"/>
            <w10:wrap type="topAndBottom" anchorx="page"/>
          </v:shape>
        </w:pict>
      </w:r>
    </w:p>
    <w:p w14:paraId="4AA5B15E" w14:textId="77777777" w:rsidR="001A631C" w:rsidRDefault="003B66BE">
      <w:pPr>
        <w:spacing w:before="10"/>
        <w:ind w:left="135"/>
        <w:rPr>
          <w:i/>
          <w:sz w:val="20"/>
        </w:rPr>
      </w:pPr>
      <w:r>
        <w:rPr>
          <w:sz w:val="20"/>
        </w:rPr>
        <w:t>LK/Pasoš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izdata</w:t>
      </w:r>
      <w:r>
        <w:rPr>
          <w:spacing w:val="-3"/>
          <w:sz w:val="20"/>
        </w:rPr>
        <w:t xml:space="preserve"> </w:t>
      </w:r>
      <w:r>
        <w:rPr>
          <w:sz w:val="20"/>
        </w:rPr>
        <w:t>od</w:t>
      </w:r>
      <w:r>
        <w:rPr>
          <w:spacing w:val="-2"/>
          <w:sz w:val="20"/>
        </w:rPr>
        <w:t xml:space="preserve"> </w:t>
      </w:r>
      <w:r>
        <w:rPr>
          <w:sz w:val="20"/>
        </w:rPr>
        <w:t>strane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Personal</w:t>
      </w:r>
      <w:r>
        <w:rPr>
          <w:i/>
          <w:color w:val="6E6E6D"/>
          <w:spacing w:val="-2"/>
          <w:sz w:val="20"/>
        </w:rPr>
        <w:t xml:space="preserve"> </w:t>
      </w:r>
      <w:r>
        <w:rPr>
          <w:i/>
          <w:color w:val="6E6E6D"/>
          <w:sz w:val="20"/>
        </w:rPr>
        <w:t>ID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issued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by:</w:t>
      </w:r>
    </w:p>
    <w:p w14:paraId="51924BD3" w14:textId="77777777" w:rsidR="001A631C" w:rsidRDefault="00911BAD">
      <w:pPr>
        <w:pStyle w:val="a3"/>
        <w:spacing w:line="20" w:lineRule="exact"/>
        <w:ind w:left="4201"/>
        <w:rPr>
          <w:sz w:val="2"/>
        </w:rPr>
      </w:pPr>
      <w:r>
        <w:rPr>
          <w:sz w:val="2"/>
        </w:rPr>
      </w:r>
      <w:r>
        <w:rPr>
          <w:sz w:val="2"/>
        </w:rPr>
        <w:pict w14:anchorId="3B9F7FE3">
          <v:group id="_x0000_s1263" style="width:42pt;height:.1pt;mso-position-horizontal-relative:char;mso-position-vertical-relative:line" coordsize="840,2">
            <v:shape id="_x0000_s1264" style="position:absolute;width:840;height:2" coordsize="840,0" path="m839,l,e" fillcolor="black" stroked="f">
              <v:path arrowok="t"/>
            </v:shape>
            <w10:anchorlock/>
          </v:group>
        </w:pict>
      </w:r>
    </w:p>
    <w:p w14:paraId="7473ADF9" w14:textId="77777777" w:rsidR="001A631C" w:rsidRDefault="003B66BE">
      <w:pPr>
        <w:spacing w:before="107"/>
        <w:ind w:left="135"/>
        <w:rPr>
          <w:sz w:val="20"/>
        </w:rPr>
      </w:pPr>
      <w:r>
        <w:rPr>
          <w:spacing w:val="-3"/>
          <w:sz w:val="20"/>
        </w:rPr>
        <w:t>Država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spacing w:val="-30"/>
          <w:sz w:val="20"/>
        </w:rPr>
        <w:t xml:space="preserve"> </w:t>
      </w:r>
      <w:r>
        <w:rPr>
          <w:i/>
          <w:color w:val="6E6E6D"/>
          <w:spacing w:val="-2"/>
          <w:sz w:val="20"/>
        </w:rPr>
        <w:t>State:</w:t>
      </w:r>
      <w:r>
        <w:rPr>
          <w:i/>
          <w:color w:val="6E6E6D"/>
          <w:spacing w:val="-14"/>
          <w:sz w:val="20"/>
        </w:rPr>
        <w:t xml:space="preserve"> </w:t>
      </w:r>
      <w:r>
        <w:rPr>
          <w:spacing w:val="-2"/>
          <w:sz w:val="20"/>
        </w:rPr>
        <w:t>Crna</w:t>
      </w:r>
      <w:r>
        <w:rPr>
          <w:sz w:val="20"/>
        </w:rPr>
        <w:t xml:space="preserve"> </w:t>
      </w:r>
      <w:r>
        <w:rPr>
          <w:spacing w:val="-2"/>
          <w:sz w:val="20"/>
        </w:rPr>
        <w:t>Gora</w:t>
      </w:r>
    </w:p>
    <w:p w14:paraId="14E61EDF" w14:textId="77777777" w:rsidR="001A631C" w:rsidRDefault="001A631C">
      <w:pPr>
        <w:rPr>
          <w:sz w:val="20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num="2" w:space="720" w:equalWidth="0">
            <w:col w:w="4908" w:space="761"/>
            <w:col w:w="5521"/>
          </w:cols>
        </w:sectPr>
      </w:pPr>
    </w:p>
    <w:p w14:paraId="5B3B1CC3" w14:textId="77777777" w:rsidR="001A631C" w:rsidRDefault="003B66BE">
      <w:pPr>
        <w:pStyle w:val="a3"/>
        <w:spacing w:before="163" w:line="234" w:lineRule="exact"/>
        <w:ind w:left="135"/>
      </w:pPr>
      <w:r>
        <w:rPr>
          <w:color w:val="1D1D1B"/>
        </w:rPr>
        <w:t>Politički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eksponirano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lice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(Pel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status):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/</w:t>
      </w:r>
    </w:p>
    <w:p w14:paraId="05CB572F" w14:textId="77777777" w:rsidR="001A631C" w:rsidRDefault="003B66BE">
      <w:pPr>
        <w:spacing w:line="234" w:lineRule="exact"/>
        <w:ind w:left="120"/>
        <w:rPr>
          <w:i/>
          <w:sz w:val="20"/>
        </w:rPr>
      </w:pPr>
      <w:r>
        <w:rPr>
          <w:i/>
          <w:color w:val="6E6E6D"/>
          <w:sz w:val="20"/>
        </w:rPr>
        <w:t>Politically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exposed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person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(PEP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status)</w:t>
      </w:r>
    </w:p>
    <w:p w14:paraId="64DC6097" w14:textId="77777777" w:rsidR="001A631C" w:rsidRDefault="003B66BE">
      <w:pPr>
        <w:spacing w:before="108"/>
        <w:ind w:left="132"/>
        <w:rPr>
          <w:i/>
          <w:sz w:val="20"/>
        </w:rPr>
      </w:pPr>
      <w:r>
        <w:rPr>
          <w:rFonts w:ascii="Wingdings" w:hAnsi="Wingdings"/>
          <w:color w:val="1D1D1B"/>
          <w:sz w:val="20"/>
        </w:rPr>
        <w:t></w:t>
      </w:r>
      <w:r>
        <w:rPr>
          <w:rFonts w:ascii="Times New Roman" w:hAnsi="Times New Roman"/>
          <w:color w:val="1D1D1B"/>
          <w:spacing w:val="5"/>
          <w:sz w:val="20"/>
        </w:rPr>
        <w:t xml:space="preserve"> </w:t>
      </w:r>
      <w:r>
        <w:rPr>
          <w:color w:val="1D1D1B"/>
          <w:sz w:val="20"/>
        </w:rPr>
        <w:t>Ne</w:t>
      </w:r>
      <w:r>
        <w:rPr>
          <w:color w:val="1D1D1B"/>
          <w:spacing w:val="-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No</w:t>
      </w:r>
      <w:r>
        <w:rPr>
          <w:i/>
          <w:color w:val="6E6E6D"/>
          <w:spacing w:val="15"/>
          <w:sz w:val="20"/>
        </w:rPr>
        <w:t xml:space="preserve"> </w:t>
      </w:r>
      <w:r>
        <w:rPr>
          <w:rFonts w:ascii="Wingdings" w:hAnsi="Wingdings"/>
          <w:color w:val="1D1D1B"/>
          <w:sz w:val="20"/>
        </w:rPr>
        <w:t></w:t>
      </w:r>
      <w:r>
        <w:rPr>
          <w:rFonts w:ascii="Times New Roman" w:hAnsi="Times New Roman"/>
          <w:color w:val="1D1D1B"/>
          <w:spacing w:val="43"/>
          <w:sz w:val="20"/>
        </w:rPr>
        <w:t xml:space="preserve"> </w:t>
      </w:r>
      <w:r>
        <w:rPr>
          <w:color w:val="1D1D1B"/>
          <w:sz w:val="20"/>
        </w:rPr>
        <w:t>Da</w:t>
      </w:r>
      <w:r>
        <w:rPr>
          <w:color w:val="1D1D1B"/>
          <w:spacing w:val="-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Yes</w:t>
      </w:r>
    </w:p>
    <w:p w14:paraId="75727BBC" w14:textId="77777777" w:rsidR="001A631C" w:rsidRDefault="00911BAD">
      <w:pPr>
        <w:spacing w:before="197"/>
        <w:ind w:left="132"/>
        <w:rPr>
          <w:i/>
          <w:sz w:val="20"/>
        </w:rPr>
      </w:pPr>
      <w:r>
        <w:pict w14:anchorId="70F9F6F6">
          <v:shape id="_x0000_s1262" style="position:absolute;left:0;text-align:left;margin-left:151.6pt;margin-top:24.45pt;width:120.6pt;height:.1pt;z-index:15754240;mso-position-horizontal-relative:page" coordorigin="3032,489" coordsize="2412,0" path="m5443,489r-2411,e" fillcolor="#1d1d1b" stroked="f">
            <v:path arrowok="t"/>
            <w10:wrap anchorx="page"/>
          </v:shape>
        </w:pict>
      </w:r>
      <w:r w:rsidR="003B66BE">
        <w:rPr>
          <w:color w:val="1D1D1B"/>
          <w:w w:val="95"/>
          <w:sz w:val="20"/>
        </w:rPr>
        <w:t>Broj</w:t>
      </w:r>
      <w:r w:rsidR="003B66BE">
        <w:rPr>
          <w:color w:val="1D1D1B"/>
          <w:spacing w:val="44"/>
          <w:sz w:val="20"/>
        </w:rPr>
        <w:t xml:space="preserve"> </w:t>
      </w:r>
      <w:r w:rsidR="003B66BE">
        <w:rPr>
          <w:color w:val="1D1D1B"/>
          <w:w w:val="95"/>
          <w:sz w:val="20"/>
        </w:rPr>
        <w:t>telefona</w:t>
      </w:r>
      <w:r w:rsidR="003B66BE">
        <w:rPr>
          <w:color w:val="1D1D1B"/>
          <w:spacing w:val="20"/>
          <w:w w:val="95"/>
          <w:sz w:val="20"/>
        </w:rPr>
        <w:t xml:space="preserve"> </w:t>
      </w:r>
      <w:r w:rsidR="003B66BE">
        <w:rPr>
          <w:color w:val="1D1D1B"/>
          <w:w w:val="95"/>
          <w:sz w:val="20"/>
        </w:rPr>
        <w:t>/</w:t>
      </w:r>
      <w:r w:rsidR="003B66BE">
        <w:rPr>
          <w:color w:val="1D1D1B"/>
          <w:spacing w:val="-13"/>
          <w:w w:val="95"/>
          <w:sz w:val="20"/>
        </w:rPr>
        <w:t xml:space="preserve"> </w:t>
      </w:r>
      <w:r w:rsidR="003B66BE">
        <w:rPr>
          <w:i/>
          <w:color w:val="6E6E6D"/>
          <w:w w:val="95"/>
          <w:sz w:val="20"/>
        </w:rPr>
        <w:t>Phone</w:t>
      </w:r>
      <w:r w:rsidR="003B66BE">
        <w:rPr>
          <w:i/>
          <w:color w:val="6E6E6D"/>
          <w:spacing w:val="15"/>
          <w:w w:val="95"/>
          <w:sz w:val="20"/>
        </w:rPr>
        <w:t xml:space="preserve"> </w:t>
      </w:r>
      <w:r w:rsidR="003B66BE">
        <w:rPr>
          <w:i/>
          <w:color w:val="6E6E6D"/>
          <w:w w:val="95"/>
          <w:sz w:val="20"/>
        </w:rPr>
        <w:t>number:</w:t>
      </w:r>
    </w:p>
    <w:p w14:paraId="4401D74E" w14:textId="77777777" w:rsidR="001A631C" w:rsidRDefault="001A631C">
      <w:pPr>
        <w:pStyle w:val="a3"/>
        <w:rPr>
          <w:i/>
        </w:rPr>
      </w:pPr>
    </w:p>
    <w:p w14:paraId="15AD967E" w14:textId="77777777" w:rsidR="001A631C" w:rsidRDefault="001A631C">
      <w:pPr>
        <w:pStyle w:val="a3"/>
        <w:rPr>
          <w:i/>
        </w:rPr>
      </w:pPr>
    </w:p>
    <w:p w14:paraId="3F731A5E" w14:textId="77777777" w:rsidR="001A631C" w:rsidRDefault="003B66BE">
      <w:pPr>
        <w:pStyle w:val="a3"/>
        <w:spacing w:before="137"/>
        <w:ind w:left="132"/>
      </w:pPr>
      <w:r>
        <w:rPr>
          <w:color w:val="1D1D1B"/>
        </w:rPr>
        <w:t>Potpis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službenika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banke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:</w:t>
      </w:r>
    </w:p>
    <w:p w14:paraId="3DC763A3" w14:textId="77777777" w:rsidR="001A631C" w:rsidRDefault="003B66BE">
      <w:pPr>
        <w:spacing w:before="168"/>
        <w:ind w:left="132"/>
        <w:rPr>
          <w:i/>
          <w:sz w:val="20"/>
        </w:rPr>
      </w:pPr>
      <w:r>
        <w:rPr>
          <w:i/>
          <w:color w:val="6E6E6D"/>
          <w:sz w:val="20"/>
        </w:rPr>
        <w:t>(signature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z w:val="20"/>
        </w:rPr>
        <w:t>bank</w:t>
      </w:r>
      <w:r>
        <w:rPr>
          <w:i/>
          <w:color w:val="6E6E6D"/>
          <w:spacing w:val="15"/>
          <w:sz w:val="20"/>
        </w:rPr>
        <w:t xml:space="preserve"> </w:t>
      </w:r>
      <w:r>
        <w:rPr>
          <w:i/>
          <w:color w:val="6E6E6D"/>
          <w:sz w:val="20"/>
        </w:rPr>
        <w:t>teller)</w:t>
      </w:r>
    </w:p>
    <w:p w14:paraId="254635BD" w14:textId="77777777" w:rsidR="001A631C" w:rsidRDefault="001A631C">
      <w:pPr>
        <w:pStyle w:val="a3"/>
        <w:rPr>
          <w:i/>
        </w:rPr>
      </w:pPr>
    </w:p>
    <w:p w14:paraId="11885F1E" w14:textId="77777777" w:rsidR="001A631C" w:rsidRDefault="00911BAD">
      <w:pPr>
        <w:pStyle w:val="a3"/>
        <w:spacing w:before="1"/>
        <w:rPr>
          <w:i/>
          <w:sz w:val="17"/>
        </w:rPr>
      </w:pPr>
      <w:r>
        <w:pict w14:anchorId="408430DB">
          <v:shape id="_x0000_s1261" style="position:absolute;margin-left:28.75pt;margin-top:12.65pt;width:108.55pt;height:.1pt;z-index:-15705600;mso-wrap-distance-left:0;mso-wrap-distance-right:0;mso-position-horizontal-relative:page" coordorigin="575,253" coordsize="2171,0" path="m575,253r2170,e" filled="f" strokeweight=".14181mm">
            <v:path arrowok="t"/>
            <w10:wrap type="topAndBottom" anchorx="page"/>
          </v:shape>
        </w:pict>
      </w:r>
    </w:p>
    <w:p w14:paraId="37B5B201" w14:textId="77777777" w:rsidR="001A631C" w:rsidRDefault="003B66BE">
      <w:pPr>
        <w:pStyle w:val="a3"/>
        <w:spacing w:before="98"/>
        <w:ind w:left="1177" w:right="1770"/>
        <w:jc w:val="center"/>
      </w:pPr>
      <w:r>
        <w:rPr>
          <w:color w:val="1D1D1B"/>
        </w:rPr>
        <w:t>M.P</w:t>
      </w:r>
    </w:p>
    <w:p w14:paraId="507A9B5E" w14:textId="77777777" w:rsidR="001A631C" w:rsidRDefault="003B66BE">
      <w:pPr>
        <w:pStyle w:val="a3"/>
        <w:spacing w:before="71" w:line="218" w:lineRule="exact"/>
        <w:ind w:left="120"/>
      </w:pPr>
      <w:r>
        <w:br w:type="column"/>
      </w:r>
      <w:r>
        <w:rPr>
          <w:spacing w:val="-1"/>
        </w:rPr>
        <w:t>Politički</w:t>
      </w:r>
      <w:r>
        <w:rPr>
          <w:spacing w:val="1"/>
        </w:rPr>
        <w:t xml:space="preserve"> </w:t>
      </w:r>
      <w:r>
        <w:rPr>
          <w:spacing w:val="-1"/>
        </w:rPr>
        <w:t>eksponirano</w:t>
      </w:r>
      <w:r>
        <w:rPr>
          <w:spacing w:val="1"/>
        </w:rPr>
        <w:t xml:space="preserve"> </w:t>
      </w:r>
      <w:r>
        <w:t>lice</w:t>
      </w:r>
      <w:r>
        <w:rPr>
          <w:spacing w:val="1"/>
        </w:rPr>
        <w:t xml:space="preserve"> </w:t>
      </w:r>
      <w:r>
        <w:t>(Pel status)</w:t>
      </w:r>
      <w:r>
        <w:rPr>
          <w:spacing w:val="-20"/>
        </w:rPr>
        <w:t xml:space="preserve"> </w:t>
      </w:r>
      <w:r>
        <w:t>/</w:t>
      </w:r>
    </w:p>
    <w:p w14:paraId="0AA7382C" w14:textId="77777777" w:rsidR="001A631C" w:rsidRDefault="003B66BE">
      <w:pPr>
        <w:spacing w:line="218" w:lineRule="exact"/>
        <w:ind w:left="120"/>
        <w:rPr>
          <w:i/>
          <w:sz w:val="20"/>
        </w:rPr>
      </w:pPr>
      <w:r>
        <w:rPr>
          <w:i/>
          <w:color w:val="6E6E6D"/>
          <w:sz w:val="20"/>
        </w:rPr>
        <w:t>Politically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exposed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person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(PEP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status)</w:t>
      </w:r>
    </w:p>
    <w:p w14:paraId="4C22AD5A" w14:textId="77777777" w:rsidR="001A631C" w:rsidRDefault="001A631C">
      <w:pPr>
        <w:pStyle w:val="a3"/>
        <w:spacing w:before="1"/>
        <w:rPr>
          <w:i/>
          <w:sz w:val="28"/>
        </w:rPr>
      </w:pPr>
    </w:p>
    <w:p w14:paraId="69612677" w14:textId="77777777" w:rsidR="001A631C" w:rsidRDefault="00911BAD">
      <w:pPr>
        <w:spacing w:line="422" w:lineRule="auto"/>
        <w:ind w:left="121" w:right="791" w:hanging="1"/>
        <w:rPr>
          <w:i/>
          <w:sz w:val="20"/>
        </w:rPr>
      </w:pPr>
      <w:r>
        <w:pict w14:anchorId="2A531435">
          <v:shape id="_x0000_s1260" style="position:absolute;left:0;text-align:left;margin-left:428.8pt;margin-top:16.1pt;width:124.65pt;height:.1pt;z-index:15753216;mso-position-horizontal-relative:page" coordorigin="8576,322" coordsize="2493,0" path="m11069,322r-2493,e" fillcolor="black" stroked="f">
            <v:path arrowok="t"/>
            <w10:wrap anchorx="page"/>
          </v:shape>
        </w:pict>
      </w:r>
      <w:r>
        <w:pict w14:anchorId="503AF624">
          <v:shape id="_x0000_s1259" style="position:absolute;left:0;text-align:left;margin-left:363.4pt;margin-top:35.85pt;width:134.75pt;height:.1pt;z-index:-16364544;mso-position-horizontal-relative:page" coordorigin="7268,717" coordsize="2695,0" path="m9962,717r-2694,e" fillcolor="black" stroked="f">
            <v:path arrowok="t"/>
            <w10:wrap anchorx="page"/>
          </v:shape>
        </w:pict>
      </w:r>
      <w:r w:rsidR="003B66BE">
        <w:rPr>
          <w:spacing w:val="-1"/>
          <w:sz w:val="20"/>
        </w:rPr>
        <w:t>Broj</w:t>
      </w:r>
      <w:r w:rsidR="003B66BE">
        <w:rPr>
          <w:spacing w:val="-28"/>
          <w:sz w:val="20"/>
        </w:rPr>
        <w:t xml:space="preserve"> </w:t>
      </w:r>
      <w:r w:rsidR="003B66BE">
        <w:rPr>
          <w:spacing w:val="-1"/>
          <w:sz w:val="20"/>
        </w:rPr>
        <w:t>telefona</w:t>
      </w:r>
      <w:r w:rsidR="003B66BE">
        <w:rPr>
          <w:spacing w:val="-20"/>
          <w:sz w:val="20"/>
        </w:rPr>
        <w:t xml:space="preserve"> </w:t>
      </w:r>
      <w:r w:rsidR="003B66BE">
        <w:rPr>
          <w:spacing w:val="-1"/>
          <w:sz w:val="20"/>
        </w:rPr>
        <w:t>/</w:t>
      </w:r>
      <w:r w:rsidR="003B66BE">
        <w:rPr>
          <w:spacing w:val="-14"/>
          <w:sz w:val="20"/>
        </w:rPr>
        <w:t xml:space="preserve"> </w:t>
      </w:r>
      <w:r w:rsidR="003B66BE">
        <w:rPr>
          <w:i/>
          <w:spacing w:val="-1"/>
          <w:sz w:val="20"/>
        </w:rPr>
        <w:t>Phone</w:t>
      </w:r>
      <w:r w:rsidR="003B66BE">
        <w:rPr>
          <w:i/>
          <w:spacing w:val="-10"/>
          <w:sz w:val="20"/>
        </w:rPr>
        <w:t xml:space="preserve"> </w:t>
      </w:r>
      <w:r w:rsidR="003B66BE">
        <w:rPr>
          <w:i/>
          <w:sz w:val="20"/>
        </w:rPr>
        <w:t>number:</w:t>
      </w:r>
      <w:r w:rsidR="003B66BE">
        <w:rPr>
          <w:i/>
          <w:spacing w:val="-42"/>
          <w:sz w:val="20"/>
        </w:rPr>
        <w:t xml:space="preserve"> </w:t>
      </w:r>
      <w:r w:rsidR="003B66BE">
        <w:rPr>
          <w:sz w:val="20"/>
        </w:rPr>
        <w:t>Datum/</w:t>
      </w:r>
      <w:r w:rsidR="003B66BE">
        <w:rPr>
          <w:spacing w:val="-2"/>
          <w:sz w:val="20"/>
        </w:rPr>
        <w:t xml:space="preserve"> </w:t>
      </w:r>
      <w:r w:rsidR="003B66BE">
        <w:rPr>
          <w:i/>
          <w:sz w:val="20"/>
        </w:rPr>
        <w:t>Date:</w:t>
      </w:r>
    </w:p>
    <w:p w14:paraId="4F0D9C17" w14:textId="77777777" w:rsidR="001A631C" w:rsidRDefault="001A631C">
      <w:pPr>
        <w:pStyle w:val="a3"/>
        <w:rPr>
          <w:i/>
        </w:rPr>
      </w:pPr>
    </w:p>
    <w:p w14:paraId="5829F7AB" w14:textId="77777777" w:rsidR="001A631C" w:rsidRDefault="00911BAD">
      <w:pPr>
        <w:pStyle w:val="a3"/>
        <w:spacing w:before="134"/>
        <w:ind w:left="203"/>
      </w:pPr>
      <w:r>
        <w:pict w14:anchorId="0101A876">
          <v:shape id="_x0000_s1258" type="#_x0000_t202" style="position:absolute;left:0;text-align:left;margin-left:550.7pt;margin-top:20.45pt;width:12pt;height:114.05pt;z-index:15756800;mso-position-horizontal-relative:page" filled="f" stroked="f">
            <v:textbox style="layout-flow:vertical;mso-layout-flow-alt:bottom-to-top" inset="0,0,0,0">
              <w:txbxContent>
                <w:p w14:paraId="5D976BB2" w14:textId="77777777" w:rsidR="001A631C" w:rsidRDefault="003B66BE">
                  <w:pPr>
                    <w:pStyle w:val="a3"/>
                    <w:spacing w:line="224" w:lineRule="exact"/>
                    <w:ind w:left="20"/>
                  </w:pPr>
                  <w:r>
                    <w:t>Lovćen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banka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Podgorica</w:t>
                  </w:r>
                </w:p>
              </w:txbxContent>
            </v:textbox>
            <w10:wrap anchorx="page"/>
          </v:shape>
        </w:pict>
      </w:r>
      <w:r w:rsidR="003B66BE">
        <w:t>Potpis</w:t>
      </w:r>
      <w:r w:rsidR="003B66BE">
        <w:rPr>
          <w:spacing w:val="-3"/>
        </w:rPr>
        <w:t xml:space="preserve"> </w:t>
      </w:r>
      <w:r w:rsidR="003B66BE">
        <w:t>zastupnika</w:t>
      </w:r>
      <w:r w:rsidR="003B66BE">
        <w:rPr>
          <w:spacing w:val="-3"/>
        </w:rPr>
        <w:t xml:space="preserve"> </w:t>
      </w:r>
      <w:r w:rsidR="003B66BE">
        <w:t>/</w:t>
      </w:r>
      <w:r w:rsidR="003B66BE">
        <w:rPr>
          <w:spacing w:val="-4"/>
        </w:rPr>
        <w:t xml:space="preserve"> </w:t>
      </w:r>
      <w:r w:rsidR="003B66BE">
        <w:t>ovlašćeno</w:t>
      </w:r>
      <w:r w:rsidR="003B66BE">
        <w:rPr>
          <w:spacing w:val="-3"/>
        </w:rPr>
        <w:t xml:space="preserve"> </w:t>
      </w:r>
      <w:r w:rsidR="003B66BE">
        <w:t>lice:</w:t>
      </w:r>
    </w:p>
    <w:p w14:paraId="5D0F48BD" w14:textId="77777777" w:rsidR="001A631C" w:rsidRDefault="003B66BE">
      <w:pPr>
        <w:spacing w:before="167"/>
        <w:ind w:left="180"/>
        <w:rPr>
          <w:i/>
          <w:sz w:val="20"/>
        </w:rPr>
      </w:pPr>
      <w:r>
        <w:rPr>
          <w:i/>
          <w:color w:val="6E6E6D"/>
          <w:spacing w:val="-1"/>
          <w:sz w:val="20"/>
        </w:rPr>
        <w:t>(signature</w:t>
      </w:r>
      <w:r>
        <w:rPr>
          <w:i/>
          <w:color w:val="6E6E6D"/>
          <w:spacing w:val="10"/>
          <w:sz w:val="20"/>
        </w:rPr>
        <w:t xml:space="preserve"> </w:t>
      </w:r>
      <w:r>
        <w:rPr>
          <w:i/>
          <w:color w:val="6E6E6D"/>
          <w:spacing w:val="-1"/>
          <w:sz w:val="20"/>
        </w:rPr>
        <w:t>Exponent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pacing w:val="-1"/>
          <w:sz w:val="20"/>
        </w:rPr>
        <w:t>/</w:t>
      </w:r>
      <w:r>
        <w:rPr>
          <w:i/>
          <w:color w:val="6E6E6D"/>
          <w:spacing w:val="1"/>
          <w:sz w:val="20"/>
        </w:rPr>
        <w:t xml:space="preserve"> </w:t>
      </w:r>
      <w:r>
        <w:rPr>
          <w:i/>
          <w:color w:val="6E6E6D"/>
          <w:spacing w:val="-1"/>
          <w:sz w:val="20"/>
        </w:rPr>
        <w:t>Authorized</w:t>
      </w:r>
      <w:r>
        <w:rPr>
          <w:i/>
          <w:color w:val="6E6E6D"/>
          <w:spacing w:val="-24"/>
          <w:sz w:val="20"/>
        </w:rPr>
        <w:t xml:space="preserve"> </w:t>
      </w:r>
      <w:r>
        <w:rPr>
          <w:i/>
          <w:color w:val="6E6E6D"/>
          <w:sz w:val="20"/>
        </w:rPr>
        <w:t>user)</w:t>
      </w:r>
    </w:p>
    <w:p w14:paraId="2E6670E6" w14:textId="77777777" w:rsidR="001A631C" w:rsidRDefault="001A631C">
      <w:pPr>
        <w:pStyle w:val="a3"/>
        <w:rPr>
          <w:i/>
        </w:rPr>
      </w:pPr>
    </w:p>
    <w:p w14:paraId="2B05F329" w14:textId="77777777" w:rsidR="001A631C" w:rsidRDefault="00911BAD">
      <w:pPr>
        <w:pStyle w:val="a3"/>
        <w:spacing w:before="3"/>
        <w:rPr>
          <w:i/>
          <w:sz w:val="16"/>
        </w:rPr>
      </w:pPr>
      <w:r>
        <w:pict w14:anchorId="37A86121">
          <v:shape id="_x0000_s1257" style="position:absolute;margin-left:317.15pt;margin-top:12.25pt;width:135.4pt;height:.1pt;z-index:-15705088;mso-wrap-distance-left:0;mso-wrap-distance-right:0;mso-position-horizontal-relative:page" coordorigin="6343,245" coordsize="2708,0" path="m6343,245r2707,e" filled="f" strokeweight=".65pt">
            <v:path arrowok="t"/>
            <w10:wrap type="topAndBottom" anchorx="page"/>
          </v:shape>
        </w:pict>
      </w:r>
    </w:p>
    <w:p w14:paraId="1E4E29F0" w14:textId="77777777" w:rsidR="001A631C" w:rsidRDefault="003B66BE">
      <w:pPr>
        <w:spacing w:before="123"/>
        <w:ind w:left="1289"/>
        <w:rPr>
          <w:rFonts w:ascii="Trebuchet MS"/>
          <w:sz w:val="16"/>
        </w:rPr>
      </w:pPr>
      <w:r>
        <w:rPr>
          <w:rFonts w:ascii="Trebuchet MS"/>
          <w:w w:val="90"/>
          <w:sz w:val="16"/>
        </w:rPr>
        <w:t>M.</w:t>
      </w:r>
      <w:r>
        <w:rPr>
          <w:rFonts w:ascii="Trebuchet MS"/>
          <w:spacing w:val="-15"/>
          <w:w w:val="90"/>
          <w:sz w:val="16"/>
        </w:rPr>
        <w:t xml:space="preserve"> </w:t>
      </w:r>
      <w:r>
        <w:rPr>
          <w:rFonts w:ascii="Trebuchet MS"/>
          <w:w w:val="90"/>
          <w:sz w:val="16"/>
        </w:rPr>
        <w:t>P</w:t>
      </w:r>
    </w:p>
    <w:p w14:paraId="37AB9EF3" w14:textId="77777777" w:rsidR="001A631C" w:rsidRDefault="003B66BE">
      <w:pPr>
        <w:spacing w:before="170"/>
        <w:ind w:left="69"/>
        <w:rPr>
          <w:i/>
          <w:sz w:val="20"/>
        </w:rPr>
      </w:pPr>
      <w:r>
        <w:br w:type="column"/>
      </w:r>
      <w:r>
        <w:rPr>
          <w:rFonts w:ascii="Wingdings" w:hAnsi="Wingdings"/>
          <w:sz w:val="20"/>
        </w:rPr>
        <w:t></w:t>
      </w:r>
      <w:r>
        <w:rPr>
          <w:rFonts w:ascii="Times New Roman" w:hAnsi="Times New Roman"/>
          <w:spacing w:val="4"/>
          <w:sz w:val="20"/>
        </w:rPr>
        <w:t xml:space="preserve"> </w:t>
      </w:r>
      <w:r>
        <w:rPr>
          <w:sz w:val="20"/>
        </w:rPr>
        <w:t>Ne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No</w:t>
      </w:r>
      <w:r>
        <w:rPr>
          <w:i/>
          <w:color w:val="6E6E6D"/>
          <w:spacing w:val="53"/>
          <w:sz w:val="20"/>
        </w:rPr>
        <w:t xml:space="preserve"> </w:t>
      </w:r>
      <w:r>
        <w:rPr>
          <w:rFonts w:ascii="Wingdings" w:hAnsi="Wingdings"/>
          <w:sz w:val="20"/>
        </w:rPr>
        <w:t>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Yes</w:t>
      </w:r>
    </w:p>
    <w:p w14:paraId="4DFDA40C" w14:textId="77777777" w:rsidR="001A631C" w:rsidRDefault="001A631C">
      <w:pPr>
        <w:rPr>
          <w:sz w:val="20"/>
        </w:rPr>
        <w:sectPr w:rsidR="001A631C">
          <w:type w:val="continuous"/>
          <w:pgSz w:w="11910" w:h="16840"/>
          <w:pgMar w:top="700" w:right="300" w:bottom="280" w:left="420" w:header="720" w:footer="720" w:gutter="0"/>
          <w:cols w:num="3" w:space="720" w:equalWidth="0">
            <w:col w:w="3312" w:space="2372"/>
            <w:col w:w="3302" w:space="39"/>
            <w:col w:w="2165"/>
          </w:cols>
        </w:sectPr>
      </w:pPr>
    </w:p>
    <w:p w14:paraId="168B3D0C" w14:textId="77777777" w:rsidR="001A631C" w:rsidRDefault="001A631C">
      <w:pPr>
        <w:pStyle w:val="a3"/>
        <w:rPr>
          <w:i/>
        </w:rPr>
      </w:pPr>
    </w:p>
    <w:p w14:paraId="76B1C348" w14:textId="77777777" w:rsidR="001A631C" w:rsidRDefault="001A631C">
      <w:pPr>
        <w:pStyle w:val="a3"/>
        <w:rPr>
          <w:i/>
        </w:rPr>
      </w:pPr>
    </w:p>
    <w:p w14:paraId="1C9D9DC4" w14:textId="77777777" w:rsidR="001A631C" w:rsidRDefault="001A631C">
      <w:pPr>
        <w:pStyle w:val="a3"/>
        <w:rPr>
          <w:i/>
        </w:rPr>
      </w:pPr>
    </w:p>
    <w:p w14:paraId="65BA1E60" w14:textId="77777777" w:rsidR="001A631C" w:rsidRDefault="001A631C">
      <w:pPr>
        <w:pStyle w:val="a3"/>
        <w:rPr>
          <w:i/>
          <w:sz w:val="24"/>
        </w:rPr>
      </w:pPr>
    </w:p>
    <w:p w14:paraId="302C2F3A" w14:textId="77777777" w:rsidR="001A631C" w:rsidRDefault="00911BAD">
      <w:pPr>
        <w:pStyle w:val="a3"/>
        <w:spacing w:line="208" w:lineRule="exact"/>
        <w:ind w:left="116"/>
      </w:pPr>
      <w:r>
        <w:rPr>
          <w:position w:val="-3"/>
        </w:rPr>
      </w:r>
      <w:r>
        <w:rPr>
          <w:position w:val="-3"/>
        </w:rPr>
        <w:pict w14:anchorId="73662EE1">
          <v:shape id="_x0000_s1354" type="#_x0000_t202" style="width:382.85pt;height:10.45pt;mso-left-percent:-10001;mso-top-percent:-10001;mso-position-horizontal:absolute;mso-position-horizontal-relative:char;mso-position-vertical:absolute;mso-position-vertical-relative:line;mso-left-percent:-10001;mso-top-percent:-10001" fillcolor="#f1f1f1" stroked="f">
            <v:textbox inset="0,0,0,0">
              <w:txbxContent>
                <w:p w14:paraId="74FF0C77" w14:textId="77777777" w:rsidR="001A631C" w:rsidRDefault="003B66BE">
                  <w:pPr>
                    <w:tabs>
                      <w:tab w:val="left" w:pos="3459"/>
                    </w:tabs>
                    <w:spacing w:before="11"/>
                    <w:ind w:left="4"/>
                    <w:rPr>
                      <w:rFonts w:ascii="Trebuchet MS" w:hAnsi="Trebuchet MS"/>
                      <w:sz w:val="12"/>
                    </w:rPr>
                  </w:pP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*</w:t>
                  </w:r>
                  <w:r>
                    <w:rPr>
                      <w:rFonts w:ascii="Trebuchet MS" w:hAnsi="Trebuchet MS"/>
                      <w:color w:val="4D4D4D"/>
                      <w:spacing w:val="-10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NPP</w:t>
                  </w:r>
                  <w:r>
                    <w:rPr>
                      <w:rFonts w:ascii="Trebuchet MS" w:hAnsi="Trebuchet MS"/>
                      <w:color w:val="4D4D4D"/>
                      <w:spacing w:val="4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-</w:t>
                  </w:r>
                  <w:r>
                    <w:rPr>
                      <w:rFonts w:ascii="Trebuchet MS" w:hAnsi="Trebuchet MS"/>
                      <w:color w:val="4D4D4D"/>
                      <w:spacing w:val="4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nacionalni</w:t>
                  </w:r>
                  <w:r>
                    <w:rPr>
                      <w:rFonts w:ascii="Trebuchet MS" w:hAnsi="Trebuchet MS"/>
                      <w:color w:val="4D4D4D"/>
                      <w:spacing w:val="3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platni</w:t>
                  </w:r>
                  <w:r>
                    <w:rPr>
                      <w:rFonts w:ascii="Trebuchet MS" w:hAnsi="Trebuchet MS"/>
                      <w:color w:val="4D4D4D"/>
                      <w:spacing w:val="4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promet</w:t>
                  </w:r>
                  <w:r>
                    <w:rPr>
                      <w:rFonts w:ascii="Trebuchet MS" w:hAnsi="Trebuchet MS"/>
                      <w:color w:val="4D4D4D"/>
                      <w:spacing w:val="4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/</w:t>
                  </w:r>
                  <w:r>
                    <w:rPr>
                      <w:rFonts w:ascii="Trebuchet MS" w:hAnsi="Trebuchet MS"/>
                      <w:color w:val="4D4D4D"/>
                      <w:spacing w:val="3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national</w:t>
                  </w:r>
                  <w:r>
                    <w:rPr>
                      <w:rFonts w:ascii="Trebuchet MS" w:hAnsi="Trebuchet MS"/>
                      <w:color w:val="4D4D4D"/>
                      <w:spacing w:val="4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payment</w:t>
                  </w:r>
                  <w:r>
                    <w:rPr>
                      <w:rFonts w:ascii="Trebuchet MS" w:hAnsi="Trebuchet MS"/>
                      <w:color w:val="4D4D4D"/>
                      <w:spacing w:val="4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system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ab/>
                    <w:t>|</w:t>
                  </w:r>
                  <w:r>
                    <w:rPr>
                      <w:rFonts w:ascii="Trebuchet MS" w:hAnsi="Trebuchet MS"/>
                      <w:color w:val="4D4D4D"/>
                      <w:spacing w:val="3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spacing w:val="32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*</w:t>
                  </w:r>
                  <w:r>
                    <w:rPr>
                      <w:rFonts w:ascii="Trebuchet MS" w:hAnsi="Trebuchet MS"/>
                      <w:color w:val="4D4D4D"/>
                      <w:spacing w:val="74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MPP</w:t>
                  </w:r>
                  <w:r>
                    <w:rPr>
                      <w:rFonts w:ascii="Trebuchet MS" w:hAnsi="Trebuchet MS"/>
                      <w:color w:val="4D4D4D"/>
                      <w:spacing w:val="1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- međunarodni</w:t>
                  </w:r>
                  <w:r>
                    <w:rPr>
                      <w:rFonts w:ascii="Trebuchet MS" w:hAnsi="Trebuchet MS"/>
                      <w:color w:val="4D4D4D"/>
                      <w:spacing w:val="-1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platni</w:t>
                  </w:r>
                  <w:r>
                    <w:rPr>
                      <w:rFonts w:ascii="Trebuchet MS" w:hAnsi="Trebuchet MS"/>
                      <w:color w:val="4D4D4D"/>
                      <w:spacing w:val="1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promet /</w:t>
                  </w:r>
                  <w:r>
                    <w:rPr>
                      <w:rFonts w:ascii="Trebuchet MS" w:hAnsi="Trebuchet MS"/>
                      <w:color w:val="4D4D4D"/>
                      <w:spacing w:val="1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international payment</w:t>
                  </w:r>
                  <w:r>
                    <w:rPr>
                      <w:rFonts w:ascii="Trebuchet MS" w:hAnsi="Trebuchet MS"/>
                      <w:color w:val="4D4D4D"/>
                      <w:spacing w:val="-1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4D4D4D"/>
                      <w:w w:val="90"/>
                      <w:sz w:val="12"/>
                    </w:rPr>
                    <w:t>system</w:t>
                  </w:r>
                </w:p>
              </w:txbxContent>
            </v:textbox>
            <w10:anchorlock/>
          </v:shape>
        </w:pict>
      </w:r>
    </w:p>
    <w:p w14:paraId="4F575F58" w14:textId="77777777" w:rsidR="001A631C" w:rsidRDefault="001A631C">
      <w:pPr>
        <w:spacing w:line="208" w:lineRule="exact"/>
      </w:pPr>
    </w:p>
    <w:p w14:paraId="00B91B99" w14:textId="77777777" w:rsidR="00153FDD" w:rsidRDefault="00153FDD">
      <w:pPr>
        <w:spacing w:line="208" w:lineRule="exact"/>
      </w:pPr>
    </w:p>
    <w:p w14:paraId="1E2C1825" w14:textId="77777777" w:rsidR="00153FDD" w:rsidRDefault="00153FDD">
      <w:pPr>
        <w:spacing w:line="208" w:lineRule="exact"/>
      </w:pPr>
    </w:p>
    <w:p w14:paraId="4EB42C03" w14:textId="77777777" w:rsidR="00153FDD" w:rsidRDefault="00153FDD">
      <w:pPr>
        <w:spacing w:line="208" w:lineRule="exact"/>
      </w:pPr>
    </w:p>
    <w:p w14:paraId="0F562092" w14:textId="77777777" w:rsidR="00153FDD" w:rsidDel="00D37E84" w:rsidRDefault="00153FDD">
      <w:pPr>
        <w:spacing w:line="208" w:lineRule="exact"/>
        <w:rPr>
          <w:del w:id="29" w:author="User" w:date="2023-04-17T13:55:00Z"/>
        </w:rPr>
      </w:pPr>
    </w:p>
    <w:p w14:paraId="1BD9719D" w14:textId="631444CF" w:rsidR="00153FDD" w:rsidDel="00D37E84" w:rsidRDefault="00153FDD" w:rsidP="00153FDD">
      <w:pPr>
        <w:pStyle w:val="a3"/>
        <w:tabs>
          <w:tab w:val="left" w:pos="8200"/>
        </w:tabs>
        <w:ind w:left="5519"/>
        <w:rPr>
          <w:del w:id="30" w:author="User" w:date="2023-04-17T13:55:00Z"/>
        </w:rPr>
      </w:pPr>
      <w:del w:id="31" w:author="User" w:date="2023-04-17T13:55:00Z">
        <w:r w:rsidDel="00D37E84">
          <w:rPr>
            <w:noProof/>
          </w:rPr>
          <mc:AlternateContent>
            <mc:Choice Requires="wpg">
              <w:drawing>
                <wp:inline distT="0" distB="0" distL="0" distR="0" wp14:anchorId="0F4948B9" wp14:editId="09F2AB29">
                  <wp:extent cx="1013460" cy="428625"/>
                  <wp:effectExtent l="8890" t="1905" r="6350" b="7620"/>
                  <wp:docPr id="32" name="Группа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13460" cy="428625"/>
                            <a:chOff x="0" y="0"/>
                            <a:chExt cx="1596" cy="675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7" y="180"/>
                              <a:ext cx="381" cy="2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36" name="Freeform 349"/>
                          <wps:cNvSpPr>
                            <a:spLocks/>
                          </wps:cNvSpPr>
                          <wps:spPr bwMode="auto">
                            <a:xfrm>
                              <a:off x="295" y="372"/>
                              <a:ext cx="484" cy="303"/>
                            </a:xfrm>
                            <a:custGeom>
                              <a:avLst/>
                              <a:gdLst>
                                <a:gd name="T0" fmla="+- 0 778 296"/>
                                <a:gd name="T1" fmla="*/ T0 w 484"/>
                                <a:gd name="T2" fmla="+- 0 372 372"/>
                                <a:gd name="T3" fmla="*/ 372 h 303"/>
                                <a:gd name="T4" fmla="+- 0 760 296"/>
                                <a:gd name="T5" fmla="*/ T4 w 484"/>
                                <a:gd name="T6" fmla="+- 0 454 372"/>
                                <a:gd name="T7" fmla="*/ 454 h 303"/>
                                <a:gd name="T8" fmla="+- 0 724 296"/>
                                <a:gd name="T9" fmla="*/ T8 w 484"/>
                                <a:gd name="T10" fmla="+- 0 520 372"/>
                                <a:gd name="T11" fmla="*/ 520 h 303"/>
                                <a:gd name="T12" fmla="+- 0 674 296"/>
                                <a:gd name="T13" fmla="*/ T12 w 484"/>
                                <a:gd name="T14" fmla="+- 0 568 372"/>
                                <a:gd name="T15" fmla="*/ 568 h 303"/>
                                <a:gd name="T16" fmla="+- 0 611 296"/>
                                <a:gd name="T17" fmla="*/ T16 w 484"/>
                                <a:gd name="T18" fmla="+- 0 597 372"/>
                                <a:gd name="T19" fmla="*/ 597 h 303"/>
                                <a:gd name="T20" fmla="+- 0 538 296"/>
                                <a:gd name="T21" fmla="*/ T20 w 484"/>
                                <a:gd name="T22" fmla="+- 0 607 372"/>
                                <a:gd name="T23" fmla="*/ 607 h 303"/>
                                <a:gd name="T24" fmla="+- 0 466 296"/>
                                <a:gd name="T25" fmla="*/ T24 w 484"/>
                                <a:gd name="T26" fmla="+- 0 597 372"/>
                                <a:gd name="T27" fmla="*/ 597 h 303"/>
                                <a:gd name="T28" fmla="+- 0 402 296"/>
                                <a:gd name="T29" fmla="*/ T28 w 484"/>
                                <a:gd name="T30" fmla="+- 0 568 372"/>
                                <a:gd name="T31" fmla="*/ 568 h 303"/>
                                <a:gd name="T32" fmla="+- 0 351 296"/>
                                <a:gd name="T33" fmla="*/ T32 w 484"/>
                                <a:gd name="T34" fmla="+- 0 520 372"/>
                                <a:gd name="T35" fmla="*/ 520 h 303"/>
                                <a:gd name="T36" fmla="+- 0 315 296"/>
                                <a:gd name="T37" fmla="*/ T36 w 484"/>
                                <a:gd name="T38" fmla="+- 0 454 372"/>
                                <a:gd name="T39" fmla="*/ 454 h 303"/>
                                <a:gd name="T40" fmla="+- 0 297 296"/>
                                <a:gd name="T41" fmla="*/ T40 w 484"/>
                                <a:gd name="T42" fmla="+- 0 372 372"/>
                                <a:gd name="T43" fmla="*/ 372 h 303"/>
                                <a:gd name="T44" fmla="+- 0 296 296"/>
                                <a:gd name="T45" fmla="*/ T44 w 484"/>
                                <a:gd name="T46" fmla="+- 0 390 372"/>
                                <a:gd name="T47" fmla="*/ 390 h 303"/>
                                <a:gd name="T48" fmla="+- 0 307 296"/>
                                <a:gd name="T49" fmla="*/ T48 w 484"/>
                                <a:gd name="T50" fmla="+- 0 466 372"/>
                                <a:gd name="T51" fmla="*/ 466 h 303"/>
                                <a:gd name="T52" fmla="+- 0 332 296"/>
                                <a:gd name="T53" fmla="*/ T52 w 484"/>
                                <a:gd name="T54" fmla="+- 0 533 372"/>
                                <a:gd name="T55" fmla="*/ 533 h 303"/>
                                <a:gd name="T56" fmla="+- 0 370 296"/>
                                <a:gd name="T57" fmla="*/ T56 w 484"/>
                                <a:gd name="T58" fmla="+- 0 591 372"/>
                                <a:gd name="T59" fmla="*/ 591 h 303"/>
                                <a:gd name="T60" fmla="+- 0 417 296"/>
                                <a:gd name="T61" fmla="*/ T60 w 484"/>
                                <a:gd name="T62" fmla="+- 0 635 372"/>
                                <a:gd name="T63" fmla="*/ 635 h 303"/>
                                <a:gd name="T64" fmla="+- 0 474 296"/>
                                <a:gd name="T65" fmla="*/ T64 w 484"/>
                                <a:gd name="T66" fmla="+- 0 664 372"/>
                                <a:gd name="T67" fmla="*/ 664 h 303"/>
                                <a:gd name="T68" fmla="+- 0 537 296"/>
                                <a:gd name="T69" fmla="*/ T68 w 484"/>
                                <a:gd name="T70" fmla="+- 0 675 372"/>
                                <a:gd name="T71" fmla="*/ 675 h 303"/>
                                <a:gd name="T72" fmla="+- 0 540 296"/>
                                <a:gd name="T73" fmla="*/ T72 w 484"/>
                                <a:gd name="T74" fmla="+- 0 675 372"/>
                                <a:gd name="T75" fmla="*/ 675 h 303"/>
                                <a:gd name="T76" fmla="+- 0 603 296"/>
                                <a:gd name="T77" fmla="*/ T76 w 484"/>
                                <a:gd name="T78" fmla="+- 0 664 372"/>
                                <a:gd name="T79" fmla="*/ 664 h 303"/>
                                <a:gd name="T80" fmla="+- 0 659 296"/>
                                <a:gd name="T81" fmla="*/ T80 w 484"/>
                                <a:gd name="T82" fmla="+- 0 635 372"/>
                                <a:gd name="T83" fmla="*/ 635 h 303"/>
                                <a:gd name="T84" fmla="+- 0 706 296"/>
                                <a:gd name="T85" fmla="*/ T84 w 484"/>
                                <a:gd name="T86" fmla="+- 0 591 372"/>
                                <a:gd name="T87" fmla="*/ 591 h 303"/>
                                <a:gd name="T88" fmla="+- 0 743 296"/>
                                <a:gd name="T89" fmla="*/ T88 w 484"/>
                                <a:gd name="T90" fmla="+- 0 533 372"/>
                                <a:gd name="T91" fmla="*/ 533 h 303"/>
                                <a:gd name="T92" fmla="+- 0 768 296"/>
                                <a:gd name="T93" fmla="*/ T92 w 484"/>
                                <a:gd name="T94" fmla="+- 0 466 372"/>
                                <a:gd name="T95" fmla="*/ 466 h 303"/>
                                <a:gd name="T96" fmla="+- 0 780 296"/>
                                <a:gd name="T97" fmla="*/ T96 w 484"/>
                                <a:gd name="T98" fmla="+- 0 390 372"/>
                                <a:gd name="T99" fmla="*/ 390 h 303"/>
                                <a:gd name="T100" fmla="+- 0 778 296"/>
                                <a:gd name="T101" fmla="*/ T100 w 484"/>
                                <a:gd name="T102" fmla="+- 0 372 372"/>
                                <a:gd name="T103" fmla="*/ 372 h 3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484" h="303">
                                  <a:moveTo>
                                    <a:pt x="482" y="0"/>
                                  </a:moveTo>
                                  <a:lnTo>
                                    <a:pt x="464" y="82"/>
                                  </a:lnTo>
                                  <a:lnTo>
                                    <a:pt x="428" y="148"/>
                                  </a:lnTo>
                                  <a:lnTo>
                                    <a:pt x="378" y="196"/>
                                  </a:lnTo>
                                  <a:lnTo>
                                    <a:pt x="315" y="225"/>
                                  </a:lnTo>
                                  <a:lnTo>
                                    <a:pt x="242" y="235"/>
                                  </a:lnTo>
                                  <a:lnTo>
                                    <a:pt x="170" y="225"/>
                                  </a:lnTo>
                                  <a:lnTo>
                                    <a:pt x="106" y="196"/>
                                  </a:lnTo>
                                  <a:lnTo>
                                    <a:pt x="55" y="148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1" y="94"/>
                                  </a:lnTo>
                                  <a:lnTo>
                                    <a:pt x="36" y="161"/>
                                  </a:lnTo>
                                  <a:lnTo>
                                    <a:pt x="74" y="219"/>
                                  </a:lnTo>
                                  <a:lnTo>
                                    <a:pt x="121" y="263"/>
                                  </a:lnTo>
                                  <a:lnTo>
                                    <a:pt x="178" y="292"/>
                                  </a:lnTo>
                                  <a:lnTo>
                                    <a:pt x="241" y="303"/>
                                  </a:lnTo>
                                  <a:lnTo>
                                    <a:pt x="244" y="303"/>
                                  </a:lnTo>
                                  <a:lnTo>
                                    <a:pt x="307" y="292"/>
                                  </a:lnTo>
                                  <a:lnTo>
                                    <a:pt x="363" y="263"/>
                                  </a:lnTo>
                                  <a:lnTo>
                                    <a:pt x="410" y="219"/>
                                  </a:lnTo>
                                  <a:lnTo>
                                    <a:pt x="447" y="161"/>
                                  </a:lnTo>
                                  <a:lnTo>
                                    <a:pt x="472" y="94"/>
                                  </a:lnTo>
                                  <a:lnTo>
                                    <a:pt x="484" y="18"/>
                                  </a:lnTo>
                                  <a:lnTo>
                                    <a:pt x="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E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AutoShape 35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596" cy="661"/>
                            </a:xfrm>
                            <a:custGeom>
                              <a:avLst/>
                              <a:gdLst>
                                <a:gd name="T0" fmla="*/ 275 w 1596"/>
                                <a:gd name="T1" fmla="*/ 612 h 661"/>
                                <a:gd name="T2" fmla="*/ 51 w 1596"/>
                                <a:gd name="T3" fmla="*/ 204 h 661"/>
                                <a:gd name="T4" fmla="*/ 45 w 1596"/>
                                <a:gd name="T5" fmla="*/ 201 h 661"/>
                                <a:gd name="T6" fmla="*/ 0 w 1596"/>
                                <a:gd name="T7" fmla="*/ 204 h 661"/>
                                <a:gd name="T8" fmla="*/ 3 w 1596"/>
                                <a:gd name="T9" fmla="*/ 660 h 661"/>
                                <a:gd name="T10" fmla="*/ 278 w 1596"/>
                                <a:gd name="T11" fmla="*/ 657 h 661"/>
                                <a:gd name="T12" fmla="*/ 1206 w 1596"/>
                                <a:gd name="T13" fmla="*/ 198 h 661"/>
                                <a:gd name="T14" fmla="*/ 1154 w 1596"/>
                                <a:gd name="T15" fmla="*/ 194 h 661"/>
                                <a:gd name="T16" fmla="*/ 1006 w 1596"/>
                                <a:gd name="T17" fmla="*/ 588 h 661"/>
                                <a:gd name="T18" fmla="*/ 863 w 1596"/>
                                <a:gd name="T19" fmla="*/ 202 h 661"/>
                                <a:gd name="T20" fmla="*/ 859 w 1596"/>
                                <a:gd name="T21" fmla="*/ 194 h 661"/>
                                <a:gd name="T22" fmla="*/ 806 w 1596"/>
                                <a:gd name="T23" fmla="*/ 198 h 661"/>
                                <a:gd name="T24" fmla="*/ 975 w 1596"/>
                                <a:gd name="T25" fmla="*/ 648 h 661"/>
                                <a:gd name="T26" fmla="*/ 980 w 1596"/>
                                <a:gd name="T27" fmla="*/ 655 h 661"/>
                                <a:gd name="T28" fmla="*/ 1033 w 1596"/>
                                <a:gd name="T29" fmla="*/ 654 h 661"/>
                                <a:gd name="T30" fmla="*/ 1205 w 1596"/>
                                <a:gd name="T31" fmla="*/ 204 h 661"/>
                                <a:gd name="T32" fmla="*/ 1501 w 1596"/>
                                <a:gd name="T33" fmla="*/ 6 h 661"/>
                                <a:gd name="T34" fmla="*/ 1457 w 1596"/>
                                <a:gd name="T35" fmla="*/ 0 h 661"/>
                                <a:gd name="T36" fmla="*/ 1396 w 1596"/>
                                <a:gd name="T37" fmla="*/ 119 h 661"/>
                                <a:gd name="T38" fmla="*/ 1394 w 1596"/>
                                <a:gd name="T39" fmla="*/ 131 h 661"/>
                                <a:gd name="T40" fmla="*/ 1429 w 1596"/>
                                <a:gd name="T41" fmla="*/ 129 h 661"/>
                                <a:gd name="T42" fmla="*/ 1498 w 1596"/>
                                <a:gd name="T43" fmla="*/ 11 h 661"/>
                                <a:gd name="T44" fmla="*/ 1596 w 1596"/>
                                <a:gd name="T45" fmla="*/ 618 h 661"/>
                                <a:gd name="T46" fmla="*/ 1593 w 1596"/>
                                <a:gd name="T47" fmla="*/ 612 h 661"/>
                                <a:gd name="T48" fmla="*/ 1577 w 1596"/>
                                <a:gd name="T49" fmla="*/ 575 h 661"/>
                                <a:gd name="T50" fmla="*/ 1570 w 1596"/>
                                <a:gd name="T51" fmla="*/ 577 h 661"/>
                                <a:gd name="T52" fmla="*/ 1522 w 1596"/>
                                <a:gd name="T53" fmla="*/ 601 h 661"/>
                                <a:gd name="T54" fmla="*/ 1456 w 1596"/>
                                <a:gd name="T55" fmla="*/ 612 h 661"/>
                                <a:gd name="T56" fmla="*/ 1334 w 1596"/>
                                <a:gd name="T57" fmla="*/ 560 h 661"/>
                                <a:gd name="T58" fmla="*/ 1282 w 1596"/>
                                <a:gd name="T59" fmla="*/ 423 h 661"/>
                                <a:gd name="T60" fmla="*/ 1333 w 1596"/>
                                <a:gd name="T61" fmla="*/ 292 h 661"/>
                                <a:gd name="T62" fmla="*/ 1455 w 1596"/>
                                <a:gd name="T63" fmla="*/ 237 h 661"/>
                                <a:gd name="T64" fmla="*/ 1521 w 1596"/>
                                <a:gd name="T65" fmla="*/ 248 h 661"/>
                                <a:gd name="T66" fmla="*/ 1568 w 1596"/>
                                <a:gd name="T67" fmla="*/ 270 h 661"/>
                                <a:gd name="T68" fmla="*/ 1575 w 1596"/>
                                <a:gd name="T69" fmla="*/ 273 h 661"/>
                                <a:gd name="T70" fmla="*/ 1592 w 1596"/>
                                <a:gd name="T71" fmla="*/ 237 h 661"/>
                                <a:gd name="T72" fmla="*/ 1594 w 1596"/>
                                <a:gd name="T73" fmla="*/ 231 h 661"/>
                                <a:gd name="T74" fmla="*/ 1589 w 1596"/>
                                <a:gd name="T75" fmla="*/ 225 h 661"/>
                                <a:gd name="T76" fmla="*/ 1534 w 1596"/>
                                <a:gd name="T77" fmla="*/ 200 h 661"/>
                                <a:gd name="T78" fmla="*/ 1456 w 1596"/>
                                <a:gd name="T79" fmla="*/ 188 h 661"/>
                                <a:gd name="T80" fmla="*/ 1322 w 1596"/>
                                <a:gd name="T81" fmla="*/ 234 h 661"/>
                                <a:gd name="T82" fmla="*/ 1241 w 1596"/>
                                <a:gd name="T83" fmla="*/ 349 h 661"/>
                                <a:gd name="T84" fmla="*/ 1241 w 1596"/>
                                <a:gd name="T85" fmla="*/ 503 h 661"/>
                                <a:gd name="T86" fmla="*/ 1320 w 1596"/>
                                <a:gd name="T87" fmla="*/ 618 h 661"/>
                                <a:gd name="T88" fmla="*/ 1455 w 1596"/>
                                <a:gd name="T89" fmla="*/ 660 h 661"/>
                                <a:gd name="T90" fmla="*/ 1535 w 1596"/>
                                <a:gd name="T91" fmla="*/ 649 h 661"/>
                                <a:gd name="T92" fmla="*/ 1591 w 1596"/>
                                <a:gd name="T93" fmla="*/ 623 h 661"/>
                                <a:gd name="T94" fmla="*/ 1596 w 1596"/>
                                <a:gd name="T95" fmla="*/ 618 h 6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596" h="661">
                                  <a:moveTo>
                                    <a:pt x="278" y="616"/>
                                  </a:moveTo>
                                  <a:lnTo>
                                    <a:pt x="275" y="612"/>
                                  </a:lnTo>
                                  <a:lnTo>
                                    <a:pt x="51" y="612"/>
                                  </a:lnTo>
                                  <a:lnTo>
                                    <a:pt x="51" y="204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5" y="201"/>
                                  </a:lnTo>
                                  <a:lnTo>
                                    <a:pt x="3" y="201"/>
                                  </a:lnTo>
                                  <a:lnTo>
                                    <a:pt x="0" y="204"/>
                                  </a:lnTo>
                                  <a:lnTo>
                                    <a:pt x="0" y="657"/>
                                  </a:lnTo>
                                  <a:lnTo>
                                    <a:pt x="3" y="660"/>
                                  </a:lnTo>
                                  <a:lnTo>
                                    <a:pt x="275" y="660"/>
                                  </a:lnTo>
                                  <a:lnTo>
                                    <a:pt x="278" y="657"/>
                                  </a:lnTo>
                                  <a:lnTo>
                                    <a:pt x="278" y="616"/>
                                  </a:lnTo>
                                  <a:close/>
                                  <a:moveTo>
                                    <a:pt x="1206" y="198"/>
                                  </a:moveTo>
                                  <a:lnTo>
                                    <a:pt x="1205" y="194"/>
                                  </a:lnTo>
                                  <a:lnTo>
                                    <a:pt x="1154" y="194"/>
                                  </a:lnTo>
                                  <a:lnTo>
                                    <a:pt x="1151" y="197"/>
                                  </a:lnTo>
                                  <a:lnTo>
                                    <a:pt x="1006" y="588"/>
                                  </a:lnTo>
                                  <a:lnTo>
                                    <a:pt x="1005" y="588"/>
                                  </a:lnTo>
                                  <a:lnTo>
                                    <a:pt x="863" y="202"/>
                                  </a:lnTo>
                                  <a:lnTo>
                                    <a:pt x="862" y="197"/>
                                  </a:lnTo>
                                  <a:lnTo>
                                    <a:pt x="859" y="194"/>
                                  </a:lnTo>
                                  <a:lnTo>
                                    <a:pt x="807" y="194"/>
                                  </a:lnTo>
                                  <a:lnTo>
                                    <a:pt x="806" y="198"/>
                                  </a:lnTo>
                                  <a:lnTo>
                                    <a:pt x="808" y="204"/>
                                  </a:lnTo>
                                  <a:lnTo>
                                    <a:pt x="975" y="648"/>
                                  </a:lnTo>
                                  <a:lnTo>
                                    <a:pt x="977" y="654"/>
                                  </a:lnTo>
                                  <a:lnTo>
                                    <a:pt x="980" y="655"/>
                                  </a:lnTo>
                                  <a:lnTo>
                                    <a:pt x="1031" y="655"/>
                                  </a:lnTo>
                                  <a:lnTo>
                                    <a:pt x="1033" y="654"/>
                                  </a:lnTo>
                                  <a:lnTo>
                                    <a:pt x="1036" y="648"/>
                                  </a:lnTo>
                                  <a:lnTo>
                                    <a:pt x="1205" y="204"/>
                                  </a:lnTo>
                                  <a:lnTo>
                                    <a:pt x="1206" y="198"/>
                                  </a:lnTo>
                                  <a:close/>
                                  <a:moveTo>
                                    <a:pt x="1501" y="6"/>
                                  </a:moveTo>
                                  <a:lnTo>
                                    <a:pt x="1500" y="0"/>
                                  </a:lnTo>
                                  <a:lnTo>
                                    <a:pt x="1457" y="0"/>
                                  </a:lnTo>
                                  <a:lnTo>
                                    <a:pt x="1454" y="7"/>
                                  </a:lnTo>
                                  <a:lnTo>
                                    <a:pt x="1396" y="119"/>
                                  </a:lnTo>
                                  <a:lnTo>
                                    <a:pt x="1394" y="125"/>
                                  </a:lnTo>
                                  <a:lnTo>
                                    <a:pt x="1394" y="131"/>
                                  </a:lnTo>
                                  <a:lnTo>
                                    <a:pt x="1428" y="131"/>
                                  </a:lnTo>
                                  <a:lnTo>
                                    <a:pt x="1429" y="129"/>
                                  </a:lnTo>
                                  <a:lnTo>
                                    <a:pt x="1432" y="125"/>
                                  </a:lnTo>
                                  <a:lnTo>
                                    <a:pt x="1498" y="11"/>
                                  </a:lnTo>
                                  <a:lnTo>
                                    <a:pt x="1501" y="6"/>
                                  </a:lnTo>
                                  <a:close/>
                                  <a:moveTo>
                                    <a:pt x="1596" y="618"/>
                                  </a:moveTo>
                                  <a:lnTo>
                                    <a:pt x="1594" y="614"/>
                                  </a:lnTo>
                                  <a:lnTo>
                                    <a:pt x="1593" y="612"/>
                                  </a:lnTo>
                                  <a:lnTo>
                                    <a:pt x="1579" y="579"/>
                                  </a:lnTo>
                                  <a:lnTo>
                                    <a:pt x="1577" y="575"/>
                                  </a:lnTo>
                                  <a:lnTo>
                                    <a:pt x="1574" y="574"/>
                                  </a:lnTo>
                                  <a:lnTo>
                                    <a:pt x="1570" y="577"/>
                                  </a:lnTo>
                                  <a:lnTo>
                                    <a:pt x="1549" y="590"/>
                                  </a:lnTo>
                                  <a:lnTo>
                                    <a:pt x="1522" y="601"/>
                                  </a:lnTo>
                                  <a:lnTo>
                                    <a:pt x="1492" y="609"/>
                                  </a:lnTo>
                                  <a:lnTo>
                                    <a:pt x="1456" y="612"/>
                                  </a:lnTo>
                                  <a:lnTo>
                                    <a:pt x="1389" y="598"/>
                                  </a:lnTo>
                                  <a:lnTo>
                                    <a:pt x="1334" y="560"/>
                                  </a:lnTo>
                                  <a:lnTo>
                                    <a:pt x="1296" y="500"/>
                                  </a:lnTo>
                                  <a:lnTo>
                                    <a:pt x="1282" y="423"/>
                                  </a:lnTo>
                                  <a:lnTo>
                                    <a:pt x="1296" y="351"/>
                                  </a:lnTo>
                                  <a:lnTo>
                                    <a:pt x="1333" y="292"/>
                                  </a:lnTo>
                                  <a:lnTo>
                                    <a:pt x="1388" y="252"/>
                                  </a:lnTo>
                                  <a:lnTo>
                                    <a:pt x="1455" y="237"/>
                                  </a:lnTo>
                                  <a:lnTo>
                                    <a:pt x="1491" y="240"/>
                                  </a:lnTo>
                                  <a:lnTo>
                                    <a:pt x="1521" y="248"/>
                                  </a:lnTo>
                                  <a:lnTo>
                                    <a:pt x="1547" y="259"/>
                                  </a:lnTo>
                                  <a:lnTo>
                                    <a:pt x="1568" y="270"/>
                                  </a:lnTo>
                                  <a:lnTo>
                                    <a:pt x="1572" y="272"/>
                                  </a:lnTo>
                                  <a:lnTo>
                                    <a:pt x="1575" y="273"/>
                                  </a:lnTo>
                                  <a:lnTo>
                                    <a:pt x="1577" y="268"/>
                                  </a:lnTo>
                                  <a:lnTo>
                                    <a:pt x="1592" y="237"/>
                                  </a:lnTo>
                                  <a:lnTo>
                                    <a:pt x="1593" y="235"/>
                                  </a:lnTo>
                                  <a:lnTo>
                                    <a:pt x="1594" y="231"/>
                                  </a:lnTo>
                                  <a:lnTo>
                                    <a:pt x="1593" y="227"/>
                                  </a:lnTo>
                                  <a:lnTo>
                                    <a:pt x="1589" y="225"/>
                                  </a:lnTo>
                                  <a:lnTo>
                                    <a:pt x="1564" y="211"/>
                                  </a:lnTo>
                                  <a:lnTo>
                                    <a:pt x="1534" y="200"/>
                                  </a:lnTo>
                                  <a:lnTo>
                                    <a:pt x="1499" y="191"/>
                                  </a:lnTo>
                                  <a:lnTo>
                                    <a:pt x="1456" y="188"/>
                                  </a:lnTo>
                                  <a:lnTo>
                                    <a:pt x="1385" y="200"/>
                                  </a:lnTo>
                                  <a:lnTo>
                                    <a:pt x="1322" y="234"/>
                                  </a:lnTo>
                                  <a:lnTo>
                                    <a:pt x="1273" y="285"/>
                                  </a:lnTo>
                                  <a:lnTo>
                                    <a:pt x="1241" y="349"/>
                                  </a:lnTo>
                                  <a:lnTo>
                                    <a:pt x="1229" y="423"/>
                                  </a:lnTo>
                                  <a:lnTo>
                                    <a:pt x="1241" y="503"/>
                                  </a:lnTo>
                                  <a:lnTo>
                                    <a:pt x="1272" y="569"/>
                                  </a:lnTo>
                                  <a:lnTo>
                                    <a:pt x="1320" y="618"/>
                                  </a:lnTo>
                                  <a:lnTo>
                                    <a:pt x="1382" y="649"/>
                                  </a:lnTo>
                                  <a:lnTo>
                                    <a:pt x="1455" y="660"/>
                                  </a:lnTo>
                                  <a:lnTo>
                                    <a:pt x="1498" y="657"/>
                                  </a:lnTo>
                                  <a:lnTo>
                                    <a:pt x="1535" y="649"/>
                                  </a:lnTo>
                                  <a:lnTo>
                                    <a:pt x="1565" y="637"/>
                                  </a:lnTo>
                                  <a:lnTo>
                                    <a:pt x="1591" y="623"/>
                                  </a:lnTo>
                                  <a:lnTo>
                                    <a:pt x="1595" y="620"/>
                                  </a:lnTo>
                                  <a:lnTo>
                                    <a:pt x="1596" y="6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8B555CA" id="Группа 32" o:spid="_x0000_s1026" style="width:79.8pt;height:33.75pt;mso-position-horizontal-relative:char;mso-position-vertical-relative:line" coordsize="1596,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">
                  <v:shape id="Picture 348" o:spid="_x0000_s1027" type="#_x0000_t75" style="position:absolute;left:347;top:180;width:381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">
                    <v:imagedata r:id="rId17" o:title=""/>
                  </v:shape>
                  <v:shape id="Freeform 349" o:spid="_x0000_s1028" style="position:absolute;left:295;top:372;width:484;height:303;visibility:visible;mso-wrap-style:square;v-text-anchor:top" coordsize="484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" path="m482,l464,82r-36,66l378,196r-63,29l242,235,170,225,106,196,55,148,19,82,1,,,18,11,94r25,67l74,219r47,44l178,292r63,11l244,303r63,-11l363,263r47,-44l447,161,472,94,484,18,482,xe" fillcolor="#006eb8" stroked="f">
                    <v:path arrowok="t" o:connecttype="custom" o:connectlocs="482,372;464,454;428,520;378,568;315,597;242,607;170,597;106,568;55,520;19,454;1,372;0,390;11,466;36,533;74,591;121,635;178,664;241,675;244,675;307,664;363,635;410,591;447,533;472,466;484,390;482,372" o:connectangles="0,0,0,0,0,0,0,0,0,0,0,0,0,0,0,0,0,0,0,0,0,0,0,0,0,0"/>
                  </v:shape>
                  <v:shape id="AutoShape 350" o:spid="_x0000_s1029" style="position:absolute;width:1596;height:661;visibility:visible;mso-wrap-style:square;v-text-anchor:top" coordsize="1596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" path="m278,616r-3,-4l51,612r,-408l48,201r-3,l3,201,,204,,657r3,3l275,660r3,-3l278,616xm1206,198r-1,-4l1154,194r-3,3l1006,588r-1,l863,202r-1,-5l859,194r-52,l806,198r2,6l975,648r2,6l980,655r51,l1033,654r3,-6l1205,204r1,-6xm1501,6l1500,r-43,l1454,7r-58,112l1394,125r,6l1428,131r1,-2l1432,125,1498,11r3,-5xm1596,618r-2,-4l1593,612r-14,-33l1577,575r-3,-1l1570,577r-21,13l1522,601r-30,8l1456,612r-67,-14l1334,560r-38,-60l1282,423r14,-72l1333,292r55,-40l1455,237r36,3l1521,248r26,11l1568,270r4,2l1575,273r2,-5l1592,237r1,-2l1594,231r-1,-4l1589,225r-25,-14l1534,200r-35,-9l1456,188r-71,12l1322,234r-49,51l1241,349r-12,74l1241,503r31,66l1320,618r62,31l1455,660r43,-3l1535,649r30,-12l1591,623r4,-3l1596,618xe" fillcolor="#767779" stroked="f">
                    <v:path arrowok="t" o:connecttype="custom" o:connectlocs="275,612;51,204;45,201;0,204;3,660;278,657;1206,198;1154,194;1006,588;863,202;859,194;806,198;975,648;980,655;1033,654;1205,204;1501,6;1457,0;1396,119;1394,131;1429,129;1498,11;1596,618;1593,612;1577,575;1570,577;1522,601;1456,612;1334,560;1282,423;1333,292;1455,237;1521,248;1568,270;1575,273;1592,237;1594,231;1589,225;1534,200;1456,188;1322,234;1241,349;1241,503;1320,618;1455,660;1535,649;1591,623;1596,618" o:connectangles="0,0,0,0,0,0,0,0,0,0,0,0,0,0,0,0,0,0,0,0,0,0,0,0,0,0,0,0,0,0,0,0,0,0,0,0,0,0,0,0,0,0,0,0,0,0,0,0"/>
                  </v:shape>
                  <w10:anchorlock/>
                </v:group>
              </w:pict>
            </mc:Fallback>
          </mc:AlternateContent>
        </w:r>
        <w:r w:rsidDel="00D37E84">
          <w:rPr>
            <w:rFonts w:ascii="Times New Roman"/>
            <w:spacing w:val="2"/>
          </w:rPr>
          <w:delText xml:space="preserve"> </w:delText>
        </w:r>
        <w:r w:rsidDel="00D37E84">
          <w:rPr>
            <w:noProof/>
            <w:spacing w:val="2"/>
            <w:position w:val="2"/>
          </w:rPr>
          <mc:AlternateContent>
            <mc:Choice Requires="wpg">
              <w:drawing>
                <wp:inline distT="0" distB="0" distL="0" distR="0" wp14:anchorId="09779D4E" wp14:editId="4362675C">
                  <wp:extent cx="197485" cy="292100"/>
                  <wp:effectExtent l="3810" t="8255" r="8255" b="4445"/>
                  <wp:docPr id="28" name="Группа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7485" cy="292100"/>
                            <a:chOff x="0" y="0"/>
                            <a:chExt cx="311" cy="460"/>
                          </a:xfrm>
                        </wpg:grpSpPr>
                        <wps:wsp>
                          <wps:cNvPr id="30" name="Freeform 34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11" cy="460"/>
                            </a:xfrm>
                            <a:custGeom>
                              <a:avLst/>
                              <a:gdLst>
                                <a:gd name="T0" fmla="*/ 308 w 311"/>
                                <a:gd name="T1" fmla="*/ 0 h 460"/>
                                <a:gd name="T2" fmla="*/ 305 w 311"/>
                                <a:gd name="T3" fmla="*/ 0 h 460"/>
                                <a:gd name="T4" fmla="*/ 3 w 311"/>
                                <a:gd name="T5" fmla="*/ 0 h 460"/>
                                <a:gd name="T6" fmla="*/ 0 w 311"/>
                                <a:gd name="T7" fmla="*/ 3 h 460"/>
                                <a:gd name="T8" fmla="*/ 0 w 311"/>
                                <a:gd name="T9" fmla="*/ 457 h 460"/>
                                <a:gd name="T10" fmla="*/ 3 w 311"/>
                                <a:gd name="T11" fmla="*/ 459 h 460"/>
                                <a:gd name="T12" fmla="*/ 308 w 311"/>
                                <a:gd name="T13" fmla="*/ 459 h 460"/>
                                <a:gd name="T14" fmla="*/ 310 w 311"/>
                                <a:gd name="T15" fmla="*/ 457 h 460"/>
                                <a:gd name="T16" fmla="*/ 310 w 311"/>
                                <a:gd name="T17" fmla="*/ 415 h 460"/>
                                <a:gd name="T18" fmla="*/ 308 w 311"/>
                                <a:gd name="T19" fmla="*/ 411 h 460"/>
                                <a:gd name="T20" fmla="*/ 51 w 311"/>
                                <a:gd name="T21" fmla="*/ 411 h 460"/>
                                <a:gd name="T22" fmla="*/ 51 w 311"/>
                                <a:gd name="T23" fmla="*/ 253 h 460"/>
                                <a:gd name="T24" fmla="*/ 275 w 311"/>
                                <a:gd name="T25" fmla="*/ 253 h 460"/>
                                <a:gd name="T26" fmla="*/ 277 w 311"/>
                                <a:gd name="T27" fmla="*/ 250 h 460"/>
                                <a:gd name="T28" fmla="*/ 277 w 311"/>
                                <a:gd name="T29" fmla="*/ 208 h 460"/>
                                <a:gd name="T30" fmla="*/ 275 w 311"/>
                                <a:gd name="T31" fmla="*/ 206 h 460"/>
                                <a:gd name="T32" fmla="*/ 51 w 311"/>
                                <a:gd name="T33" fmla="*/ 206 h 460"/>
                                <a:gd name="T34" fmla="*/ 51 w 311"/>
                                <a:gd name="T35" fmla="*/ 48 h 460"/>
                                <a:gd name="T36" fmla="*/ 308 w 311"/>
                                <a:gd name="T37" fmla="*/ 48 h 460"/>
                                <a:gd name="T38" fmla="*/ 310 w 311"/>
                                <a:gd name="T39" fmla="*/ 45 h 460"/>
                                <a:gd name="T40" fmla="*/ 310 w 311"/>
                                <a:gd name="T41" fmla="*/ 3 h 460"/>
                                <a:gd name="T42" fmla="*/ 308 w 311"/>
                                <a:gd name="T43" fmla="*/ 0 h 4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11" h="460">
                                  <a:moveTo>
                                    <a:pt x="308" y="0"/>
                                  </a:moveTo>
                                  <a:lnTo>
                                    <a:pt x="305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7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308" y="459"/>
                                  </a:lnTo>
                                  <a:lnTo>
                                    <a:pt x="310" y="457"/>
                                  </a:lnTo>
                                  <a:lnTo>
                                    <a:pt x="310" y="415"/>
                                  </a:lnTo>
                                  <a:lnTo>
                                    <a:pt x="308" y="411"/>
                                  </a:lnTo>
                                  <a:lnTo>
                                    <a:pt x="51" y="411"/>
                                  </a:lnTo>
                                  <a:lnTo>
                                    <a:pt x="51" y="253"/>
                                  </a:lnTo>
                                  <a:lnTo>
                                    <a:pt x="275" y="253"/>
                                  </a:lnTo>
                                  <a:lnTo>
                                    <a:pt x="277" y="250"/>
                                  </a:lnTo>
                                  <a:lnTo>
                                    <a:pt x="277" y="208"/>
                                  </a:lnTo>
                                  <a:lnTo>
                                    <a:pt x="275" y="206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308" y="48"/>
                                  </a:lnTo>
                                  <a:lnTo>
                                    <a:pt x="310" y="45"/>
                                  </a:lnTo>
                                  <a:lnTo>
                                    <a:pt x="310" y="3"/>
                                  </a:lnTo>
                                  <a:lnTo>
                                    <a:pt x="3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5234BF5" id="Группа 28" o:spid="_x0000_s1026" style="width:15.55pt;height:23pt;mso-position-horizontal-relative:char;mso-position-vertical-relative:line" coordsize="311,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">
                  <v:shape id="Freeform 346" o:spid="_x0000_s1027" style="position:absolute;width:311;height:460;visibility:visible;mso-wrap-style:square;v-text-anchor:top" coordsize="311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" path="m308,r-3,l3,,,3,,457r3,2l308,459r2,-2l310,415r-2,-4l51,411r,-158l275,253r2,-3l277,208r-2,-2l51,206,51,48r257,l310,45r,-42l308,xe" fillcolor="#767779" stroked="f">
                    <v:path arrowok="t" o:connecttype="custom" o:connectlocs="308,0;305,0;3,0;0,3;0,457;3,459;308,459;310,457;310,415;308,411;51,411;51,253;275,253;277,250;277,208;275,206;51,206;51,48;308,48;310,45;310,3;308,0" o:connectangles="0,0,0,0,0,0,0,0,0,0,0,0,0,0,0,0,0,0,0,0,0,0"/>
                  </v:shape>
                  <w10:anchorlock/>
                </v:group>
              </w:pict>
            </mc:Fallback>
          </mc:AlternateContent>
        </w:r>
        <w:r w:rsidDel="00D37E84">
          <w:rPr>
            <w:rFonts w:ascii="Times New Roman"/>
            <w:spacing w:val="6"/>
            <w:position w:val="2"/>
          </w:rPr>
          <w:delText xml:space="preserve"> </w:delText>
        </w:r>
        <w:r w:rsidDel="00D37E84">
          <w:rPr>
            <w:noProof/>
            <w:spacing w:val="6"/>
            <w:position w:val="2"/>
          </w:rPr>
          <mc:AlternateContent>
            <mc:Choice Requires="wpg">
              <w:drawing>
                <wp:inline distT="0" distB="0" distL="0" distR="0" wp14:anchorId="4CDA6060" wp14:editId="52AAB21D">
                  <wp:extent cx="238760" cy="292100"/>
                  <wp:effectExtent l="1270" t="8255" r="7620" b="4445"/>
                  <wp:docPr id="24" name="Группа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38760" cy="292100"/>
                            <a:chOff x="0" y="0"/>
                            <a:chExt cx="376" cy="460"/>
                          </a:xfrm>
                        </wpg:grpSpPr>
                        <wps:wsp>
                          <wps:cNvPr id="26" name="Freeform 34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76" cy="460"/>
                            </a:xfrm>
                            <a:custGeom>
                              <a:avLst/>
                              <a:gdLst>
                                <a:gd name="T0" fmla="*/ 373 w 376"/>
                                <a:gd name="T1" fmla="*/ 0 h 460"/>
                                <a:gd name="T2" fmla="*/ 329 w 376"/>
                                <a:gd name="T3" fmla="*/ 0 h 460"/>
                                <a:gd name="T4" fmla="*/ 327 w 376"/>
                                <a:gd name="T5" fmla="*/ 3 h 460"/>
                                <a:gd name="T6" fmla="*/ 327 w 376"/>
                                <a:gd name="T7" fmla="*/ 7 h 460"/>
                                <a:gd name="T8" fmla="*/ 327 w 376"/>
                                <a:gd name="T9" fmla="*/ 372 h 460"/>
                                <a:gd name="T10" fmla="*/ 53 w 376"/>
                                <a:gd name="T11" fmla="*/ 7 h 460"/>
                                <a:gd name="T12" fmla="*/ 48 w 376"/>
                                <a:gd name="T13" fmla="*/ 1 h 460"/>
                                <a:gd name="T14" fmla="*/ 46 w 376"/>
                                <a:gd name="T15" fmla="*/ 0 h 460"/>
                                <a:gd name="T16" fmla="*/ 3 w 376"/>
                                <a:gd name="T17" fmla="*/ 0 h 460"/>
                                <a:gd name="T18" fmla="*/ 0 w 376"/>
                                <a:gd name="T19" fmla="*/ 3 h 460"/>
                                <a:gd name="T20" fmla="*/ 0 w 376"/>
                                <a:gd name="T21" fmla="*/ 456 h 460"/>
                                <a:gd name="T22" fmla="*/ 3 w 376"/>
                                <a:gd name="T23" fmla="*/ 459 h 460"/>
                                <a:gd name="T24" fmla="*/ 46 w 376"/>
                                <a:gd name="T25" fmla="*/ 459 h 460"/>
                                <a:gd name="T26" fmla="*/ 48 w 376"/>
                                <a:gd name="T27" fmla="*/ 456 h 460"/>
                                <a:gd name="T28" fmla="*/ 48 w 376"/>
                                <a:gd name="T29" fmla="*/ 88 h 460"/>
                                <a:gd name="T30" fmla="*/ 322 w 376"/>
                                <a:gd name="T31" fmla="*/ 452 h 460"/>
                                <a:gd name="T32" fmla="*/ 326 w 376"/>
                                <a:gd name="T33" fmla="*/ 458 h 460"/>
                                <a:gd name="T34" fmla="*/ 329 w 376"/>
                                <a:gd name="T35" fmla="*/ 459 h 460"/>
                                <a:gd name="T36" fmla="*/ 373 w 376"/>
                                <a:gd name="T37" fmla="*/ 459 h 460"/>
                                <a:gd name="T38" fmla="*/ 376 w 376"/>
                                <a:gd name="T39" fmla="*/ 456 h 460"/>
                                <a:gd name="T40" fmla="*/ 376 w 376"/>
                                <a:gd name="T41" fmla="*/ 3 h 460"/>
                                <a:gd name="T42" fmla="*/ 373 w 376"/>
                                <a:gd name="T43" fmla="*/ 0 h 4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76" h="460">
                                  <a:moveTo>
                                    <a:pt x="373" y="0"/>
                                  </a:moveTo>
                                  <a:lnTo>
                                    <a:pt x="329" y="0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7"/>
                                  </a:lnTo>
                                  <a:lnTo>
                                    <a:pt x="327" y="372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6" y="459"/>
                                  </a:lnTo>
                                  <a:lnTo>
                                    <a:pt x="48" y="456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322" y="452"/>
                                  </a:lnTo>
                                  <a:lnTo>
                                    <a:pt x="326" y="458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73" y="459"/>
                                  </a:lnTo>
                                  <a:lnTo>
                                    <a:pt x="376" y="456"/>
                                  </a:lnTo>
                                  <a:lnTo>
                                    <a:pt x="376" y="3"/>
                                  </a:lnTo>
                                  <a:lnTo>
                                    <a:pt x="3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F69460F" id="Группа 24" o:spid="_x0000_s1026" style="width:18.8pt;height:23pt;mso-position-horizontal-relative:char;mso-position-vertical-relative:line" coordsize="376,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">
                  <v:shape id="Freeform 344" o:spid="_x0000_s1027" style="position:absolute;width:376;height:460;visibility:visible;mso-wrap-style:square;v-text-anchor:top" coordsize="376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" path="m373,l329,r-2,3l327,7r,365l53,7,48,1,46,,3,,,3,,456r3,3l46,459r2,-3l48,88,322,452r4,6l329,459r44,l376,456,376,3,373,xe" fillcolor="#767779" stroked="f">
                    <v:path arrowok="t" o:connecttype="custom" o:connectlocs="373,0;329,0;327,3;327,7;327,372;53,7;48,1;46,0;3,0;0,3;0,456;3,459;46,459;48,456;48,88;322,452;326,458;329,459;373,459;376,456;376,3;373,0" o:connectangles="0,0,0,0,0,0,0,0,0,0,0,0,0,0,0,0,0,0,0,0,0,0"/>
                  </v:shape>
                  <w10:anchorlock/>
                </v:group>
              </w:pict>
            </mc:Fallback>
          </mc:AlternateContent>
        </w:r>
        <w:r w:rsidDel="00D37E84">
          <w:rPr>
            <w:spacing w:val="6"/>
            <w:position w:val="2"/>
          </w:rPr>
          <w:tab/>
        </w:r>
        <w:r w:rsidDel="00D37E84">
          <w:rPr>
            <w:noProof/>
            <w:spacing w:val="6"/>
            <w:position w:val="2"/>
          </w:rPr>
          <mc:AlternateContent>
            <mc:Choice Requires="wpg">
              <w:drawing>
                <wp:inline distT="0" distB="0" distL="0" distR="0" wp14:anchorId="70B00EB3" wp14:editId="789A991E">
                  <wp:extent cx="206375" cy="292100"/>
                  <wp:effectExtent l="3810" t="6985" r="0" b="5715"/>
                  <wp:docPr id="20" name="Группа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6375" cy="292100"/>
                            <a:chOff x="0" y="0"/>
                            <a:chExt cx="325" cy="460"/>
                          </a:xfrm>
                        </wpg:grpSpPr>
                        <wps:wsp>
                          <wps:cNvPr id="22" name="AutoShape 34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25" cy="460"/>
                            </a:xfrm>
                            <a:custGeom>
                              <a:avLst/>
                              <a:gdLst>
                                <a:gd name="T0" fmla="*/ 3 w 325"/>
                                <a:gd name="T1" fmla="*/ 0 h 460"/>
                                <a:gd name="T2" fmla="*/ 0 w 325"/>
                                <a:gd name="T3" fmla="*/ 456 h 460"/>
                                <a:gd name="T4" fmla="*/ 181 w 325"/>
                                <a:gd name="T5" fmla="*/ 459 h 460"/>
                                <a:gd name="T6" fmla="*/ 280 w 325"/>
                                <a:gd name="T7" fmla="*/ 430 h 460"/>
                                <a:gd name="T8" fmla="*/ 51 w 325"/>
                                <a:gd name="T9" fmla="*/ 415 h 460"/>
                                <a:gd name="T10" fmla="*/ 286 w 325"/>
                                <a:gd name="T11" fmla="*/ 247 h 460"/>
                                <a:gd name="T12" fmla="*/ 231 w 325"/>
                                <a:gd name="T13" fmla="*/ 220 h 460"/>
                                <a:gd name="T14" fmla="*/ 251 w 325"/>
                                <a:gd name="T15" fmla="*/ 204 h 460"/>
                                <a:gd name="T16" fmla="*/ 51 w 325"/>
                                <a:gd name="T17" fmla="*/ 44 h 460"/>
                                <a:gd name="T18" fmla="*/ 261 w 325"/>
                                <a:gd name="T19" fmla="*/ 41 h 460"/>
                                <a:gd name="T20" fmla="*/ 220 w 325"/>
                                <a:gd name="T21" fmla="*/ 13 h 460"/>
                                <a:gd name="T22" fmla="*/ 171 w 325"/>
                                <a:gd name="T23" fmla="*/ 1 h 460"/>
                                <a:gd name="T24" fmla="*/ 286 w 325"/>
                                <a:gd name="T25" fmla="*/ 247 h 460"/>
                                <a:gd name="T26" fmla="*/ 179 w 325"/>
                                <a:gd name="T27" fmla="*/ 248 h 460"/>
                                <a:gd name="T28" fmla="*/ 219 w 325"/>
                                <a:gd name="T29" fmla="*/ 254 h 460"/>
                                <a:gd name="T30" fmla="*/ 251 w 325"/>
                                <a:gd name="T31" fmla="*/ 274 h 460"/>
                                <a:gd name="T32" fmla="*/ 270 w 325"/>
                                <a:gd name="T33" fmla="*/ 309 h 460"/>
                                <a:gd name="T34" fmla="*/ 269 w 325"/>
                                <a:gd name="T35" fmla="*/ 357 h 460"/>
                                <a:gd name="T36" fmla="*/ 245 w 325"/>
                                <a:gd name="T37" fmla="*/ 394 h 460"/>
                                <a:gd name="T38" fmla="*/ 214 w 325"/>
                                <a:gd name="T39" fmla="*/ 410 h 460"/>
                                <a:gd name="T40" fmla="*/ 186 w 325"/>
                                <a:gd name="T41" fmla="*/ 415 h 460"/>
                                <a:gd name="T42" fmla="*/ 292 w 325"/>
                                <a:gd name="T43" fmla="*/ 415 h 460"/>
                                <a:gd name="T44" fmla="*/ 324 w 325"/>
                                <a:gd name="T45" fmla="*/ 336 h 460"/>
                                <a:gd name="T46" fmla="*/ 300 w 325"/>
                                <a:gd name="T47" fmla="*/ 260 h 460"/>
                                <a:gd name="T48" fmla="*/ 263 w 325"/>
                                <a:gd name="T49" fmla="*/ 44 h 460"/>
                                <a:gd name="T50" fmla="*/ 164 w 325"/>
                                <a:gd name="T51" fmla="*/ 45 h 460"/>
                                <a:gd name="T52" fmla="*/ 191 w 325"/>
                                <a:gd name="T53" fmla="*/ 52 h 460"/>
                                <a:gd name="T54" fmla="*/ 218 w 325"/>
                                <a:gd name="T55" fmla="*/ 70 h 460"/>
                                <a:gd name="T56" fmla="*/ 235 w 325"/>
                                <a:gd name="T57" fmla="*/ 103 h 460"/>
                                <a:gd name="T58" fmla="*/ 235 w 325"/>
                                <a:gd name="T59" fmla="*/ 149 h 460"/>
                                <a:gd name="T60" fmla="*/ 216 w 325"/>
                                <a:gd name="T61" fmla="*/ 183 h 460"/>
                                <a:gd name="T62" fmla="*/ 189 w 325"/>
                                <a:gd name="T63" fmla="*/ 199 h 460"/>
                                <a:gd name="T64" fmla="*/ 159 w 325"/>
                                <a:gd name="T65" fmla="*/ 204 h 460"/>
                                <a:gd name="T66" fmla="*/ 251 w 325"/>
                                <a:gd name="T67" fmla="*/ 204 h 460"/>
                                <a:gd name="T68" fmla="*/ 273 w 325"/>
                                <a:gd name="T69" fmla="*/ 181 h 460"/>
                                <a:gd name="T70" fmla="*/ 289 w 325"/>
                                <a:gd name="T71" fmla="*/ 117 h 460"/>
                                <a:gd name="T72" fmla="*/ 276 w 325"/>
                                <a:gd name="T73" fmla="*/ 62 h 4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25" h="460">
                                  <a:moveTo>
                                    <a:pt x="147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181" y="459"/>
                                  </a:lnTo>
                                  <a:lnTo>
                                    <a:pt x="234" y="452"/>
                                  </a:lnTo>
                                  <a:lnTo>
                                    <a:pt x="280" y="430"/>
                                  </a:lnTo>
                                  <a:lnTo>
                                    <a:pt x="292" y="415"/>
                                  </a:lnTo>
                                  <a:lnTo>
                                    <a:pt x="51" y="415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271" y="235"/>
                                  </a:lnTo>
                                  <a:lnTo>
                                    <a:pt x="231" y="220"/>
                                  </a:lnTo>
                                  <a:lnTo>
                                    <a:pt x="231" y="218"/>
                                  </a:lnTo>
                                  <a:lnTo>
                                    <a:pt x="251" y="204"/>
                                  </a:lnTo>
                                  <a:lnTo>
                                    <a:pt x="51" y="204"/>
                                  </a:lnTo>
                                  <a:lnTo>
                                    <a:pt x="51" y="44"/>
                                  </a:lnTo>
                                  <a:lnTo>
                                    <a:pt x="263" y="44"/>
                                  </a:lnTo>
                                  <a:lnTo>
                                    <a:pt x="261" y="41"/>
                                  </a:lnTo>
                                  <a:lnTo>
                                    <a:pt x="242" y="25"/>
                                  </a:lnTo>
                                  <a:lnTo>
                                    <a:pt x="220" y="13"/>
                                  </a:lnTo>
                                  <a:lnTo>
                                    <a:pt x="196" y="5"/>
                                  </a:lnTo>
                                  <a:lnTo>
                                    <a:pt x="171" y="1"/>
                                  </a:lnTo>
                                  <a:lnTo>
                                    <a:pt x="147" y="0"/>
                                  </a:lnTo>
                                  <a:close/>
                                  <a:moveTo>
                                    <a:pt x="286" y="247"/>
                                  </a:moveTo>
                                  <a:lnTo>
                                    <a:pt x="152" y="247"/>
                                  </a:lnTo>
                                  <a:lnTo>
                                    <a:pt x="179" y="248"/>
                                  </a:lnTo>
                                  <a:lnTo>
                                    <a:pt x="202" y="250"/>
                                  </a:lnTo>
                                  <a:lnTo>
                                    <a:pt x="219" y="254"/>
                                  </a:lnTo>
                                  <a:lnTo>
                                    <a:pt x="234" y="261"/>
                                  </a:lnTo>
                                  <a:lnTo>
                                    <a:pt x="251" y="274"/>
                                  </a:lnTo>
                                  <a:lnTo>
                                    <a:pt x="263" y="290"/>
                                  </a:lnTo>
                                  <a:lnTo>
                                    <a:pt x="270" y="309"/>
                                  </a:lnTo>
                                  <a:lnTo>
                                    <a:pt x="273" y="330"/>
                                  </a:lnTo>
                                  <a:lnTo>
                                    <a:pt x="269" y="357"/>
                                  </a:lnTo>
                                  <a:lnTo>
                                    <a:pt x="260" y="378"/>
                                  </a:lnTo>
                                  <a:lnTo>
                                    <a:pt x="245" y="394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214" y="410"/>
                                  </a:lnTo>
                                  <a:lnTo>
                                    <a:pt x="200" y="413"/>
                                  </a:lnTo>
                                  <a:lnTo>
                                    <a:pt x="186" y="415"/>
                                  </a:lnTo>
                                  <a:lnTo>
                                    <a:pt x="171" y="415"/>
                                  </a:lnTo>
                                  <a:lnTo>
                                    <a:pt x="292" y="415"/>
                                  </a:lnTo>
                                  <a:lnTo>
                                    <a:pt x="312" y="392"/>
                                  </a:lnTo>
                                  <a:lnTo>
                                    <a:pt x="324" y="336"/>
                                  </a:lnTo>
                                  <a:lnTo>
                                    <a:pt x="318" y="294"/>
                                  </a:lnTo>
                                  <a:lnTo>
                                    <a:pt x="300" y="260"/>
                                  </a:lnTo>
                                  <a:lnTo>
                                    <a:pt x="286" y="247"/>
                                  </a:lnTo>
                                  <a:close/>
                                  <a:moveTo>
                                    <a:pt x="263" y="44"/>
                                  </a:moveTo>
                                  <a:lnTo>
                                    <a:pt x="149" y="44"/>
                                  </a:lnTo>
                                  <a:lnTo>
                                    <a:pt x="164" y="45"/>
                                  </a:lnTo>
                                  <a:lnTo>
                                    <a:pt x="178" y="47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204" y="59"/>
                                  </a:lnTo>
                                  <a:lnTo>
                                    <a:pt x="218" y="70"/>
                                  </a:lnTo>
                                  <a:lnTo>
                                    <a:pt x="228" y="85"/>
                                  </a:lnTo>
                                  <a:lnTo>
                                    <a:pt x="235" y="103"/>
                                  </a:lnTo>
                                  <a:lnTo>
                                    <a:pt x="238" y="125"/>
                                  </a:lnTo>
                                  <a:lnTo>
                                    <a:pt x="235" y="149"/>
                                  </a:lnTo>
                                  <a:lnTo>
                                    <a:pt x="228" y="168"/>
                                  </a:lnTo>
                                  <a:lnTo>
                                    <a:pt x="216" y="183"/>
                                  </a:lnTo>
                                  <a:lnTo>
                                    <a:pt x="202" y="194"/>
                                  </a:lnTo>
                                  <a:lnTo>
                                    <a:pt x="189" y="199"/>
                                  </a:lnTo>
                                  <a:lnTo>
                                    <a:pt x="175" y="203"/>
                                  </a:lnTo>
                                  <a:lnTo>
                                    <a:pt x="159" y="204"/>
                                  </a:lnTo>
                                  <a:lnTo>
                                    <a:pt x="143" y="204"/>
                                  </a:lnTo>
                                  <a:lnTo>
                                    <a:pt x="251" y="204"/>
                                  </a:lnTo>
                                  <a:lnTo>
                                    <a:pt x="254" y="202"/>
                                  </a:lnTo>
                                  <a:lnTo>
                                    <a:pt x="273" y="181"/>
                                  </a:lnTo>
                                  <a:lnTo>
                                    <a:pt x="284" y="152"/>
                                  </a:lnTo>
                                  <a:lnTo>
                                    <a:pt x="289" y="117"/>
                                  </a:lnTo>
                                  <a:lnTo>
                                    <a:pt x="285" y="87"/>
                                  </a:lnTo>
                                  <a:lnTo>
                                    <a:pt x="276" y="62"/>
                                  </a:lnTo>
                                  <a:lnTo>
                                    <a:pt x="263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FA717AA" id="Группа 20" o:spid="_x0000_s1026" style="width:16.25pt;height:23pt;mso-position-horizontal-relative:char;mso-position-vertical-relative:line" coordsize="325,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">
                  <v:shape id="AutoShape 342" o:spid="_x0000_s1027" style="position:absolute;width:325;height:460;visibility:visible;mso-wrap-style:square;v-text-anchor:top" coordsize="325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" path="m147,l3,,,3,,456r3,3l181,459r53,-7l280,430r12,-15l51,415r,-168l286,247,271,235,231,220r,-2l251,204r-200,l51,44r212,l261,41,242,25,220,13,196,5,171,1,147,xm286,247r-134,l179,248r23,2l219,254r15,7l251,274r12,16l270,309r3,21l269,357r-9,21l245,394r-19,11l214,410r-14,3l186,415r-15,l292,415r20,-23l324,336r-6,-42l300,260,286,247xm263,44r-114,l164,45r14,2l191,52r13,7l218,70r10,15l235,103r3,22l235,149r-7,19l216,183r-14,11l189,199r-14,4l159,204r-16,l251,204r3,-2l273,181r11,-29l289,117,285,87,276,62,263,44xe" fillcolor="#767779" stroked="f">
                    <v:path arrowok="t" o:connecttype="custom" o:connectlocs="3,0;0,456;181,459;280,430;51,415;286,247;231,220;251,204;51,44;261,41;220,13;171,1;286,247;179,248;219,254;251,274;270,309;269,357;245,394;214,410;186,415;292,415;324,336;300,260;263,44;164,45;191,52;218,70;235,103;235,149;216,183;189,199;159,204;251,204;273,181;289,117;276,62" o:connectangles="0,0,0,0,0,0,0,0,0,0,0,0,0,0,0,0,0,0,0,0,0,0,0,0,0,0,0,0,0,0,0,0,0,0,0,0,0"/>
                  </v:shape>
                  <w10:anchorlock/>
                </v:group>
              </w:pict>
            </mc:Fallback>
          </mc:AlternateContent>
        </w:r>
        <w:r w:rsidDel="00D37E84">
          <w:rPr>
            <w:rFonts w:ascii="Times New Roman"/>
            <w:spacing w:val="27"/>
            <w:position w:val="2"/>
          </w:rPr>
          <w:delText xml:space="preserve"> </w:delText>
        </w:r>
        <w:r w:rsidDel="00D37E84">
          <w:rPr>
            <w:noProof/>
            <w:spacing w:val="27"/>
            <w:position w:val="2"/>
          </w:rPr>
          <mc:AlternateContent>
            <mc:Choice Requires="wpg">
              <w:drawing>
                <wp:inline distT="0" distB="0" distL="0" distR="0" wp14:anchorId="2D30E256" wp14:editId="29033C7A">
                  <wp:extent cx="220345" cy="295910"/>
                  <wp:effectExtent l="8890" t="8255" r="8890" b="635"/>
                  <wp:docPr id="16" name="Группа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0345" cy="295910"/>
                            <a:chOff x="0" y="0"/>
                            <a:chExt cx="347" cy="466"/>
                          </a:xfrm>
                        </wpg:grpSpPr>
                        <wps:wsp>
                          <wps:cNvPr id="18" name="AutoShape 34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47" cy="466"/>
                            </a:xfrm>
                            <a:custGeom>
                              <a:avLst/>
                              <a:gdLst>
                                <a:gd name="T0" fmla="*/ 173 w 347"/>
                                <a:gd name="T1" fmla="*/ 0 h 466"/>
                                <a:gd name="T2" fmla="*/ 137 w 347"/>
                                <a:gd name="T3" fmla="*/ 4 h 466"/>
                                <a:gd name="T4" fmla="*/ 105 w 347"/>
                                <a:gd name="T5" fmla="*/ 14 h 466"/>
                                <a:gd name="T6" fmla="*/ 77 w 347"/>
                                <a:gd name="T7" fmla="*/ 30 h 466"/>
                                <a:gd name="T8" fmla="*/ 54 w 347"/>
                                <a:gd name="T9" fmla="*/ 51 h 466"/>
                                <a:gd name="T10" fmla="*/ 30 w 347"/>
                                <a:gd name="T11" fmla="*/ 82 h 466"/>
                                <a:gd name="T12" fmla="*/ 13 w 347"/>
                                <a:gd name="T13" fmla="*/ 118 h 466"/>
                                <a:gd name="T14" fmla="*/ 3 w 347"/>
                                <a:gd name="T15" fmla="*/ 158 h 466"/>
                                <a:gd name="T16" fmla="*/ 0 w 347"/>
                                <a:gd name="T17" fmla="*/ 198 h 466"/>
                                <a:gd name="T18" fmla="*/ 0 w 347"/>
                                <a:gd name="T19" fmla="*/ 463 h 466"/>
                                <a:gd name="T20" fmla="*/ 3 w 347"/>
                                <a:gd name="T21" fmla="*/ 465 h 466"/>
                                <a:gd name="T22" fmla="*/ 48 w 347"/>
                                <a:gd name="T23" fmla="*/ 465 h 466"/>
                                <a:gd name="T24" fmla="*/ 51 w 347"/>
                                <a:gd name="T25" fmla="*/ 463 h 466"/>
                                <a:gd name="T26" fmla="*/ 51 w 347"/>
                                <a:gd name="T27" fmla="*/ 305 h 466"/>
                                <a:gd name="T28" fmla="*/ 347 w 347"/>
                                <a:gd name="T29" fmla="*/ 305 h 466"/>
                                <a:gd name="T30" fmla="*/ 347 w 347"/>
                                <a:gd name="T31" fmla="*/ 258 h 466"/>
                                <a:gd name="T32" fmla="*/ 51 w 347"/>
                                <a:gd name="T33" fmla="*/ 258 h 466"/>
                                <a:gd name="T34" fmla="*/ 51 w 347"/>
                                <a:gd name="T35" fmla="*/ 198 h 466"/>
                                <a:gd name="T36" fmla="*/ 53 w 347"/>
                                <a:gd name="T37" fmla="*/ 168 h 466"/>
                                <a:gd name="T38" fmla="*/ 60 w 347"/>
                                <a:gd name="T39" fmla="*/ 139 h 466"/>
                                <a:gd name="T40" fmla="*/ 71 w 347"/>
                                <a:gd name="T41" fmla="*/ 112 h 466"/>
                                <a:gd name="T42" fmla="*/ 85 w 347"/>
                                <a:gd name="T43" fmla="*/ 90 h 466"/>
                                <a:gd name="T44" fmla="*/ 103 w 347"/>
                                <a:gd name="T45" fmla="*/ 73 h 466"/>
                                <a:gd name="T46" fmla="*/ 124 w 347"/>
                                <a:gd name="T47" fmla="*/ 61 h 466"/>
                                <a:gd name="T48" fmla="*/ 147 w 347"/>
                                <a:gd name="T49" fmla="*/ 53 h 466"/>
                                <a:gd name="T50" fmla="*/ 173 w 347"/>
                                <a:gd name="T51" fmla="*/ 50 h 466"/>
                                <a:gd name="T52" fmla="*/ 292 w 347"/>
                                <a:gd name="T53" fmla="*/ 50 h 466"/>
                                <a:gd name="T54" fmla="*/ 270 w 347"/>
                                <a:gd name="T55" fmla="*/ 30 h 466"/>
                                <a:gd name="T56" fmla="*/ 242 w 347"/>
                                <a:gd name="T57" fmla="*/ 14 h 466"/>
                                <a:gd name="T58" fmla="*/ 210 w 347"/>
                                <a:gd name="T59" fmla="*/ 4 h 466"/>
                                <a:gd name="T60" fmla="*/ 173 w 347"/>
                                <a:gd name="T61" fmla="*/ 0 h 466"/>
                                <a:gd name="T62" fmla="*/ 347 w 347"/>
                                <a:gd name="T63" fmla="*/ 305 h 466"/>
                                <a:gd name="T64" fmla="*/ 296 w 347"/>
                                <a:gd name="T65" fmla="*/ 305 h 466"/>
                                <a:gd name="T66" fmla="*/ 296 w 347"/>
                                <a:gd name="T67" fmla="*/ 463 h 466"/>
                                <a:gd name="T68" fmla="*/ 299 w 347"/>
                                <a:gd name="T69" fmla="*/ 465 h 466"/>
                                <a:gd name="T70" fmla="*/ 344 w 347"/>
                                <a:gd name="T71" fmla="*/ 465 h 466"/>
                                <a:gd name="T72" fmla="*/ 347 w 347"/>
                                <a:gd name="T73" fmla="*/ 463 h 466"/>
                                <a:gd name="T74" fmla="*/ 347 w 347"/>
                                <a:gd name="T75" fmla="*/ 305 h 466"/>
                                <a:gd name="T76" fmla="*/ 292 w 347"/>
                                <a:gd name="T77" fmla="*/ 50 h 466"/>
                                <a:gd name="T78" fmla="*/ 173 w 347"/>
                                <a:gd name="T79" fmla="*/ 50 h 466"/>
                                <a:gd name="T80" fmla="*/ 200 w 347"/>
                                <a:gd name="T81" fmla="*/ 53 h 466"/>
                                <a:gd name="T82" fmla="*/ 223 w 347"/>
                                <a:gd name="T83" fmla="*/ 61 h 466"/>
                                <a:gd name="T84" fmla="*/ 244 w 347"/>
                                <a:gd name="T85" fmla="*/ 73 h 466"/>
                                <a:gd name="T86" fmla="*/ 261 w 347"/>
                                <a:gd name="T87" fmla="*/ 90 h 466"/>
                                <a:gd name="T88" fmla="*/ 276 w 347"/>
                                <a:gd name="T89" fmla="*/ 112 h 466"/>
                                <a:gd name="T90" fmla="*/ 287 w 347"/>
                                <a:gd name="T91" fmla="*/ 139 h 466"/>
                                <a:gd name="T92" fmla="*/ 293 w 347"/>
                                <a:gd name="T93" fmla="*/ 168 h 466"/>
                                <a:gd name="T94" fmla="*/ 295 w 347"/>
                                <a:gd name="T95" fmla="*/ 198 h 466"/>
                                <a:gd name="T96" fmla="*/ 296 w 347"/>
                                <a:gd name="T97" fmla="*/ 258 h 466"/>
                                <a:gd name="T98" fmla="*/ 347 w 347"/>
                                <a:gd name="T99" fmla="*/ 258 h 466"/>
                                <a:gd name="T100" fmla="*/ 347 w 347"/>
                                <a:gd name="T101" fmla="*/ 198 h 466"/>
                                <a:gd name="T102" fmla="*/ 343 w 347"/>
                                <a:gd name="T103" fmla="*/ 158 h 466"/>
                                <a:gd name="T104" fmla="*/ 334 w 347"/>
                                <a:gd name="T105" fmla="*/ 118 h 466"/>
                                <a:gd name="T106" fmla="*/ 317 w 347"/>
                                <a:gd name="T107" fmla="*/ 82 h 466"/>
                                <a:gd name="T108" fmla="*/ 293 w 347"/>
                                <a:gd name="T109" fmla="*/ 51 h 466"/>
                                <a:gd name="T110" fmla="*/ 292 w 347"/>
                                <a:gd name="T111" fmla="*/ 50 h 4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47" h="466">
                                  <a:moveTo>
                                    <a:pt x="173" y="0"/>
                                  </a:moveTo>
                                  <a:lnTo>
                                    <a:pt x="137" y="4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77" y="30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3" y="118"/>
                                  </a:lnTo>
                                  <a:lnTo>
                                    <a:pt x="3" y="158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0" y="463"/>
                                  </a:lnTo>
                                  <a:lnTo>
                                    <a:pt x="3" y="465"/>
                                  </a:lnTo>
                                  <a:lnTo>
                                    <a:pt x="48" y="465"/>
                                  </a:lnTo>
                                  <a:lnTo>
                                    <a:pt x="51" y="463"/>
                                  </a:lnTo>
                                  <a:lnTo>
                                    <a:pt x="51" y="305"/>
                                  </a:lnTo>
                                  <a:lnTo>
                                    <a:pt x="347" y="305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51" y="258"/>
                                  </a:lnTo>
                                  <a:lnTo>
                                    <a:pt x="51" y="198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60" y="139"/>
                                  </a:lnTo>
                                  <a:lnTo>
                                    <a:pt x="71" y="112"/>
                                  </a:lnTo>
                                  <a:lnTo>
                                    <a:pt x="85" y="90"/>
                                  </a:lnTo>
                                  <a:lnTo>
                                    <a:pt x="103" y="73"/>
                                  </a:lnTo>
                                  <a:lnTo>
                                    <a:pt x="124" y="61"/>
                                  </a:lnTo>
                                  <a:lnTo>
                                    <a:pt x="147" y="53"/>
                                  </a:lnTo>
                                  <a:lnTo>
                                    <a:pt x="173" y="50"/>
                                  </a:lnTo>
                                  <a:lnTo>
                                    <a:pt x="292" y="5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242" y="14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173" y="0"/>
                                  </a:lnTo>
                                  <a:close/>
                                  <a:moveTo>
                                    <a:pt x="347" y="305"/>
                                  </a:moveTo>
                                  <a:lnTo>
                                    <a:pt x="296" y="305"/>
                                  </a:lnTo>
                                  <a:lnTo>
                                    <a:pt x="296" y="463"/>
                                  </a:lnTo>
                                  <a:lnTo>
                                    <a:pt x="299" y="465"/>
                                  </a:lnTo>
                                  <a:lnTo>
                                    <a:pt x="344" y="465"/>
                                  </a:lnTo>
                                  <a:lnTo>
                                    <a:pt x="347" y="463"/>
                                  </a:lnTo>
                                  <a:lnTo>
                                    <a:pt x="347" y="305"/>
                                  </a:lnTo>
                                  <a:close/>
                                  <a:moveTo>
                                    <a:pt x="292" y="50"/>
                                  </a:moveTo>
                                  <a:lnTo>
                                    <a:pt x="173" y="50"/>
                                  </a:lnTo>
                                  <a:lnTo>
                                    <a:pt x="200" y="53"/>
                                  </a:lnTo>
                                  <a:lnTo>
                                    <a:pt x="223" y="61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1" y="90"/>
                                  </a:lnTo>
                                  <a:lnTo>
                                    <a:pt x="276" y="112"/>
                                  </a:lnTo>
                                  <a:lnTo>
                                    <a:pt x="287" y="139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6" y="258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347" y="198"/>
                                  </a:lnTo>
                                  <a:lnTo>
                                    <a:pt x="343" y="158"/>
                                  </a:lnTo>
                                  <a:lnTo>
                                    <a:pt x="334" y="118"/>
                                  </a:lnTo>
                                  <a:lnTo>
                                    <a:pt x="317" y="82"/>
                                  </a:lnTo>
                                  <a:lnTo>
                                    <a:pt x="293" y="51"/>
                                  </a:lnTo>
                                  <a:lnTo>
                                    <a:pt x="29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93AB67A" id="Группа 16" o:spid="_x0000_s1026" style="width:17.35pt;height:23.3pt;mso-position-horizontal-relative:char;mso-position-vertical-relative:line" coordsize="347,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">
                  <v:shape id="AutoShape 340" o:spid="_x0000_s1027" style="position:absolute;width:347;height:466;visibility:visible;mso-wrap-style:square;v-text-anchor:top" coordsize="347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67779" stroked="f">
                    <v:path arrowok="t" o:connecttype="custom" o:connectlocs="173,0;137,4;105,14;77,30;54,51;30,82;13,118;3,158;0,198;0,463;3,465;48,465;51,463;51,305;347,305;347,258;51,258;51,198;53,168;60,139;71,112;85,90;103,73;124,61;147,53;173,50;292,50;270,30;242,14;210,4;173,0;347,305;296,305;296,463;299,465;344,465;347,463;347,305;292,50;173,50;200,53;223,61;244,73;261,90;276,112;287,139;293,168;295,198;296,258;347,258;347,198;343,158;334,118;317,82;293,51;292,50" o:connectangles="0,0,0,0,0,0,0,0,0,0,0,0,0,0,0,0,0,0,0,0,0,0,0,0,0,0,0,0,0,0,0,0,0,0,0,0,0,0,0,0,0,0,0,0,0,0,0,0,0,0,0,0,0,0,0,0"/>
                  </v:shape>
                  <w10:anchorlock/>
                </v:group>
              </w:pict>
            </mc:Fallback>
          </mc:AlternateContent>
        </w:r>
        <w:r w:rsidDel="00D37E84">
          <w:rPr>
            <w:rFonts w:ascii="Times New Roman"/>
            <w:spacing w:val="36"/>
            <w:position w:val="2"/>
          </w:rPr>
          <w:delText xml:space="preserve"> </w:delText>
        </w:r>
        <w:r w:rsidDel="00D37E84">
          <w:rPr>
            <w:noProof/>
            <w:spacing w:val="36"/>
            <w:position w:val="2"/>
          </w:rPr>
          <mc:AlternateContent>
            <mc:Choice Requires="wpg">
              <w:drawing>
                <wp:inline distT="0" distB="0" distL="0" distR="0" wp14:anchorId="4767DA14" wp14:editId="13539C23">
                  <wp:extent cx="238760" cy="292100"/>
                  <wp:effectExtent l="6350" t="8255" r="2540" b="4445"/>
                  <wp:docPr id="12" name="Группа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38760" cy="292100"/>
                            <a:chOff x="0" y="0"/>
                            <a:chExt cx="376" cy="460"/>
                          </a:xfrm>
                        </wpg:grpSpPr>
                        <wps:wsp>
                          <wps:cNvPr id="14" name="Freeform 33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76" cy="460"/>
                            </a:xfrm>
                            <a:custGeom>
                              <a:avLst/>
                              <a:gdLst>
                                <a:gd name="T0" fmla="*/ 373 w 376"/>
                                <a:gd name="T1" fmla="*/ 0 h 460"/>
                                <a:gd name="T2" fmla="*/ 329 w 376"/>
                                <a:gd name="T3" fmla="*/ 0 h 460"/>
                                <a:gd name="T4" fmla="*/ 327 w 376"/>
                                <a:gd name="T5" fmla="*/ 3 h 460"/>
                                <a:gd name="T6" fmla="*/ 327 w 376"/>
                                <a:gd name="T7" fmla="*/ 7 h 460"/>
                                <a:gd name="T8" fmla="*/ 327 w 376"/>
                                <a:gd name="T9" fmla="*/ 372 h 460"/>
                                <a:gd name="T10" fmla="*/ 53 w 376"/>
                                <a:gd name="T11" fmla="*/ 7 h 460"/>
                                <a:gd name="T12" fmla="*/ 48 w 376"/>
                                <a:gd name="T13" fmla="*/ 1 h 460"/>
                                <a:gd name="T14" fmla="*/ 46 w 376"/>
                                <a:gd name="T15" fmla="*/ 0 h 460"/>
                                <a:gd name="T16" fmla="*/ 3 w 376"/>
                                <a:gd name="T17" fmla="*/ 0 h 460"/>
                                <a:gd name="T18" fmla="*/ 0 w 376"/>
                                <a:gd name="T19" fmla="*/ 3 h 460"/>
                                <a:gd name="T20" fmla="*/ 0 w 376"/>
                                <a:gd name="T21" fmla="*/ 456 h 460"/>
                                <a:gd name="T22" fmla="*/ 3 w 376"/>
                                <a:gd name="T23" fmla="*/ 459 h 460"/>
                                <a:gd name="T24" fmla="*/ 46 w 376"/>
                                <a:gd name="T25" fmla="*/ 459 h 460"/>
                                <a:gd name="T26" fmla="*/ 48 w 376"/>
                                <a:gd name="T27" fmla="*/ 456 h 460"/>
                                <a:gd name="T28" fmla="*/ 48 w 376"/>
                                <a:gd name="T29" fmla="*/ 88 h 460"/>
                                <a:gd name="T30" fmla="*/ 326 w 376"/>
                                <a:gd name="T31" fmla="*/ 458 h 460"/>
                                <a:gd name="T32" fmla="*/ 329 w 376"/>
                                <a:gd name="T33" fmla="*/ 459 h 460"/>
                                <a:gd name="T34" fmla="*/ 373 w 376"/>
                                <a:gd name="T35" fmla="*/ 459 h 460"/>
                                <a:gd name="T36" fmla="*/ 376 w 376"/>
                                <a:gd name="T37" fmla="*/ 456 h 460"/>
                                <a:gd name="T38" fmla="*/ 376 w 376"/>
                                <a:gd name="T39" fmla="*/ 3 h 460"/>
                                <a:gd name="T40" fmla="*/ 373 w 376"/>
                                <a:gd name="T41" fmla="*/ 0 h 4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76" h="460">
                                  <a:moveTo>
                                    <a:pt x="373" y="0"/>
                                  </a:moveTo>
                                  <a:lnTo>
                                    <a:pt x="329" y="0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7"/>
                                  </a:lnTo>
                                  <a:lnTo>
                                    <a:pt x="327" y="372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6" y="459"/>
                                  </a:lnTo>
                                  <a:lnTo>
                                    <a:pt x="48" y="456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326" y="458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73" y="459"/>
                                  </a:lnTo>
                                  <a:lnTo>
                                    <a:pt x="376" y="456"/>
                                  </a:lnTo>
                                  <a:lnTo>
                                    <a:pt x="376" y="3"/>
                                  </a:lnTo>
                                  <a:lnTo>
                                    <a:pt x="3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5AA7E54" id="Группа 12" o:spid="_x0000_s1026" style="width:18.8pt;height:23pt;mso-position-horizontal-relative:char;mso-position-vertical-relative:line" coordsize="376,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">
                  <v:shape id="Freeform 338" o:spid="_x0000_s1027" style="position:absolute;width:376;height:460;visibility:visible;mso-wrap-style:square;v-text-anchor:top" coordsize="376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" path="m373,l329,r-2,3l327,7r,365l53,7,48,1,46,,3,,,3,,456r3,3l46,459r2,-3l48,88,326,458r3,1l373,459r3,-3l376,3,373,xe" fillcolor="#767779" stroked="f">
                    <v:path arrowok="t" o:connecttype="custom" o:connectlocs="373,0;329,0;327,3;327,7;327,372;53,7;48,1;46,0;3,0;0,3;0,456;3,459;46,459;48,456;48,88;326,458;329,459;373,459;376,456;376,3;373,0" o:connectangles="0,0,0,0,0,0,0,0,0,0,0,0,0,0,0,0,0,0,0,0,0"/>
                  </v:shape>
                  <w10:anchorlock/>
                </v:group>
              </w:pict>
            </mc:Fallback>
          </mc:AlternateContent>
        </w:r>
        <w:r w:rsidDel="00D37E84">
          <w:rPr>
            <w:rFonts w:ascii="Times New Roman"/>
            <w:spacing w:val="36"/>
            <w:position w:val="2"/>
          </w:rPr>
          <w:delText xml:space="preserve"> </w:delText>
        </w:r>
        <w:r w:rsidDel="00D37E84">
          <w:rPr>
            <w:noProof/>
            <w:spacing w:val="36"/>
            <w:position w:val="2"/>
          </w:rPr>
          <mc:AlternateContent>
            <mc:Choice Requires="wpg">
              <w:drawing>
                <wp:inline distT="0" distB="0" distL="0" distR="0" wp14:anchorId="76260D20" wp14:editId="2ABEA80E">
                  <wp:extent cx="208915" cy="292100"/>
                  <wp:effectExtent l="3810" t="8255" r="6350" b="4445"/>
                  <wp:docPr id="8" name="Группа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8915" cy="292100"/>
                            <a:chOff x="0" y="0"/>
                            <a:chExt cx="329" cy="460"/>
                          </a:xfrm>
                        </wpg:grpSpPr>
                        <wps:wsp>
                          <wps:cNvPr id="10" name="Freeform 33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29" cy="460"/>
                            </a:xfrm>
                            <a:custGeom>
                              <a:avLst/>
                              <a:gdLst>
                                <a:gd name="T0" fmla="*/ 317 w 329"/>
                                <a:gd name="T1" fmla="*/ 0 h 460"/>
                                <a:gd name="T2" fmla="*/ 257 w 329"/>
                                <a:gd name="T3" fmla="*/ 0 h 460"/>
                                <a:gd name="T4" fmla="*/ 254 w 329"/>
                                <a:gd name="T5" fmla="*/ 2 h 460"/>
                                <a:gd name="T6" fmla="*/ 250 w 329"/>
                                <a:gd name="T7" fmla="*/ 7 h 460"/>
                                <a:gd name="T8" fmla="*/ 51 w 329"/>
                                <a:gd name="T9" fmla="*/ 221 h 460"/>
                                <a:gd name="T10" fmla="*/ 51 w 329"/>
                                <a:gd name="T11" fmla="*/ 3 h 460"/>
                                <a:gd name="T12" fmla="*/ 48 w 329"/>
                                <a:gd name="T13" fmla="*/ 0 h 460"/>
                                <a:gd name="T14" fmla="*/ 3 w 329"/>
                                <a:gd name="T15" fmla="*/ 0 h 460"/>
                                <a:gd name="T16" fmla="*/ 0 w 329"/>
                                <a:gd name="T17" fmla="*/ 3 h 460"/>
                                <a:gd name="T18" fmla="*/ 0 w 329"/>
                                <a:gd name="T19" fmla="*/ 456 h 460"/>
                                <a:gd name="T20" fmla="*/ 3 w 329"/>
                                <a:gd name="T21" fmla="*/ 459 h 460"/>
                                <a:gd name="T22" fmla="*/ 48 w 329"/>
                                <a:gd name="T23" fmla="*/ 459 h 460"/>
                                <a:gd name="T24" fmla="*/ 51 w 329"/>
                                <a:gd name="T25" fmla="*/ 456 h 460"/>
                                <a:gd name="T26" fmla="*/ 51 w 329"/>
                                <a:gd name="T27" fmla="*/ 290 h 460"/>
                                <a:gd name="T28" fmla="*/ 97 w 329"/>
                                <a:gd name="T29" fmla="*/ 241 h 460"/>
                                <a:gd name="T30" fmla="*/ 264 w 329"/>
                                <a:gd name="T31" fmla="*/ 453 h 460"/>
                                <a:gd name="T32" fmla="*/ 268 w 329"/>
                                <a:gd name="T33" fmla="*/ 458 h 460"/>
                                <a:gd name="T34" fmla="*/ 270 w 329"/>
                                <a:gd name="T35" fmla="*/ 459 h 460"/>
                                <a:gd name="T36" fmla="*/ 329 w 329"/>
                                <a:gd name="T37" fmla="*/ 459 h 460"/>
                                <a:gd name="T38" fmla="*/ 329 w 329"/>
                                <a:gd name="T39" fmla="*/ 453 h 460"/>
                                <a:gd name="T40" fmla="*/ 133 w 329"/>
                                <a:gd name="T41" fmla="*/ 202 h 460"/>
                                <a:gd name="T42" fmla="*/ 319 w 329"/>
                                <a:gd name="T43" fmla="*/ 5 h 460"/>
                                <a:gd name="T44" fmla="*/ 317 w 329"/>
                                <a:gd name="T45" fmla="*/ 0 h 4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329" h="460">
                                  <a:moveTo>
                                    <a:pt x="317" y="0"/>
                                  </a:moveTo>
                                  <a:lnTo>
                                    <a:pt x="257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0" y="7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8" y="459"/>
                                  </a:lnTo>
                                  <a:lnTo>
                                    <a:pt x="51" y="456"/>
                                  </a:lnTo>
                                  <a:lnTo>
                                    <a:pt x="51" y="290"/>
                                  </a:lnTo>
                                  <a:lnTo>
                                    <a:pt x="97" y="241"/>
                                  </a:lnTo>
                                  <a:lnTo>
                                    <a:pt x="264" y="453"/>
                                  </a:lnTo>
                                  <a:lnTo>
                                    <a:pt x="268" y="458"/>
                                  </a:lnTo>
                                  <a:lnTo>
                                    <a:pt x="270" y="459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29" y="453"/>
                                  </a:lnTo>
                                  <a:lnTo>
                                    <a:pt x="133" y="202"/>
                                  </a:lnTo>
                                  <a:lnTo>
                                    <a:pt x="319" y="5"/>
                                  </a:lnTo>
                                  <a:lnTo>
                                    <a:pt x="3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AFAD716" id="Группа 8" o:spid="_x0000_s1026" style="width:16.45pt;height:23pt;mso-position-horizontal-relative:char;mso-position-vertical-relative:line" coordsize="329,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">
                  <v:shape id="Freeform 336" o:spid="_x0000_s1027" style="position:absolute;width:329;height:460;visibility:visible;mso-wrap-style:square;v-text-anchor:top" coordsize="329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" path="m317,l257,r-3,2l250,7,51,221,51,3,48,,3,,,3,,456r3,3l48,459r3,-3l51,290,97,241,264,453r4,5l270,459r59,l329,453,133,202,319,5,317,xe" fillcolor="#767779" stroked="f">
                    <v:path arrowok="t" o:connecttype="custom" o:connectlocs="317,0;257,0;254,2;250,7;51,221;51,3;48,0;3,0;0,3;0,456;3,459;48,459;51,456;51,290;97,241;264,453;268,458;270,459;329,459;329,453;133,202;319,5;317,0" o:connectangles="0,0,0,0,0,0,0,0,0,0,0,0,0,0,0,0,0,0,0,0,0,0,0"/>
                  </v:shape>
                  <w10:anchorlock/>
                </v:group>
              </w:pict>
            </mc:Fallback>
          </mc:AlternateContent>
        </w:r>
        <w:r w:rsidDel="00D37E84">
          <w:rPr>
            <w:rFonts w:ascii="Times New Roman"/>
            <w:spacing w:val="12"/>
            <w:position w:val="2"/>
          </w:rPr>
          <w:delText xml:space="preserve"> </w:delText>
        </w:r>
        <w:r w:rsidDel="00D37E84">
          <w:rPr>
            <w:noProof/>
            <w:spacing w:val="12"/>
            <w:position w:val="2"/>
          </w:rPr>
          <mc:AlternateContent>
            <mc:Choice Requires="wpg">
              <w:drawing>
                <wp:inline distT="0" distB="0" distL="0" distR="0" wp14:anchorId="2CD278FD" wp14:editId="7950991E">
                  <wp:extent cx="483235" cy="295910"/>
                  <wp:effectExtent l="5080" t="8255" r="0" b="635"/>
                  <wp:docPr id="2" name="Группа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3235" cy="295910"/>
                            <a:chOff x="0" y="0"/>
                            <a:chExt cx="761" cy="466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3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8" y="3"/>
                              <a:ext cx="352" cy="2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6" name="AutoShape 33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47" cy="466"/>
                            </a:xfrm>
                            <a:custGeom>
                              <a:avLst/>
                              <a:gdLst>
                                <a:gd name="T0" fmla="*/ 173 w 347"/>
                                <a:gd name="T1" fmla="*/ 0 h 466"/>
                                <a:gd name="T2" fmla="*/ 137 w 347"/>
                                <a:gd name="T3" fmla="*/ 4 h 466"/>
                                <a:gd name="T4" fmla="*/ 105 w 347"/>
                                <a:gd name="T5" fmla="*/ 14 h 466"/>
                                <a:gd name="T6" fmla="*/ 77 w 347"/>
                                <a:gd name="T7" fmla="*/ 30 h 466"/>
                                <a:gd name="T8" fmla="*/ 54 w 347"/>
                                <a:gd name="T9" fmla="*/ 51 h 466"/>
                                <a:gd name="T10" fmla="*/ 30 w 347"/>
                                <a:gd name="T11" fmla="*/ 82 h 466"/>
                                <a:gd name="T12" fmla="*/ 13 w 347"/>
                                <a:gd name="T13" fmla="*/ 118 h 466"/>
                                <a:gd name="T14" fmla="*/ 3 w 347"/>
                                <a:gd name="T15" fmla="*/ 158 h 466"/>
                                <a:gd name="T16" fmla="*/ 0 w 347"/>
                                <a:gd name="T17" fmla="*/ 198 h 466"/>
                                <a:gd name="T18" fmla="*/ 0 w 347"/>
                                <a:gd name="T19" fmla="*/ 463 h 466"/>
                                <a:gd name="T20" fmla="*/ 3 w 347"/>
                                <a:gd name="T21" fmla="*/ 465 h 466"/>
                                <a:gd name="T22" fmla="*/ 48 w 347"/>
                                <a:gd name="T23" fmla="*/ 465 h 466"/>
                                <a:gd name="T24" fmla="*/ 51 w 347"/>
                                <a:gd name="T25" fmla="*/ 463 h 466"/>
                                <a:gd name="T26" fmla="*/ 51 w 347"/>
                                <a:gd name="T27" fmla="*/ 305 h 466"/>
                                <a:gd name="T28" fmla="*/ 347 w 347"/>
                                <a:gd name="T29" fmla="*/ 305 h 466"/>
                                <a:gd name="T30" fmla="*/ 347 w 347"/>
                                <a:gd name="T31" fmla="*/ 258 h 466"/>
                                <a:gd name="T32" fmla="*/ 51 w 347"/>
                                <a:gd name="T33" fmla="*/ 258 h 466"/>
                                <a:gd name="T34" fmla="*/ 51 w 347"/>
                                <a:gd name="T35" fmla="*/ 198 h 466"/>
                                <a:gd name="T36" fmla="*/ 53 w 347"/>
                                <a:gd name="T37" fmla="*/ 168 h 466"/>
                                <a:gd name="T38" fmla="*/ 60 w 347"/>
                                <a:gd name="T39" fmla="*/ 139 h 466"/>
                                <a:gd name="T40" fmla="*/ 71 w 347"/>
                                <a:gd name="T41" fmla="*/ 112 h 466"/>
                                <a:gd name="T42" fmla="*/ 85 w 347"/>
                                <a:gd name="T43" fmla="*/ 90 h 466"/>
                                <a:gd name="T44" fmla="*/ 103 w 347"/>
                                <a:gd name="T45" fmla="*/ 73 h 466"/>
                                <a:gd name="T46" fmla="*/ 124 w 347"/>
                                <a:gd name="T47" fmla="*/ 61 h 466"/>
                                <a:gd name="T48" fmla="*/ 147 w 347"/>
                                <a:gd name="T49" fmla="*/ 53 h 466"/>
                                <a:gd name="T50" fmla="*/ 173 w 347"/>
                                <a:gd name="T51" fmla="*/ 50 h 466"/>
                                <a:gd name="T52" fmla="*/ 292 w 347"/>
                                <a:gd name="T53" fmla="*/ 50 h 466"/>
                                <a:gd name="T54" fmla="*/ 270 w 347"/>
                                <a:gd name="T55" fmla="*/ 30 h 466"/>
                                <a:gd name="T56" fmla="*/ 242 w 347"/>
                                <a:gd name="T57" fmla="*/ 14 h 466"/>
                                <a:gd name="T58" fmla="*/ 210 w 347"/>
                                <a:gd name="T59" fmla="*/ 4 h 466"/>
                                <a:gd name="T60" fmla="*/ 173 w 347"/>
                                <a:gd name="T61" fmla="*/ 0 h 466"/>
                                <a:gd name="T62" fmla="*/ 347 w 347"/>
                                <a:gd name="T63" fmla="*/ 305 h 466"/>
                                <a:gd name="T64" fmla="*/ 296 w 347"/>
                                <a:gd name="T65" fmla="*/ 305 h 466"/>
                                <a:gd name="T66" fmla="*/ 296 w 347"/>
                                <a:gd name="T67" fmla="*/ 463 h 466"/>
                                <a:gd name="T68" fmla="*/ 299 w 347"/>
                                <a:gd name="T69" fmla="*/ 465 h 466"/>
                                <a:gd name="T70" fmla="*/ 344 w 347"/>
                                <a:gd name="T71" fmla="*/ 465 h 466"/>
                                <a:gd name="T72" fmla="*/ 347 w 347"/>
                                <a:gd name="T73" fmla="*/ 463 h 466"/>
                                <a:gd name="T74" fmla="*/ 347 w 347"/>
                                <a:gd name="T75" fmla="*/ 305 h 466"/>
                                <a:gd name="T76" fmla="*/ 292 w 347"/>
                                <a:gd name="T77" fmla="*/ 50 h 466"/>
                                <a:gd name="T78" fmla="*/ 173 w 347"/>
                                <a:gd name="T79" fmla="*/ 50 h 466"/>
                                <a:gd name="T80" fmla="*/ 200 w 347"/>
                                <a:gd name="T81" fmla="*/ 53 h 466"/>
                                <a:gd name="T82" fmla="*/ 223 w 347"/>
                                <a:gd name="T83" fmla="*/ 61 h 466"/>
                                <a:gd name="T84" fmla="*/ 244 w 347"/>
                                <a:gd name="T85" fmla="*/ 73 h 466"/>
                                <a:gd name="T86" fmla="*/ 261 w 347"/>
                                <a:gd name="T87" fmla="*/ 90 h 466"/>
                                <a:gd name="T88" fmla="*/ 276 w 347"/>
                                <a:gd name="T89" fmla="*/ 112 h 466"/>
                                <a:gd name="T90" fmla="*/ 287 w 347"/>
                                <a:gd name="T91" fmla="*/ 139 h 466"/>
                                <a:gd name="T92" fmla="*/ 293 w 347"/>
                                <a:gd name="T93" fmla="*/ 168 h 466"/>
                                <a:gd name="T94" fmla="*/ 295 w 347"/>
                                <a:gd name="T95" fmla="*/ 198 h 466"/>
                                <a:gd name="T96" fmla="*/ 296 w 347"/>
                                <a:gd name="T97" fmla="*/ 258 h 466"/>
                                <a:gd name="T98" fmla="*/ 347 w 347"/>
                                <a:gd name="T99" fmla="*/ 258 h 466"/>
                                <a:gd name="T100" fmla="*/ 347 w 347"/>
                                <a:gd name="T101" fmla="*/ 198 h 466"/>
                                <a:gd name="T102" fmla="*/ 343 w 347"/>
                                <a:gd name="T103" fmla="*/ 158 h 466"/>
                                <a:gd name="T104" fmla="*/ 334 w 347"/>
                                <a:gd name="T105" fmla="*/ 118 h 466"/>
                                <a:gd name="T106" fmla="*/ 317 w 347"/>
                                <a:gd name="T107" fmla="*/ 82 h 466"/>
                                <a:gd name="T108" fmla="*/ 293 w 347"/>
                                <a:gd name="T109" fmla="*/ 51 h 466"/>
                                <a:gd name="T110" fmla="*/ 292 w 347"/>
                                <a:gd name="T111" fmla="*/ 50 h 4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47" h="466">
                                  <a:moveTo>
                                    <a:pt x="173" y="0"/>
                                  </a:moveTo>
                                  <a:lnTo>
                                    <a:pt x="137" y="4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77" y="30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3" y="118"/>
                                  </a:lnTo>
                                  <a:lnTo>
                                    <a:pt x="3" y="158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0" y="463"/>
                                  </a:lnTo>
                                  <a:lnTo>
                                    <a:pt x="3" y="465"/>
                                  </a:lnTo>
                                  <a:lnTo>
                                    <a:pt x="48" y="465"/>
                                  </a:lnTo>
                                  <a:lnTo>
                                    <a:pt x="51" y="463"/>
                                  </a:lnTo>
                                  <a:lnTo>
                                    <a:pt x="51" y="305"/>
                                  </a:lnTo>
                                  <a:lnTo>
                                    <a:pt x="347" y="305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51" y="258"/>
                                  </a:lnTo>
                                  <a:lnTo>
                                    <a:pt x="51" y="198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60" y="139"/>
                                  </a:lnTo>
                                  <a:lnTo>
                                    <a:pt x="71" y="112"/>
                                  </a:lnTo>
                                  <a:lnTo>
                                    <a:pt x="85" y="90"/>
                                  </a:lnTo>
                                  <a:lnTo>
                                    <a:pt x="103" y="73"/>
                                  </a:lnTo>
                                  <a:lnTo>
                                    <a:pt x="124" y="61"/>
                                  </a:lnTo>
                                  <a:lnTo>
                                    <a:pt x="147" y="53"/>
                                  </a:lnTo>
                                  <a:lnTo>
                                    <a:pt x="173" y="50"/>
                                  </a:lnTo>
                                  <a:lnTo>
                                    <a:pt x="292" y="5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242" y="14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173" y="0"/>
                                  </a:lnTo>
                                  <a:close/>
                                  <a:moveTo>
                                    <a:pt x="347" y="305"/>
                                  </a:moveTo>
                                  <a:lnTo>
                                    <a:pt x="296" y="305"/>
                                  </a:lnTo>
                                  <a:lnTo>
                                    <a:pt x="296" y="463"/>
                                  </a:lnTo>
                                  <a:lnTo>
                                    <a:pt x="299" y="465"/>
                                  </a:lnTo>
                                  <a:lnTo>
                                    <a:pt x="344" y="465"/>
                                  </a:lnTo>
                                  <a:lnTo>
                                    <a:pt x="347" y="463"/>
                                  </a:lnTo>
                                  <a:lnTo>
                                    <a:pt x="347" y="305"/>
                                  </a:lnTo>
                                  <a:close/>
                                  <a:moveTo>
                                    <a:pt x="292" y="50"/>
                                  </a:moveTo>
                                  <a:lnTo>
                                    <a:pt x="173" y="50"/>
                                  </a:lnTo>
                                  <a:lnTo>
                                    <a:pt x="200" y="53"/>
                                  </a:lnTo>
                                  <a:lnTo>
                                    <a:pt x="223" y="61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1" y="90"/>
                                  </a:lnTo>
                                  <a:lnTo>
                                    <a:pt x="276" y="112"/>
                                  </a:lnTo>
                                  <a:lnTo>
                                    <a:pt x="287" y="139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6" y="258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347" y="198"/>
                                  </a:lnTo>
                                  <a:lnTo>
                                    <a:pt x="343" y="158"/>
                                  </a:lnTo>
                                  <a:lnTo>
                                    <a:pt x="334" y="118"/>
                                  </a:lnTo>
                                  <a:lnTo>
                                    <a:pt x="317" y="82"/>
                                  </a:lnTo>
                                  <a:lnTo>
                                    <a:pt x="293" y="51"/>
                                  </a:lnTo>
                                  <a:lnTo>
                                    <a:pt x="29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3163F30" id="Группа 2" o:spid="_x0000_s1026" style="width:38.05pt;height:23.3pt;mso-position-horizontal-relative:char;mso-position-vertical-relative:line" coordsize="761,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">
                  <v:shape id="Picture 333" o:spid="_x0000_s1027" type="#_x0000_t75" style="position:absolute;left:408;top:3;width:352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">
                    <v:imagedata r:id="rId18" o:title=""/>
                  </v:shape>
                  <v:shape id="AutoShape 334" o:spid="_x0000_s1028" style="position:absolute;width:347;height:466;visibility:visible;mso-wrap-style:square;v-text-anchor:top" coordsize="347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67779" stroked="f">
                    <v:path arrowok="t" o:connecttype="custom" o:connectlocs="173,0;137,4;105,14;77,30;54,51;30,82;13,118;3,158;0,198;0,463;3,465;48,465;51,463;51,305;347,305;347,258;51,258;51,198;53,168;60,139;71,112;85,90;103,73;124,61;147,53;173,50;292,50;270,30;242,14;210,4;173,0;347,305;296,305;296,463;299,465;344,465;347,463;347,305;292,50;173,50;200,53;223,61;244,73;261,90;276,112;287,139;293,168;295,198;296,258;347,258;347,198;343,158;334,118;317,82;293,51;292,50" o:connectangles="0,0,0,0,0,0,0,0,0,0,0,0,0,0,0,0,0,0,0,0,0,0,0,0,0,0,0,0,0,0,0,0,0,0,0,0,0,0,0,0,0,0,0,0,0,0,0,0,0,0,0,0,0,0,0,0"/>
                  </v:shape>
                  <w10:anchorlock/>
                </v:group>
              </w:pict>
            </mc:Fallback>
          </mc:AlternateContent>
        </w:r>
      </w:del>
    </w:p>
    <w:p w14:paraId="14DBD0A3" w14:textId="1BA097C3" w:rsidR="00153FDD" w:rsidDel="00D37E84" w:rsidRDefault="00153FDD">
      <w:pPr>
        <w:spacing w:line="208" w:lineRule="exact"/>
        <w:rPr>
          <w:del w:id="32" w:author="User" w:date="2023-04-17T13:55:00Z"/>
        </w:rPr>
      </w:pPr>
    </w:p>
    <w:p w14:paraId="57671B7C" w14:textId="7AEAD027" w:rsidR="00153FDD" w:rsidDel="00D37E84" w:rsidRDefault="00153FDD">
      <w:pPr>
        <w:spacing w:line="208" w:lineRule="exact"/>
        <w:rPr>
          <w:del w:id="33" w:author="User" w:date="2023-04-17T13:55:00Z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34"/>
        <w:gridCol w:w="8806"/>
        <w:gridCol w:w="965"/>
        <w:gridCol w:w="774"/>
        <w:gridCol w:w="327"/>
        <w:tblGridChange w:id="34">
          <w:tblGrid>
            <w:gridCol w:w="534"/>
            <w:gridCol w:w="5168"/>
            <w:gridCol w:w="2852"/>
            <w:gridCol w:w="2525"/>
            <w:gridCol w:w="327"/>
          </w:tblGrid>
        </w:tblGridChange>
      </w:tblGrid>
      <w:tr w:rsidR="00153FDD" w:rsidDel="00D37E84" w14:paraId="649D9FB1" w14:textId="4A89DE19" w:rsidTr="00153FDD">
        <w:trPr>
          <w:trHeight w:val="444"/>
          <w:jc w:val="center"/>
          <w:del w:id="35" w:author="User" w:date="2023-04-17T13:51:00Z"/>
        </w:trPr>
        <w:tc>
          <w:tcPr>
            <w:tcW w:w="11406" w:type="dxa"/>
            <w:gridSpan w:val="5"/>
            <w:vAlign w:val="center"/>
          </w:tcPr>
          <w:p w14:paraId="2B5E883F" w14:textId="5A60B197" w:rsidR="00153FDD" w:rsidRPr="00153FDD" w:rsidDel="00D37E84" w:rsidRDefault="00153FDD">
            <w:pPr>
              <w:spacing w:line="208" w:lineRule="exact"/>
              <w:rPr>
                <w:del w:id="36" w:author="User" w:date="2023-04-17T13:51:00Z"/>
                <w:sz w:val="28"/>
                <w:szCs w:val="28"/>
                <w:lang w:val="en-US"/>
              </w:rPr>
            </w:pPr>
            <w:del w:id="37" w:author="User" w:date="2023-04-17T13:51:00Z">
              <w:r w:rsidRPr="00153FDD" w:rsidDel="00D37E84">
                <w:rPr>
                  <w:sz w:val="28"/>
                  <w:szCs w:val="28"/>
                </w:rPr>
                <w:delText>Obrazac: PEL</w:delText>
              </w:r>
            </w:del>
          </w:p>
        </w:tc>
      </w:tr>
      <w:tr w:rsidR="00153FDD" w:rsidDel="00D37E84" w14:paraId="3190A0F7" w14:textId="24F04FE1" w:rsidTr="00153FDD">
        <w:trPr>
          <w:jc w:val="center"/>
          <w:del w:id="38" w:author="User" w:date="2023-04-17T13:51:00Z"/>
        </w:trPr>
        <w:tc>
          <w:tcPr>
            <w:tcW w:w="11406" w:type="dxa"/>
            <w:gridSpan w:val="5"/>
          </w:tcPr>
          <w:p w14:paraId="52530F9E" w14:textId="261A42AB" w:rsidR="00F85D49" w:rsidDel="00D37E84" w:rsidRDefault="00F85D49">
            <w:pPr>
              <w:spacing w:line="208" w:lineRule="exact"/>
              <w:rPr>
                <w:del w:id="39" w:author="User" w:date="2023-04-17T13:51:00Z"/>
              </w:rPr>
            </w:pPr>
          </w:p>
          <w:p w14:paraId="08E870C2" w14:textId="297D47B0" w:rsidR="00153FDD" w:rsidRPr="00F85D49" w:rsidDel="00D37E84" w:rsidRDefault="00153FDD">
            <w:pPr>
              <w:spacing w:line="208" w:lineRule="exact"/>
              <w:rPr>
                <w:del w:id="40" w:author="User" w:date="2023-04-17T13:51:00Z"/>
                <w:b/>
                <w:bCs/>
              </w:rPr>
            </w:pPr>
            <w:del w:id="41" w:author="User" w:date="2023-04-17T13:51:00Z">
              <w:r w:rsidRPr="00F85D49" w:rsidDel="00D37E84">
                <w:rPr>
                  <w:b/>
                  <w:bCs/>
                </w:rPr>
                <w:delText xml:space="preserve">U skladu sa Zakonom o sprječavanju pranja novca i finansiranja terorizma (u daljem tekstu ZSPNFT - Zakon o sprječavanju pranja novca i finansiranja terorizma, Sl. list Crne Gore, br 33/14 od 04.08.2014, 44/18 od 06.07.2018) i Zakonom o izmjenama </w:delText>
              </w:r>
              <w:r w:rsidR="00F85D49" w:rsidRPr="00F85D49" w:rsidDel="00D37E84">
                <w:rPr>
                  <w:b/>
                  <w:bCs/>
                </w:rPr>
                <w:delText xml:space="preserve">ZSPNFT, br 73/19 od 27.12.2019. god. (obveznik) prilikom sprovođenja transakcije (iz člana 9 tačka 1, 2 i 3) sa klijentom mora utvrditi da li je klient politički eksponirano lice. </w:delText>
              </w:r>
            </w:del>
          </w:p>
          <w:p w14:paraId="581928CD" w14:textId="4633F45E" w:rsidR="00F85D49" w:rsidRPr="00F85D49" w:rsidDel="00D37E84" w:rsidRDefault="00F85D49">
            <w:pPr>
              <w:spacing w:line="208" w:lineRule="exact"/>
              <w:rPr>
                <w:del w:id="42" w:author="User" w:date="2023-04-17T13:51:00Z"/>
                <w:b/>
                <w:bCs/>
              </w:rPr>
            </w:pPr>
          </w:p>
          <w:p w14:paraId="3F0AC44B" w14:textId="0C67CD07" w:rsidR="00F85D49" w:rsidRPr="00F85D49" w:rsidDel="00D37E84" w:rsidRDefault="00F85D49">
            <w:pPr>
              <w:spacing w:line="208" w:lineRule="exact"/>
              <w:rPr>
                <w:del w:id="43" w:author="User" w:date="2023-04-17T13:51:00Z"/>
                <w:b/>
                <w:bCs/>
                <w:color w:val="A6A6A6" w:themeColor="background1" w:themeShade="A6"/>
                <w:lang w:val="en-US"/>
              </w:rPr>
            </w:pPr>
            <w:del w:id="44" w:author="User" w:date="2023-04-17T13:51:00Z">
              <w:r w:rsidRPr="00F85D49" w:rsidDel="00D37E84">
                <w:rPr>
                  <w:b/>
                  <w:bCs/>
                  <w:color w:val="A6A6A6" w:themeColor="background1" w:themeShade="A6"/>
                  <w:lang w:val="en-US"/>
                </w:rPr>
                <w:delText>Based on the Law on AML/CFT (hereinafter:  Law on AML/CFT, Official gazette of Montenegro, no. 33/14 as of 04.08.2014 and no. 44/18 as of 06.07.2018), and amendment AML/CFT no 73/19 as of 27.12.2019) (obligor) during execution of transaction (article 9, paragraph 1 line 1, 2 and 3) with client it is obligatory to determine if a client is potically exposed person.</w:delText>
              </w:r>
            </w:del>
          </w:p>
          <w:p w14:paraId="341A7FE6" w14:textId="0531368D" w:rsidR="00F85D49" w:rsidRPr="00F85D49" w:rsidDel="00D37E84" w:rsidRDefault="00F85D49">
            <w:pPr>
              <w:spacing w:line="208" w:lineRule="exact"/>
              <w:rPr>
                <w:del w:id="45" w:author="User" w:date="2023-04-17T13:51:00Z"/>
                <w:b/>
                <w:bCs/>
                <w:lang w:val="en-US"/>
              </w:rPr>
            </w:pPr>
          </w:p>
          <w:p w14:paraId="3F7571A8" w14:textId="32F7EA02" w:rsidR="00F85D49" w:rsidRPr="00F85D49" w:rsidDel="00D37E84" w:rsidRDefault="00F85D49" w:rsidP="00F85D49">
            <w:pPr>
              <w:spacing w:line="208" w:lineRule="exact"/>
              <w:jc w:val="center"/>
              <w:rPr>
                <w:del w:id="46" w:author="User" w:date="2023-04-17T13:51:00Z"/>
                <w:b/>
                <w:bCs/>
              </w:rPr>
            </w:pPr>
            <w:del w:id="47" w:author="User" w:date="2023-04-17T13:51:00Z">
              <w:r w:rsidRPr="00F85D49" w:rsidDel="00D37E84">
                <w:rPr>
                  <w:b/>
                  <w:bCs/>
                  <w:lang w:val="de-DE"/>
                </w:rPr>
                <w:delText xml:space="preserve">UPUTNIK ZA IDENTIFIKACIJU </w:delText>
              </w:r>
              <w:r w:rsidRPr="00F85D49" w:rsidDel="00D37E84">
                <w:rPr>
                  <w:b/>
                  <w:bCs/>
                </w:rPr>
                <w:delText>POLITIČKI EXPONIRANIH LICA</w:delText>
              </w:r>
            </w:del>
          </w:p>
          <w:p w14:paraId="75A18B5E" w14:textId="6BD91B9A" w:rsidR="00F85D49" w:rsidRPr="00F85D49" w:rsidDel="00D37E84" w:rsidRDefault="00F85D49" w:rsidP="00F85D49">
            <w:pPr>
              <w:spacing w:line="208" w:lineRule="exact"/>
              <w:jc w:val="center"/>
              <w:rPr>
                <w:del w:id="48" w:author="User" w:date="2023-04-17T13:51:00Z"/>
                <w:b/>
                <w:bCs/>
              </w:rPr>
            </w:pPr>
          </w:p>
          <w:p w14:paraId="6694540A" w14:textId="5C5EC790" w:rsidR="00F85D49" w:rsidRPr="00F85D49" w:rsidDel="00D37E84" w:rsidRDefault="00F85D49" w:rsidP="00F85D49">
            <w:pPr>
              <w:spacing w:line="208" w:lineRule="exact"/>
              <w:jc w:val="center"/>
              <w:rPr>
                <w:del w:id="49" w:author="User" w:date="2023-04-17T13:51:00Z"/>
                <w:b/>
                <w:bCs/>
                <w:color w:val="A6A6A6" w:themeColor="background1" w:themeShade="A6"/>
              </w:rPr>
            </w:pPr>
            <w:del w:id="50" w:author="User" w:date="2023-04-17T13:51:00Z">
              <w:r w:rsidRPr="00F85D49" w:rsidDel="00D37E84">
                <w:rPr>
                  <w:b/>
                  <w:bCs/>
                  <w:color w:val="A6A6A6" w:themeColor="background1" w:themeShade="A6"/>
                </w:rPr>
                <w:delText>QUESTIONNAIRE FOR IDENTIFICATION OF POLITICALLZ EXPOSED PERSONS</w:delText>
              </w:r>
            </w:del>
          </w:p>
          <w:p w14:paraId="4D18C4B0" w14:textId="3B1AB5A1" w:rsidR="00F85D49" w:rsidDel="00D37E84" w:rsidRDefault="00F85D49">
            <w:pPr>
              <w:spacing w:line="208" w:lineRule="exact"/>
              <w:rPr>
                <w:del w:id="51" w:author="User" w:date="2023-04-17T13:51:00Z"/>
              </w:rPr>
            </w:pPr>
          </w:p>
          <w:p w14:paraId="63B7FD0C" w14:textId="29CDB982" w:rsidR="00F85D49" w:rsidDel="00D37E84" w:rsidRDefault="00F85D49" w:rsidP="00F85D49">
            <w:pPr>
              <w:spacing w:line="208" w:lineRule="exact"/>
              <w:jc w:val="center"/>
              <w:rPr>
                <w:del w:id="52" w:author="User" w:date="2023-04-17T13:51:00Z"/>
              </w:rPr>
            </w:pPr>
            <w:del w:id="53" w:author="User" w:date="2023-04-17T13:51:00Z">
              <w:r w:rsidDel="00D37E84">
                <w:delText>U skladu sa Zakonom o SPN i FT, molimo vas sa odgovorite na sljedeča pitanja:</w:delText>
              </w:r>
            </w:del>
          </w:p>
          <w:p w14:paraId="06FA7A1B" w14:textId="545285CB" w:rsidR="00F85D49" w:rsidDel="00D37E84" w:rsidRDefault="00F85D49" w:rsidP="00F85D49">
            <w:pPr>
              <w:spacing w:line="208" w:lineRule="exact"/>
              <w:jc w:val="center"/>
              <w:rPr>
                <w:del w:id="54" w:author="User" w:date="2023-04-17T13:51:00Z"/>
              </w:rPr>
            </w:pPr>
          </w:p>
          <w:p w14:paraId="01CFC3F1" w14:textId="57468B1A" w:rsidR="00F85D49" w:rsidRPr="00F85D49" w:rsidDel="00D37E84" w:rsidRDefault="00F85D49" w:rsidP="00F85D49">
            <w:pPr>
              <w:spacing w:line="208" w:lineRule="exact"/>
              <w:jc w:val="center"/>
              <w:rPr>
                <w:del w:id="55" w:author="User" w:date="2023-04-17T13:51:00Z"/>
                <w:color w:val="A6A6A6" w:themeColor="background1" w:themeShade="A6"/>
              </w:rPr>
            </w:pPr>
            <w:del w:id="56" w:author="User" w:date="2023-04-17T13:51:00Z">
              <w:r w:rsidRPr="00F85D49" w:rsidDel="00D37E84">
                <w:rPr>
                  <w:color w:val="A6A6A6" w:themeColor="background1" w:themeShade="A6"/>
                </w:rPr>
                <w:delText>Based on Law on AML/CFT please provide answers on the following questions:</w:delText>
              </w:r>
            </w:del>
          </w:p>
          <w:p w14:paraId="48A65ED3" w14:textId="3CABC6A4" w:rsidR="00F85D49" w:rsidRPr="00F85D49" w:rsidDel="00D37E84" w:rsidRDefault="00F85D49">
            <w:pPr>
              <w:spacing w:line="208" w:lineRule="exact"/>
              <w:rPr>
                <w:del w:id="57" w:author="User" w:date="2023-04-17T13:51:00Z"/>
              </w:rPr>
            </w:pPr>
            <w:del w:id="58" w:author="User" w:date="2023-04-17T13:51:00Z">
              <w:r w:rsidDel="00D37E84">
                <w:delText xml:space="preserve"> </w:delText>
              </w:r>
            </w:del>
          </w:p>
        </w:tc>
      </w:tr>
      <w:tr w:rsidR="00153FDD" w:rsidDel="00D37E84" w14:paraId="0178B771" w14:textId="5338EB78" w:rsidTr="00D37E84">
        <w:tblPrEx>
          <w:tblW w:w="0" w:type="auto"/>
          <w:jc w:val="center"/>
          <w:tblPrExChange w:id="59" w:author="User" w:date="2023-04-17T13:56:00Z">
            <w:tblPrEx>
              <w:tblW w:w="0" w:type="auto"/>
              <w:jc w:val="center"/>
            </w:tblPrEx>
          </w:tblPrExChange>
        </w:tblPrEx>
        <w:trPr>
          <w:gridAfter w:val="1"/>
          <w:wAfter w:w="327" w:type="dxa"/>
          <w:jc w:val="center"/>
          <w:del w:id="60" w:author="User" w:date="2023-04-17T13:51:00Z"/>
          <w:trPrChange w:id="61" w:author="User" w:date="2023-04-17T13:56:00Z">
            <w:trPr>
              <w:gridAfter w:val="1"/>
              <w:wAfter w:w="352" w:type="dxa"/>
              <w:jc w:val="center"/>
            </w:trPr>
          </w:trPrChange>
        </w:trPr>
        <w:tc>
          <w:tcPr>
            <w:tcW w:w="11079" w:type="dxa"/>
            <w:gridSpan w:val="4"/>
            <w:tcPrChange w:id="62" w:author="User" w:date="2023-04-17T13:56:00Z">
              <w:tcPr>
                <w:tcW w:w="11406" w:type="dxa"/>
                <w:gridSpan w:val="4"/>
              </w:tcPr>
            </w:tcPrChange>
          </w:tcPr>
          <w:p w14:paraId="00A628D2" w14:textId="2B756F3B" w:rsidR="00153FDD" w:rsidRPr="00D37E84" w:rsidDel="00D37E84" w:rsidRDefault="00153FDD">
            <w:pPr>
              <w:spacing w:line="208" w:lineRule="exact"/>
              <w:rPr>
                <w:del w:id="63" w:author="User" w:date="2023-04-17T13:51:00Z"/>
                <w:lang w:val="en-US"/>
                <w:rPrChange w:id="64" w:author="User" w:date="2023-04-17T13:51:00Z">
                  <w:rPr>
                    <w:del w:id="65" w:author="User" w:date="2023-04-17T13:51:00Z"/>
                  </w:rPr>
                </w:rPrChange>
              </w:rPr>
            </w:pPr>
          </w:p>
        </w:tc>
      </w:tr>
      <w:tr w:rsidR="00D37E84" w:rsidDel="00D37E84" w14:paraId="28BA3A91" w14:textId="7F42AFA7" w:rsidTr="00D37E84">
        <w:tblPrEx>
          <w:tblW w:w="0" w:type="auto"/>
          <w:jc w:val="center"/>
          <w:tblPrExChange w:id="66" w:author="User" w:date="2023-04-17T13:56:00Z">
            <w:tblPrEx>
              <w:tblW w:w="0" w:type="auto"/>
              <w:jc w:val="center"/>
            </w:tblPrEx>
          </w:tblPrExChange>
        </w:tblPrEx>
        <w:trPr>
          <w:jc w:val="center"/>
          <w:del w:id="67" w:author="User" w:date="2023-04-17T13:51:00Z"/>
          <w:trPrChange w:id="68" w:author="User" w:date="2023-04-17T13:56:00Z">
            <w:trPr>
              <w:jc w:val="center"/>
            </w:trPr>
          </w:trPrChange>
        </w:trPr>
        <w:tc>
          <w:tcPr>
            <w:tcW w:w="9340" w:type="dxa"/>
            <w:gridSpan w:val="2"/>
            <w:tcPrChange w:id="69" w:author="User" w:date="2023-04-17T13:56:00Z">
              <w:tcPr>
                <w:tcW w:w="5702" w:type="dxa"/>
                <w:gridSpan w:val="2"/>
              </w:tcPr>
            </w:tcPrChange>
          </w:tcPr>
          <w:p w14:paraId="2907B5E8" w14:textId="59A3CFC7" w:rsidR="00D37E84" w:rsidRPr="00D37E84" w:rsidDel="00D37E84" w:rsidRDefault="00D37E84">
            <w:pPr>
              <w:spacing w:line="208" w:lineRule="exact"/>
              <w:rPr>
                <w:del w:id="70" w:author="User" w:date="2023-04-17T13:51:00Z"/>
                <w:lang w:val="en-US"/>
                <w:rPrChange w:id="71" w:author="User" w:date="2023-04-17T13:51:00Z">
                  <w:rPr>
                    <w:del w:id="72" w:author="User" w:date="2023-04-17T13:51:00Z"/>
                  </w:rPr>
                </w:rPrChange>
              </w:rPr>
            </w:pPr>
          </w:p>
        </w:tc>
        <w:tc>
          <w:tcPr>
            <w:tcW w:w="965" w:type="dxa"/>
            <w:tcPrChange w:id="73" w:author="User" w:date="2023-04-17T13:56:00Z">
              <w:tcPr>
                <w:tcW w:w="2852" w:type="dxa"/>
              </w:tcPr>
            </w:tcPrChange>
          </w:tcPr>
          <w:p w14:paraId="27DA5D83" w14:textId="56BA6571" w:rsidR="00D37E84" w:rsidRPr="00D37E84" w:rsidDel="00D37E84" w:rsidRDefault="00D37E84">
            <w:pPr>
              <w:spacing w:line="208" w:lineRule="exact"/>
              <w:rPr>
                <w:del w:id="74" w:author="User" w:date="2023-04-17T13:51:00Z"/>
                <w:lang w:val="en-US"/>
                <w:rPrChange w:id="75" w:author="User" w:date="2023-04-17T13:48:00Z">
                  <w:rPr>
                    <w:del w:id="76" w:author="User" w:date="2023-04-17T13:51:00Z"/>
                  </w:rPr>
                </w:rPrChange>
              </w:rPr>
            </w:pPr>
          </w:p>
        </w:tc>
        <w:tc>
          <w:tcPr>
            <w:tcW w:w="1101" w:type="dxa"/>
            <w:gridSpan w:val="2"/>
            <w:tcPrChange w:id="77" w:author="User" w:date="2023-04-17T13:56:00Z">
              <w:tcPr>
                <w:tcW w:w="2852" w:type="dxa"/>
                <w:gridSpan w:val="2"/>
              </w:tcPr>
            </w:tcPrChange>
          </w:tcPr>
          <w:p w14:paraId="7F422CB6" w14:textId="7086D267" w:rsidR="00D37E84" w:rsidDel="00D37E84" w:rsidRDefault="00D37E84">
            <w:pPr>
              <w:spacing w:line="208" w:lineRule="exact"/>
              <w:rPr>
                <w:del w:id="78" w:author="User" w:date="2023-04-17T13:51:00Z"/>
              </w:rPr>
            </w:pPr>
          </w:p>
        </w:tc>
      </w:tr>
      <w:tr w:rsidR="00153FDD" w:rsidDel="00D37E84" w14:paraId="7E33F1C8" w14:textId="679C64E4" w:rsidTr="00D37E84">
        <w:tblPrEx>
          <w:tblW w:w="0" w:type="auto"/>
          <w:jc w:val="center"/>
          <w:tblPrExChange w:id="79" w:author="User" w:date="2023-04-17T13:56:00Z">
            <w:tblPrEx>
              <w:tblW w:w="0" w:type="auto"/>
              <w:jc w:val="center"/>
            </w:tblPrEx>
          </w:tblPrExChange>
        </w:tblPrEx>
        <w:trPr>
          <w:jc w:val="center"/>
          <w:del w:id="80" w:author="User" w:date="2023-04-17T13:51:00Z"/>
          <w:trPrChange w:id="81" w:author="User" w:date="2023-04-17T13:56:00Z">
            <w:trPr>
              <w:jc w:val="center"/>
            </w:trPr>
          </w:trPrChange>
        </w:trPr>
        <w:tc>
          <w:tcPr>
            <w:tcW w:w="534" w:type="dxa"/>
            <w:tcPrChange w:id="82" w:author="User" w:date="2023-04-17T13:56:00Z">
              <w:tcPr>
                <w:tcW w:w="534" w:type="dxa"/>
              </w:tcPr>
            </w:tcPrChange>
          </w:tcPr>
          <w:p w14:paraId="0B6592E3" w14:textId="52546A12" w:rsidR="00153FDD" w:rsidDel="00D37E84" w:rsidRDefault="00153FDD">
            <w:pPr>
              <w:spacing w:line="208" w:lineRule="exact"/>
              <w:rPr>
                <w:del w:id="83" w:author="User" w:date="2023-04-17T13:51:00Z"/>
              </w:rPr>
            </w:pPr>
            <w:del w:id="84" w:author="User" w:date="2023-04-17T13:51:00Z">
              <w:r w:rsidDel="00D37E84">
                <w:delText>1.</w:delText>
              </w:r>
            </w:del>
          </w:p>
        </w:tc>
        <w:tc>
          <w:tcPr>
            <w:tcW w:w="8806" w:type="dxa"/>
            <w:tcPrChange w:id="85" w:author="User" w:date="2023-04-17T13:56:00Z">
              <w:tcPr>
                <w:tcW w:w="5168" w:type="dxa"/>
              </w:tcPr>
            </w:tcPrChange>
          </w:tcPr>
          <w:p w14:paraId="52C0C982" w14:textId="0B761C65" w:rsidR="00153FDD" w:rsidDel="00D37E84" w:rsidRDefault="00153FDD">
            <w:pPr>
              <w:spacing w:line="208" w:lineRule="exact"/>
              <w:rPr>
                <w:del w:id="86" w:author="User" w:date="2023-04-17T13:51:00Z"/>
              </w:rPr>
            </w:pPr>
          </w:p>
        </w:tc>
        <w:tc>
          <w:tcPr>
            <w:tcW w:w="965" w:type="dxa"/>
            <w:tcPrChange w:id="87" w:author="User" w:date="2023-04-17T13:56:00Z">
              <w:tcPr>
                <w:tcW w:w="2852" w:type="dxa"/>
              </w:tcPr>
            </w:tcPrChange>
          </w:tcPr>
          <w:p w14:paraId="48FF5F29" w14:textId="4D2BF8BA" w:rsidR="00153FDD" w:rsidDel="00D37E84" w:rsidRDefault="00153FDD">
            <w:pPr>
              <w:spacing w:line="208" w:lineRule="exact"/>
              <w:rPr>
                <w:del w:id="88" w:author="User" w:date="2023-04-17T13:51:00Z"/>
              </w:rPr>
            </w:pPr>
          </w:p>
        </w:tc>
        <w:tc>
          <w:tcPr>
            <w:tcW w:w="1101" w:type="dxa"/>
            <w:gridSpan w:val="2"/>
            <w:tcPrChange w:id="89" w:author="User" w:date="2023-04-17T13:56:00Z">
              <w:tcPr>
                <w:tcW w:w="2852" w:type="dxa"/>
                <w:gridSpan w:val="2"/>
              </w:tcPr>
            </w:tcPrChange>
          </w:tcPr>
          <w:p w14:paraId="07F2870F" w14:textId="1968E16A" w:rsidR="00153FDD" w:rsidDel="00D37E84" w:rsidRDefault="00153FDD">
            <w:pPr>
              <w:spacing w:line="208" w:lineRule="exact"/>
              <w:rPr>
                <w:del w:id="90" w:author="User" w:date="2023-04-17T13:51:00Z"/>
              </w:rPr>
            </w:pPr>
          </w:p>
        </w:tc>
      </w:tr>
      <w:tr w:rsidR="00153FDD" w:rsidDel="00D37E84" w14:paraId="5557BE92" w14:textId="22CF47C6" w:rsidTr="00D37E84">
        <w:tblPrEx>
          <w:tblW w:w="0" w:type="auto"/>
          <w:jc w:val="center"/>
          <w:tblPrExChange w:id="91" w:author="User" w:date="2023-04-17T13:56:00Z">
            <w:tblPrEx>
              <w:tblW w:w="0" w:type="auto"/>
              <w:jc w:val="center"/>
            </w:tblPrEx>
          </w:tblPrExChange>
        </w:tblPrEx>
        <w:trPr>
          <w:jc w:val="center"/>
          <w:del w:id="92" w:author="User" w:date="2023-04-17T13:51:00Z"/>
          <w:trPrChange w:id="93" w:author="User" w:date="2023-04-17T13:56:00Z">
            <w:trPr>
              <w:jc w:val="center"/>
            </w:trPr>
          </w:trPrChange>
        </w:trPr>
        <w:tc>
          <w:tcPr>
            <w:tcW w:w="534" w:type="dxa"/>
            <w:tcPrChange w:id="94" w:author="User" w:date="2023-04-17T13:56:00Z">
              <w:tcPr>
                <w:tcW w:w="534" w:type="dxa"/>
              </w:tcPr>
            </w:tcPrChange>
          </w:tcPr>
          <w:p w14:paraId="29CF93B9" w14:textId="62969C9A" w:rsidR="00153FDD" w:rsidDel="00D37E84" w:rsidRDefault="00153FDD">
            <w:pPr>
              <w:spacing w:line="208" w:lineRule="exact"/>
              <w:rPr>
                <w:del w:id="95" w:author="User" w:date="2023-04-17T13:51:00Z"/>
              </w:rPr>
            </w:pPr>
            <w:del w:id="96" w:author="User" w:date="2023-04-17T13:51:00Z">
              <w:r w:rsidDel="00D37E84">
                <w:delText>2.</w:delText>
              </w:r>
            </w:del>
          </w:p>
        </w:tc>
        <w:tc>
          <w:tcPr>
            <w:tcW w:w="8806" w:type="dxa"/>
            <w:tcPrChange w:id="97" w:author="User" w:date="2023-04-17T13:56:00Z">
              <w:tcPr>
                <w:tcW w:w="5168" w:type="dxa"/>
              </w:tcPr>
            </w:tcPrChange>
          </w:tcPr>
          <w:p w14:paraId="1B62E2AC" w14:textId="47029AFC" w:rsidR="00153FDD" w:rsidDel="00D37E84" w:rsidRDefault="00153FDD">
            <w:pPr>
              <w:spacing w:line="208" w:lineRule="exact"/>
              <w:rPr>
                <w:del w:id="98" w:author="User" w:date="2023-04-17T13:51:00Z"/>
              </w:rPr>
            </w:pPr>
          </w:p>
        </w:tc>
        <w:tc>
          <w:tcPr>
            <w:tcW w:w="965" w:type="dxa"/>
            <w:tcPrChange w:id="99" w:author="User" w:date="2023-04-17T13:56:00Z">
              <w:tcPr>
                <w:tcW w:w="2852" w:type="dxa"/>
              </w:tcPr>
            </w:tcPrChange>
          </w:tcPr>
          <w:p w14:paraId="3B9E9862" w14:textId="4A00839F" w:rsidR="00153FDD" w:rsidDel="00D37E84" w:rsidRDefault="00153FDD">
            <w:pPr>
              <w:spacing w:line="208" w:lineRule="exact"/>
              <w:rPr>
                <w:del w:id="100" w:author="User" w:date="2023-04-17T13:51:00Z"/>
              </w:rPr>
            </w:pPr>
          </w:p>
        </w:tc>
        <w:tc>
          <w:tcPr>
            <w:tcW w:w="1101" w:type="dxa"/>
            <w:gridSpan w:val="2"/>
            <w:tcPrChange w:id="101" w:author="User" w:date="2023-04-17T13:56:00Z">
              <w:tcPr>
                <w:tcW w:w="2852" w:type="dxa"/>
                <w:gridSpan w:val="2"/>
              </w:tcPr>
            </w:tcPrChange>
          </w:tcPr>
          <w:p w14:paraId="4E48AE69" w14:textId="10C64EF2" w:rsidR="00153FDD" w:rsidDel="00D37E84" w:rsidRDefault="00153FDD">
            <w:pPr>
              <w:spacing w:line="208" w:lineRule="exact"/>
              <w:rPr>
                <w:del w:id="102" w:author="User" w:date="2023-04-17T13:51:00Z"/>
              </w:rPr>
            </w:pPr>
          </w:p>
        </w:tc>
      </w:tr>
      <w:tr w:rsidR="00153FDD" w:rsidDel="00D37E84" w14:paraId="5B38150C" w14:textId="56D28B6D" w:rsidTr="00D37E84">
        <w:tblPrEx>
          <w:tblW w:w="0" w:type="auto"/>
          <w:jc w:val="center"/>
          <w:tblPrExChange w:id="103" w:author="User" w:date="2023-04-17T13:56:00Z">
            <w:tblPrEx>
              <w:tblW w:w="0" w:type="auto"/>
              <w:jc w:val="center"/>
            </w:tblPrEx>
          </w:tblPrExChange>
        </w:tblPrEx>
        <w:trPr>
          <w:jc w:val="center"/>
          <w:del w:id="104" w:author="User" w:date="2023-04-17T13:51:00Z"/>
          <w:trPrChange w:id="105" w:author="User" w:date="2023-04-17T13:56:00Z">
            <w:trPr>
              <w:jc w:val="center"/>
            </w:trPr>
          </w:trPrChange>
        </w:trPr>
        <w:tc>
          <w:tcPr>
            <w:tcW w:w="534" w:type="dxa"/>
            <w:tcPrChange w:id="106" w:author="User" w:date="2023-04-17T13:56:00Z">
              <w:tcPr>
                <w:tcW w:w="534" w:type="dxa"/>
              </w:tcPr>
            </w:tcPrChange>
          </w:tcPr>
          <w:p w14:paraId="2236CB5F" w14:textId="19B61E98" w:rsidR="00153FDD" w:rsidDel="00D37E84" w:rsidRDefault="00153FDD">
            <w:pPr>
              <w:spacing w:line="208" w:lineRule="exact"/>
              <w:rPr>
                <w:del w:id="107" w:author="User" w:date="2023-04-17T13:51:00Z"/>
              </w:rPr>
            </w:pPr>
            <w:del w:id="108" w:author="User" w:date="2023-04-17T13:51:00Z">
              <w:r w:rsidDel="00D37E84">
                <w:delText>2a</w:delText>
              </w:r>
            </w:del>
          </w:p>
        </w:tc>
        <w:tc>
          <w:tcPr>
            <w:tcW w:w="8806" w:type="dxa"/>
            <w:tcPrChange w:id="109" w:author="User" w:date="2023-04-17T13:56:00Z">
              <w:tcPr>
                <w:tcW w:w="5168" w:type="dxa"/>
              </w:tcPr>
            </w:tcPrChange>
          </w:tcPr>
          <w:p w14:paraId="2B24B74E" w14:textId="7AC05F58" w:rsidR="00153FDD" w:rsidDel="00D37E84" w:rsidRDefault="00153FDD">
            <w:pPr>
              <w:spacing w:line="208" w:lineRule="exact"/>
              <w:rPr>
                <w:del w:id="110" w:author="User" w:date="2023-04-17T13:51:00Z"/>
              </w:rPr>
            </w:pPr>
          </w:p>
        </w:tc>
        <w:tc>
          <w:tcPr>
            <w:tcW w:w="965" w:type="dxa"/>
            <w:tcPrChange w:id="111" w:author="User" w:date="2023-04-17T13:56:00Z">
              <w:tcPr>
                <w:tcW w:w="2852" w:type="dxa"/>
              </w:tcPr>
            </w:tcPrChange>
          </w:tcPr>
          <w:p w14:paraId="3A99033A" w14:textId="4116A0AA" w:rsidR="00153FDD" w:rsidDel="00D37E84" w:rsidRDefault="00153FDD">
            <w:pPr>
              <w:spacing w:line="208" w:lineRule="exact"/>
              <w:rPr>
                <w:del w:id="112" w:author="User" w:date="2023-04-17T13:51:00Z"/>
              </w:rPr>
            </w:pPr>
          </w:p>
        </w:tc>
        <w:tc>
          <w:tcPr>
            <w:tcW w:w="1101" w:type="dxa"/>
            <w:gridSpan w:val="2"/>
            <w:tcPrChange w:id="113" w:author="User" w:date="2023-04-17T13:56:00Z">
              <w:tcPr>
                <w:tcW w:w="2852" w:type="dxa"/>
                <w:gridSpan w:val="2"/>
              </w:tcPr>
            </w:tcPrChange>
          </w:tcPr>
          <w:p w14:paraId="1B1DA462" w14:textId="1C1E709A" w:rsidR="00153FDD" w:rsidDel="00D37E84" w:rsidRDefault="00153FDD">
            <w:pPr>
              <w:spacing w:line="208" w:lineRule="exact"/>
              <w:rPr>
                <w:del w:id="114" w:author="User" w:date="2023-04-17T13:51:00Z"/>
              </w:rPr>
            </w:pPr>
          </w:p>
        </w:tc>
      </w:tr>
      <w:tr w:rsidR="00153FDD" w:rsidDel="00D37E84" w14:paraId="0CFEED1A" w14:textId="3767A7BC" w:rsidTr="00D37E84">
        <w:tblPrEx>
          <w:tblW w:w="0" w:type="auto"/>
          <w:jc w:val="center"/>
          <w:tblPrExChange w:id="115" w:author="User" w:date="2023-04-17T13:56:00Z">
            <w:tblPrEx>
              <w:tblW w:w="0" w:type="auto"/>
              <w:jc w:val="center"/>
            </w:tblPrEx>
          </w:tblPrExChange>
        </w:tblPrEx>
        <w:trPr>
          <w:jc w:val="center"/>
          <w:del w:id="116" w:author="User" w:date="2023-04-17T13:51:00Z"/>
          <w:trPrChange w:id="117" w:author="User" w:date="2023-04-17T13:56:00Z">
            <w:trPr>
              <w:jc w:val="center"/>
            </w:trPr>
          </w:trPrChange>
        </w:trPr>
        <w:tc>
          <w:tcPr>
            <w:tcW w:w="534" w:type="dxa"/>
            <w:tcPrChange w:id="118" w:author="User" w:date="2023-04-17T13:56:00Z">
              <w:tcPr>
                <w:tcW w:w="534" w:type="dxa"/>
              </w:tcPr>
            </w:tcPrChange>
          </w:tcPr>
          <w:p w14:paraId="118C5836" w14:textId="643196D9" w:rsidR="00153FDD" w:rsidDel="00D37E84" w:rsidRDefault="00153FDD">
            <w:pPr>
              <w:spacing w:line="208" w:lineRule="exact"/>
              <w:rPr>
                <w:del w:id="119" w:author="User" w:date="2023-04-17T13:51:00Z"/>
              </w:rPr>
            </w:pPr>
            <w:del w:id="120" w:author="User" w:date="2023-04-17T13:51:00Z">
              <w:r w:rsidDel="00D37E84">
                <w:delText>3.</w:delText>
              </w:r>
            </w:del>
          </w:p>
        </w:tc>
        <w:tc>
          <w:tcPr>
            <w:tcW w:w="8806" w:type="dxa"/>
            <w:tcPrChange w:id="121" w:author="User" w:date="2023-04-17T13:56:00Z">
              <w:tcPr>
                <w:tcW w:w="5168" w:type="dxa"/>
              </w:tcPr>
            </w:tcPrChange>
          </w:tcPr>
          <w:p w14:paraId="5020C3D7" w14:textId="5D74E164" w:rsidR="00153FDD" w:rsidDel="00D37E84" w:rsidRDefault="00153FDD">
            <w:pPr>
              <w:spacing w:line="208" w:lineRule="exact"/>
              <w:rPr>
                <w:del w:id="122" w:author="User" w:date="2023-04-17T13:51:00Z"/>
              </w:rPr>
            </w:pPr>
          </w:p>
        </w:tc>
        <w:tc>
          <w:tcPr>
            <w:tcW w:w="965" w:type="dxa"/>
            <w:tcPrChange w:id="123" w:author="User" w:date="2023-04-17T13:56:00Z">
              <w:tcPr>
                <w:tcW w:w="2852" w:type="dxa"/>
              </w:tcPr>
            </w:tcPrChange>
          </w:tcPr>
          <w:p w14:paraId="1406001A" w14:textId="67F79C02" w:rsidR="00153FDD" w:rsidDel="00D37E84" w:rsidRDefault="00153FDD">
            <w:pPr>
              <w:spacing w:line="208" w:lineRule="exact"/>
              <w:rPr>
                <w:del w:id="124" w:author="User" w:date="2023-04-17T13:51:00Z"/>
              </w:rPr>
            </w:pPr>
          </w:p>
        </w:tc>
        <w:tc>
          <w:tcPr>
            <w:tcW w:w="1101" w:type="dxa"/>
            <w:gridSpan w:val="2"/>
            <w:tcPrChange w:id="125" w:author="User" w:date="2023-04-17T13:56:00Z">
              <w:tcPr>
                <w:tcW w:w="2852" w:type="dxa"/>
                <w:gridSpan w:val="2"/>
              </w:tcPr>
            </w:tcPrChange>
          </w:tcPr>
          <w:p w14:paraId="453E95A0" w14:textId="2128DB09" w:rsidR="00153FDD" w:rsidDel="00D37E84" w:rsidRDefault="00153FDD">
            <w:pPr>
              <w:spacing w:line="208" w:lineRule="exact"/>
              <w:rPr>
                <w:del w:id="126" w:author="User" w:date="2023-04-17T13:51:00Z"/>
              </w:rPr>
            </w:pPr>
          </w:p>
        </w:tc>
      </w:tr>
    </w:tbl>
    <w:p w14:paraId="2A1CA28E" w14:textId="7976FBCE" w:rsidR="00153FDD" w:rsidDel="00D37E84" w:rsidRDefault="00153FDD">
      <w:pPr>
        <w:spacing w:line="208" w:lineRule="exact"/>
        <w:rPr>
          <w:del w:id="127" w:author="User" w:date="2023-04-17T13:56:00Z"/>
        </w:rPr>
        <w:sectPr w:rsidR="00153FDD" w:rsidDel="00D37E84">
          <w:type w:val="continuous"/>
          <w:pgSz w:w="11910" w:h="16840"/>
          <w:pgMar w:top="700" w:right="300" w:bottom="280" w:left="420" w:header="720" w:footer="720" w:gutter="0"/>
          <w:cols w:space="720"/>
        </w:sectPr>
      </w:pPr>
    </w:p>
    <w:tbl>
      <w:tblPr>
        <w:tblStyle w:val="TableNormal"/>
        <w:tblW w:w="0" w:type="auto"/>
        <w:tblInd w:w="41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224"/>
        <w:gridCol w:w="960"/>
        <w:gridCol w:w="857"/>
        <w:gridCol w:w="857"/>
        <w:gridCol w:w="1225"/>
        <w:gridCol w:w="960"/>
        <w:gridCol w:w="434"/>
        <w:gridCol w:w="434"/>
        <w:gridCol w:w="960"/>
        <w:gridCol w:w="432"/>
        <w:gridCol w:w="434"/>
        <w:gridCol w:w="4503"/>
        <w:gridCol w:w="540"/>
      </w:tblGrid>
      <w:tr w:rsidR="001A631C" w:rsidDel="00D37E84" w14:paraId="4C932B2A" w14:textId="7E5DAA93">
        <w:trPr>
          <w:trHeight w:val="638"/>
          <w:del w:id="128" w:author="User" w:date="2023-04-17T13:51:00Z"/>
        </w:trPr>
        <w:tc>
          <w:tcPr>
            <w:tcW w:w="1224" w:type="dxa"/>
          </w:tcPr>
          <w:p w14:paraId="2794FD4D" w14:textId="5A0A55F9" w:rsidR="001A631C" w:rsidDel="00D37E84" w:rsidRDefault="001A631C">
            <w:pPr>
              <w:pStyle w:val="TableParagraph"/>
              <w:spacing w:before="6"/>
              <w:rPr>
                <w:del w:id="129" w:author="User" w:date="2023-04-17T13:51:00Z"/>
                <w:i/>
                <w:sz w:val="20"/>
              </w:rPr>
            </w:pPr>
          </w:p>
          <w:p w14:paraId="19C6330A" w14:textId="599111E3" w:rsidR="00153FDD" w:rsidDel="00D37E84" w:rsidRDefault="00153FDD" w:rsidP="00153FDD">
            <w:pPr>
              <w:pStyle w:val="TableParagraph"/>
              <w:numPr>
                <w:ilvl w:val="0"/>
                <w:numId w:val="4"/>
              </w:numPr>
              <w:spacing w:line="127" w:lineRule="exact"/>
              <w:rPr>
                <w:del w:id="130" w:author="User" w:date="2023-04-17T13:51:00Z"/>
                <w:sz w:val="12"/>
              </w:rPr>
            </w:pPr>
          </w:p>
        </w:tc>
        <w:tc>
          <w:tcPr>
            <w:tcW w:w="960" w:type="dxa"/>
          </w:tcPr>
          <w:p w14:paraId="63A0C5B8" w14:textId="2D6828E7" w:rsidR="001A631C" w:rsidDel="00D37E84" w:rsidRDefault="001A631C" w:rsidP="00153FDD">
            <w:pPr>
              <w:pStyle w:val="TableParagraph"/>
              <w:numPr>
                <w:ilvl w:val="0"/>
                <w:numId w:val="4"/>
              </w:numPr>
              <w:spacing w:before="7"/>
              <w:rPr>
                <w:del w:id="131" w:author="User" w:date="2023-04-17T13:51:00Z"/>
                <w:i/>
                <w:sz w:val="20"/>
              </w:rPr>
            </w:pPr>
          </w:p>
          <w:p w14:paraId="29CE21CD" w14:textId="14B5FFE0" w:rsidR="001A631C" w:rsidDel="00D37E84" w:rsidRDefault="003B66BE">
            <w:pPr>
              <w:pStyle w:val="TableParagraph"/>
              <w:spacing w:line="127" w:lineRule="exact"/>
              <w:ind w:left="404"/>
              <w:rPr>
                <w:del w:id="132" w:author="User" w:date="2023-04-17T13:51:00Z"/>
                <w:sz w:val="12"/>
              </w:rPr>
            </w:pPr>
            <w:del w:id="133" w:author="User" w:date="2023-04-17T13:51:00Z">
              <w:r w:rsidDel="00D37E84">
                <w:rPr>
                  <w:noProof/>
                  <w:position w:val="-2"/>
                  <w:sz w:val="12"/>
                </w:rPr>
                <w:drawing>
                  <wp:inline distT="0" distB="0" distL="0" distR="0" wp14:anchorId="61AE91BE" wp14:editId="011A2315">
                    <wp:extent cx="80588" cy="80772"/>
                    <wp:effectExtent l="0" t="0" r="0" b="0"/>
                    <wp:docPr id="19" name="image1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0" name="image18.png"/>
                            <pic:cNvPicPr/>
                          </pic:nvPicPr>
                          <pic:blipFill>
                            <a:blip r:embed="rId25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588" cy="807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7" w:type="dxa"/>
          </w:tcPr>
          <w:p w14:paraId="63F375E9" w14:textId="2525FD6F" w:rsidR="001A631C" w:rsidDel="00D37E84" w:rsidRDefault="001A631C">
            <w:pPr>
              <w:pStyle w:val="TableParagraph"/>
              <w:spacing w:before="8"/>
              <w:rPr>
                <w:del w:id="134" w:author="User" w:date="2023-04-17T13:51:00Z"/>
                <w:i/>
                <w:sz w:val="20"/>
              </w:rPr>
            </w:pPr>
          </w:p>
          <w:p w14:paraId="0DFF4D94" w14:textId="0F29F51D" w:rsidR="001A631C" w:rsidDel="00D37E84" w:rsidRDefault="003B66BE">
            <w:pPr>
              <w:pStyle w:val="TableParagraph"/>
              <w:spacing w:line="127" w:lineRule="exact"/>
              <w:ind w:left="300"/>
              <w:rPr>
                <w:del w:id="135" w:author="User" w:date="2023-04-17T13:51:00Z"/>
                <w:sz w:val="12"/>
              </w:rPr>
            </w:pPr>
            <w:del w:id="136" w:author="User" w:date="2023-04-17T13:51:00Z">
              <w:r w:rsidDel="00D37E84">
                <w:rPr>
                  <w:noProof/>
                  <w:position w:val="-2"/>
                  <w:sz w:val="12"/>
                </w:rPr>
                <w:drawing>
                  <wp:inline distT="0" distB="0" distL="0" distR="0" wp14:anchorId="62C0962C" wp14:editId="114E0302">
                    <wp:extent cx="82916" cy="80772"/>
                    <wp:effectExtent l="0" t="0" r="0" b="0"/>
                    <wp:docPr id="21" name="image19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2" name="image19.png"/>
                            <pic:cNvPicPr/>
                          </pic:nvPicPr>
                          <pic:blipFill>
                            <a:blip r:embed="rId26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2916" cy="807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7" w:type="dxa"/>
          </w:tcPr>
          <w:p w14:paraId="164FE9C1" w14:textId="57AD2549" w:rsidR="001A631C" w:rsidDel="00D37E84" w:rsidRDefault="001A631C">
            <w:pPr>
              <w:pStyle w:val="TableParagraph"/>
              <w:spacing w:before="7" w:after="1"/>
              <w:rPr>
                <w:del w:id="137" w:author="User" w:date="2023-04-17T13:51:00Z"/>
                <w:i/>
                <w:sz w:val="20"/>
              </w:rPr>
            </w:pPr>
          </w:p>
          <w:p w14:paraId="12C7536E" w14:textId="431DEF95" w:rsidR="001A631C" w:rsidDel="00D37E84" w:rsidRDefault="003B66BE">
            <w:pPr>
              <w:pStyle w:val="TableParagraph"/>
              <w:spacing w:line="127" w:lineRule="exact"/>
              <w:ind w:left="300"/>
              <w:rPr>
                <w:del w:id="138" w:author="User" w:date="2023-04-17T13:51:00Z"/>
                <w:sz w:val="12"/>
              </w:rPr>
            </w:pPr>
            <w:del w:id="139" w:author="User" w:date="2023-04-17T13:51:00Z">
              <w:r w:rsidDel="00D37E84">
                <w:rPr>
                  <w:noProof/>
                  <w:position w:val="-2"/>
                  <w:sz w:val="12"/>
                </w:rPr>
                <w:drawing>
                  <wp:inline distT="0" distB="0" distL="0" distR="0" wp14:anchorId="78D62DAD" wp14:editId="4BA350C4">
                    <wp:extent cx="81418" cy="80772"/>
                    <wp:effectExtent l="0" t="0" r="0" b="0"/>
                    <wp:docPr id="23" name="image2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4" name="image20.png"/>
                            <pic:cNvPicPr/>
                          </pic:nvPicPr>
                          <pic:blipFill>
                            <a:blip r:embed="rId27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418" cy="807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225" w:type="dxa"/>
          </w:tcPr>
          <w:p w14:paraId="03D84CED" w14:textId="6E7D06BC" w:rsidR="001A631C" w:rsidDel="00D37E84" w:rsidRDefault="001A631C">
            <w:pPr>
              <w:pStyle w:val="TableParagraph"/>
              <w:spacing w:before="2" w:after="1"/>
              <w:rPr>
                <w:del w:id="140" w:author="User" w:date="2023-04-17T13:51:00Z"/>
                <w:i/>
                <w:sz w:val="20"/>
              </w:rPr>
            </w:pPr>
          </w:p>
          <w:p w14:paraId="1C0BC8C9" w14:textId="338843BA" w:rsidR="001A631C" w:rsidDel="00D37E84" w:rsidRDefault="003B66BE">
            <w:pPr>
              <w:pStyle w:val="TableParagraph"/>
              <w:spacing w:line="132" w:lineRule="exact"/>
              <w:ind w:left="669"/>
              <w:rPr>
                <w:del w:id="141" w:author="User" w:date="2023-04-17T13:51:00Z"/>
                <w:sz w:val="13"/>
              </w:rPr>
            </w:pPr>
            <w:del w:id="142" w:author="User" w:date="2023-04-17T13:51:00Z">
              <w:r w:rsidDel="00D37E84">
                <w:rPr>
                  <w:noProof/>
                  <w:position w:val="-2"/>
                  <w:sz w:val="13"/>
                </w:rPr>
                <w:drawing>
                  <wp:inline distT="0" distB="0" distL="0" distR="0" wp14:anchorId="535E400D" wp14:editId="61CC0C2F">
                    <wp:extent cx="81335" cy="84200"/>
                    <wp:effectExtent l="0" t="0" r="0" b="0"/>
                    <wp:docPr id="25" name="image21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6" name="image21.png"/>
                            <pic:cNvPicPr/>
                          </pic:nvPicPr>
                          <pic:blipFill>
                            <a:blip r:embed="rId28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335" cy="84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60" w:type="dxa"/>
          </w:tcPr>
          <w:p w14:paraId="0B2292B3" w14:textId="0D9B0FBD" w:rsidR="001A631C" w:rsidDel="00D37E84" w:rsidRDefault="001A631C">
            <w:pPr>
              <w:pStyle w:val="TableParagraph"/>
              <w:spacing w:before="8"/>
              <w:rPr>
                <w:del w:id="143" w:author="User" w:date="2023-04-17T13:51:00Z"/>
                <w:i/>
                <w:sz w:val="20"/>
              </w:rPr>
            </w:pPr>
          </w:p>
          <w:p w14:paraId="4862A209" w14:textId="5C1F312F" w:rsidR="001A631C" w:rsidDel="00D37E84" w:rsidRDefault="003B66BE">
            <w:pPr>
              <w:pStyle w:val="TableParagraph"/>
              <w:spacing w:line="127" w:lineRule="exact"/>
              <w:ind w:left="403"/>
              <w:rPr>
                <w:del w:id="144" w:author="User" w:date="2023-04-17T13:51:00Z"/>
                <w:sz w:val="12"/>
              </w:rPr>
            </w:pPr>
            <w:del w:id="145" w:author="User" w:date="2023-04-17T13:51:00Z">
              <w:r w:rsidDel="00D37E84">
                <w:rPr>
                  <w:noProof/>
                  <w:position w:val="-2"/>
                  <w:sz w:val="12"/>
                </w:rPr>
                <w:drawing>
                  <wp:inline distT="0" distB="0" distL="0" distR="0" wp14:anchorId="6BFC62A1" wp14:editId="4C60A87C">
                    <wp:extent cx="82715" cy="80772"/>
                    <wp:effectExtent l="0" t="0" r="0" b="0"/>
                    <wp:docPr id="27" name="image2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8" name="image22.png"/>
                            <pic:cNvPicPr/>
                          </pic:nvPicPr>
                          <pic:blipFill>
                            <a:blip r:embed="rId29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2715" cy="807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</w:tcPr>
          <w:p w14:paraId="0AEF1847" w14:textId="33AEB895" w:rsidR="001A631C" w:rsidDel="00D37E84" w:rsidRDefault="001A631C">
            <w:pPr>
              <w:pStyle w:val="TableParagraph"/>
              <w:spacing w:before="12"/>
              <w:rPr>
                <w:del w:id="146" w:author="User" w:date="2023-04-17T13:51:00Z"/>
                <w:i/>
                <w:sz w:val="18"/>
              </w:rPr>
            </w:pPr>
          </w:p>
          <w:p w14:paraId="11830994" w14:textId="593955D8" w:rsidR="001A631C" w:rsidDel="00D37E84" w:rsidRDefault="003B66BE">
            <w:pPr>
              <w:pStyle w:val="TableParagraph"/>
              <w:spacing w:line="169" w:lineRule="exact"/>
              <w:ind w:left="137"/>
              <w:rPr>
                <w:del w:id="147" w:author="User" w:date="2023-04-17T13:51:00Z"/>
                <w:sz w:val="16"/>
              </w:rPr>
            </w:pPr>
            <w:del w:id="148" w:author="User" w:date="2023-04-17T13:51:00Z">
              <w:r w:rsidDel="00D37E84">
                <w:rPr>
                  <w:noProof/>
                  <w:position w:val="-2"/>
                  <w:sz w:val="16"/>
                </w:rPr>
                <w:drawing>
                  <wp:inline distT="0" distB="0" distL="0" distR="0" wp14:anchorId="332C6966" wp14:editId="49D44B6A">
                    <wp:extent cx="81525" cy="107346"/>
                    <wp:effectExtent l="0" t="0" r="0" b="0"/>
                    <wp:docPr id="29" name="image23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image23.png"/>
                            <pic:cNvPicPr/>
                          </pic:nvPicPr>
                          <pic:blipFill>
                            <a:blip r:embed="rId30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525" cy="10734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</w:tcPr>
          <w:p w14:paraId="6B132591" w14:textId="079F19C3" w:rsidR="001A631C" w:rsidDel="00D37E84" w:rsidRDefault="001A631C">
            <w:pPr>
              <w:pStyle w:val="TableParagraph"/>
              <w:spacing w:before="9"/>
              <w:rPr>
                <w:del w:id="149" w:author="User" w:date="2023-04-17T13:51:00Z"/>
                <w:i/>
                <w:sz w:val="20"/>
              </w:rPr>
            </w:pPr>
          </w:p>
          <w:p w14:paraId="58950B5C" w14:textId="2EC641D5" w:rsidR="001A631C" w:rsidDel="00D37E84" w:rsidRDefault="003B66BE">
            <w:pPr>
              <w:pStyle w:val="TableParagraph"/>
              <w:spacing w:line="124" w:lineRule="exact"/>
              <w:ind w:left="138"/>
              <w:rPr>
                <w:del w:id="150" w:author="User" w:date="2023-04-17T13:51:00Z"/>
                <w:sz w:val="12"/>
              </w:rPr>
            </w:pPr>
            <w:del w:id="151" w:author="User" w:date="2023-04-17T13:51:00Z">
              <w:r w:rsidDel="00D37E84">
                <w:rPr>
                  <w:noProof/>
                  <w:position w:val="-1"/>
                  <w:sz w:val="12"/>
                </w:rPr>
                <w:drawing>
                  <wp:inline distT="0" distB="0" distL="0" distR="0" wp14:anchorId="705E07C8" wp14:editId="625D8189">
                    <wp:extent cx="81272" cy="79248"/>
                    <wp:effectExtent l="0" t="0" r="0" b="0"/>
                    <wp:docPr id="31" name="image2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2" name="image24.png"/>
                            <pic:cNvPicPr/>
                          </pic:nvPicPr>
                          <pic:blipFill>
                            <a:blip r:embed="rId31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272" cy="7924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60" w:type="dxa"/>
          </w:tcPr>
          <w:p w14:paraId="68E1A09C" w14:textId="06D85A94" w:rsidR="001A631C" w:rsidDel="00D37E84" w:rsidRDefault="001A631C">
            <w:pPr>
              <w:pStyle w:val="TableParagraph"/>
              <w:spacing w:before="2" w:after="1"/>
              <w:rPr>
                <w:del w:id="152" w:author="User" w:date="2023-04-17T13:51:00Z"/>
                <w:i/>
                <w:sz w:val="21"/>
              </w:rPr>
            </w:pPr>
          </w:p>
          <w:p w14:paraId="32DB78DC" w14:textId="43958FF6" w:rsidR="001A631C" w:rsidDel="00D37E84" w:rsidRDefault="003B66BE">
            <w:pPr>
              <w:pStyle w:val="TableParagraph"/>
              <w:spacing w:line="119" w:lineRule="exact"/>
              <w:ind w:left="405"/>
              <w:rPr>
                <w:del w:id="153" w:author="User" w:date="2023-04-17T13:51:00Z"/>
                <w:sz w:val="11"/>
              </w:rPr>
            </w:pPr>
            <w:del w:id="154" w:author="User" w:date="2023-04-17T13:51:00Z">
              <w:r w:rsidDel="00D37E84">
                <w:rPr>
                  <w:noProof/>
                  <w:position w:val="-1"/>
                  <w:sz w:val="11"/>
                </w:rPr>
                <w:drawing>
                  <wp:inline distT="0" distB="0" distL="0" distR="0" wp14:anchorId="383F449B" wp14:editId="6E37ADFF">
                    <wp:extent cx="80822" cy="75723"/>
                    <wp:effectExtent l="0" t="0" r="0" b="0"/>
                    <wp:docPr id="33" name="image25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4" name="image25.png"/>
                            <pic:cNvPicPr/>
                          </pic:nvPicPr>
                          <pic:blipFill>
                            <a:blip r:embed="rId3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822" cy="7572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2" w:type="dxa"/>
            <w:vMerge w:val="restart"/>
          </w:tcPr>
          <w:p w14:paraId="28B850E3" w14:textId="5BC09DD7" w:rsidR="001A631C" w:rsidDel="00D37E84" w:rsidRDefault="001A631C">
            <w:pPr>
              <w:pStyle w:val="TableParagraph"/>
              <w:spacing w:before="3"/>
              <w:rPr>
                <w:del w:id="155" w:author="User" w:date="2023-04-17T13:51:00Z"/>
                <w:i/>
                <w:sz w:val="13"/>
              </w:rPr>
            </w:pPr>
          </w:p>
          <w:p w14:paraId="4203DA73" w14:textId="105247B7" w:rsidR="001A631C" w:rsidDel="00D37E84" w:rsidRDefault="00911BAD">
            <w:pPr>
              <w:pStyle w:val="TableParagraph"/>
              <w:ind w:left="202" w:right="-15"/>
              <w:rPr>
                <w:del w:id="156" w:author="User" w:date="2023-04-17T13:51:00Z"/>
                <w:sz w:val="20"/>
              </w:rPr>
            </w:pPr>
            <w:del w:id="157" w:author="User" w:date="2023-04-17T13:51:00Z">
              <w:r>
                <w:rPr>
                  <w:sz w:val="20"/>
                </w:rPr>
              </w:r>
              <w:r>
                <w:rPr>
                  <w:sz w:val="20"/>
                </w:rPr>
                <w:pict w14:anchorId="4AC064F1">
                  <v:group id="_x0000_s1253" style="width:9pt;height:102.95pt;mso-position-horizontal-relative:char;mso-position-vertical-relative:line" coordsize="180,2059">
                    <v:shape id="_x0000_s1255" type="#_x0000_t75" style="position:absolute;left:33;width:129;height:198">
                      <v:imagedata r:id="rId33" o:title=""/>
                    </v:shape>
                    <v:shape id="_x0000_s1254" type="#_x0000_t75" style="position:absolute;top:266;width:180;height:1792">
                      <v:imagedata r:id="rId34" o:title=""/>
                    </v:shape>
                    <w10:wrap type="none"/>
                    <w10:anchorlock/>
                  </v:group>
                </w:pict>
              </w:r>
            </w:del>
          </w:p>
          <w:p w14:paraId="28E03A48" w14:textId="3F95E0E1" w:rsidR="001A631C" w:rsidDel="00D37E84" w:rsidRDefault="001A631C">
            <w:pPr>
              <w:pStyle w:val="TableParagraph"/>
              <w:rPr>
                <w:del w:id="158" w:author="User" w:date="2023-04-17T13:51:00Z"/>
                <w:i/>
                <w:sz w:val="20"/>
              </w:rPr>
            </w:pPr>
          </w:p>
          <w:p w14:paraId="3D28A117" w14:textId="73E0EC11" w:rsidR="001A631C" w:rsidDel="00D37E84" w:rsidRDefault="001A631C">
            <w:pPr>
              <w:pStyle w:val="TableParagraph"/>
              <w:rPr>
                <w:del w:id="159" w:author="User" w:date="2023-04-17T13:51:00Z"/>
                <w:i/>
                <w:sz w:val="20"/>
              </w:rPr>
            </w:pPr>
          </w:p>
          <w:p w14:paraId="5AB8CD64" w14:textId="16CD45E9" w:rsidR="001A631C" w:rsidDel="00D37E84" w:rsidRDefault="001A631C">
            <w:pPr>
              <w:pStyle w:val="TableParagraph"/>
              <w:rPr>
                <w:del w:id="160" w:author="User" w:date="2023-04-17T13:51:00Z"/>
                <w:i/>
                <w:sz w:val="20"/>
              </w:rPr>
            </w:pPr>
          </w:p>
          <w:p w14:paraId="7EAC4D97" w14:textId="5BFFA754" w:rsidR="001A631C" w:rsidDel="00D37E84" w:rsidRDefault="001A631C">
            <w:pPr>
              <w:pStyle w:val="TableParagraph"/>
              <w:rPr>
                <w:del w:id="161" w:author="User" w:date="2023-04-17T13:51:00Z"/>
                <w:i/>
                <w:sz w:val="20"/>
              </w:rPr>
            </w:pPr>
          </w:p>
          <w:p w14:paraId="33299903" w14:textId="79C31761" w:rsidR="001A631C" w:rsidDel="00D37E84" w:rsidRDefault="001A631C">
            <w:pPr>
              <w:pStyle w:val="TableParagraph"/>
              <w:rPr>
                <w:del w:id="162" w:author="User" w:date="2023-04-17T13:51:00Z"/>
                <w:i/>
                <w:sz w:val="20"/>
              </w:rPr>
            </w:pPr>
          </w:p>
          <w:p w14:paraId="5DDFC501" w14:textId="4C64EA96" w:rsidR="001A631C" w:rsidDel="00D37E84" w:rsidRDefault="001A631C">
            <w:pPr>
              <w:pStyle w:val="TableParagraph"/>
              <w:rPr>
                <w:del w:id="163" w:author="User" w:date="2023-04-17T13:51:00Z"/>
                <w:i/>
                <w:sz w:val="20"/>
              </w:rPr>
            </w:pPr>
          </w:p>
          <w:p w14:paraId="6C95AB0D" w14:textId="56884A31" w:rsidR="001A631C" w:rsidDel="00D37E84" w:rsidRDefault="001A631C">
            <w:pPr>
              <w:pStyle w:val="TableParagraph"/>
              <w:rPr>
                <w:del w:id="164" w:author="User" w:date="2023-04-17T13:51:00Z"/>
                <w:i/>
                <w:sz w:val="20"/>
              </w:rPr>
            </w:pPr>
          </w:p>
          <w:p w14:paraId="44CFFCF2" w14:textId="45932180" w:rsidR="001A631C" w:rsidDel="00D37E84" w:rsidRDefault="001A631C">
            <w:pPr>
              <w:pStyle w:val="TableParagraph"/>
              <w:rPr>
                <w:del w:id="165" w:author="User" w:date="2023-04-17T13:51:00Z"/>
                <w:i/>
                <w:sz w:val="20"/>
              </w:rPr>
            </w:pPr>
          </w:p>
          <w:p w14:paraId="7A27A70D" w14:textId="38791453" w:rsidR="001A631C" w:rsidDel="00D37E84" w:rsidRDefault="001A631C">
            <w:pPr>
              <w:pStyle w:val="TableParagraph"/>
              <w:rPr>
                <w:del w:id="166" w:author="User" w:date="2023-04-17T13:51:00Z"/>
                <w:i/>
                <w:sz w:val="20"/>
              </w:rPr>
            </w:pPr>
          </w:p>
          <w:p w14:paraId="5E40A770" w14:textId="180D926A" w:rsidR="001A631C" w:rsidDel="00D37E84" w:rsidRDefault="001A631C">
            <w:pPr>
              <w:pStyle w:val="TableParagraph"/>
              <w:rPr>
                <w:del w:id="167" w:author="User" w:date="2023-04-17T13:51:00Z"/>
                <w:i/>
                <w:sz w:val="20"/>
              </w:rPr>
            </w:pPr>
          </w:p>
          <w:p w14:paraId="71646E7E" w14:textId="5BB6B350" w:rsidR="001A631C" w:rsidDel="00D37E84" w:rsidRDefault="001A631C">
            <w:pPr>
              <w:pStyle w:val="TableParagraph"/>
              <w:rPr>
                <w:del w:id="168" w:author="User" w:date="2023-04-17T13:51:00Z"/>
                <w:i/>
                <w:sz w:val="20"/>
              </w:rPr>
            </w:pPr>
          </w:p>
          <w:p w14:paraId="34EFCCD0" w14:textId="0B09F6DB" w:rsidR="001A631C" w:rsidDel="00D37E84" w:rsidRDefault="001A631C">
            <w:pPr>
              <w:pStyle w:val="TableParagraph"/>
              <w:rPr>
                <w:del w:id="169" w:author="User" w:date="2023-04-17T13:51:00Z"/>
                <w:i/>
                <w:sz w:val="20"/>
              </w:rPr>
            </w:pPr>
          </w:p>
          <w:p w14:paraId="6E9116E9" w14:textId="184FED87" w:rsidR="001A631C" w:rsidDel="00D37E84" w:rsidRDefault="001A631C">
            <w:pPr>
              <w:pStyle w:val="TableParagraph"/>
              <w:rPr>
                <w:del w:id="170" w:author="User" w:date="2023-04-17T13:51:00Z"/>
                <w:i/>
                <w:sz w:val="20"/>
              </w:rPr>
            </w:pPr>
          </w:p>
          <w:p w14:paraId="4F28D032" w14:textId="4D580FD6" w:rsidR="001A631C" w:rsidDel="00D37E84" w:rsidRDefault="001A631C">
            <w:pPr>
              <w:pStyle w:val="TableParagraph"/>
              <w:rPr>
                <w:del w:id="171" w:author="User" w:date="2023-04-17T13:51:00Z"/>
                <w:i/>
                <w:sz w:val="20"/>
              </w:rPr>
            </w:pPr>
          </w:p>
          <w:p w14:paraId="6BC7E933" w14:textId="46645CA2" w:rsidR="001A631C" w:rsidDel="00D37E84" w:rsidRDefault="001A631C">
            <w:pPr>
              <w:pStyle w:val="TableParagraph"/>
              <w:rPr>
                <w:del w:id="172" w:author="User" w:date="2023-04-17T13:51:00Z"/>
                <w:i/>
                <w:sz w:val="20"/>
              </w:rPr>
            </w:pPr>
          </w:p>
          <w:p w14:paraId="6F4A3DF7" w14:textId="13428F2B" w:rsidR="001A631C" w:rsidDel="00D37E84" w:rsidRDefault="001A631C">
            <w:pPr>
              <w:pStyle w:val="TableParagraph"/>
              <w:rPr>
                <w:del w:id="173" w:author="User" w:date="2023-04-17T13:51:00Z"/>
                <w:i/>
                <w:sz w:val="20"/>
              </w:rPr>
            </w:pPr>
          </w:p>
          <w:p w14:paraId="0E381110" w14:textId="7B7B0FB4" w:rsidR="001A631C" w:rsidDel="00D37E84" w:rsidRDefault="001A631C">
            <w:pPr>
              <w:pStyle w:val="TableParagraph"/>
              <w:rPr>
                <w:del w:id="174" w:author="User" w:date="2023-04-17T13:51:00Z"/>
                <w:i/>
                <w:sz w:val="20"/>
              </w:rPr>
            </w:pPr>
          </w:p>
          <w:p w14:paraId="17F34EAF" w14:textId="3B16573D" w:rsidR="001A631C" w:rsidDel="00D37E84" w:rsidRDefault="001A631C">
            <w:pPr>
              <w:pStyle w:val="TableParagraph"/>
              <w:rPr>
                <w:del w:id="175" w:author="User" w:date="2023-04-17T13:51:00Z"/>
                <w:i/>
                <w:sz w:val="20"/>
              </w:rPr>
            </w:pPr>
          </w:p>
          <w:p w14:paraId="6C1E4811" w14:textId="631D99E6" w:rsidR="001A631C" w:rsidDel="00D37E84" w:rsidRDefault="001A631C">
            <w:pPr>
              <w:pStyle w:val="TableParagraph"/>
              <w:rPr>
                <w:del w:id="176" w:author="User" w:date="2023-04-17T13:51:00Z"/>
                <w:i/>
                <w:sz w:val="20"/>
              </w:rPr>
            </w:pPr>
          </w:p>
          <w:p w14:paraId="60BFB2BA" w14:textId="01A5E520" w:rsidR="001A631C" w:rsidDel="00D37E84" w:rsidRDefault="001A631C">
            <w:pPr>
              <w:pStyle w:val="TableParagraph"/>
              <w:rPr>
                <w:del w:id="177" w:author="User" w:date="2023-04-17T13:51:00Z"/>
                <w:i/>
                <w:sz w:val="20"/>
              </w:rPr>
            </w:pPr>
          </w:p>
          <w:p w14:paraId="353881D5" w14:textId="5453A490" w:rsidR="001A631C" w:rsidDel="00D37E84" w:rsidRDefault="001A631C">
            <w:pPr>
              <w:pStyle w:val="TableParagraph"/>
              <w:rPr>
                <w:del w:id="178" w:author="User" w:date="2023-04-17T13:51:00Z"/>
                <w:i/>
                <w:sz w:val="20"/>
              </w:rPr>
            </w:pPr>
          </w:p>
          <w:p w14:paraId="53D9904F" w14:textId="27DCFB09" w:rsidR="001A631C" w:rsidDel="00D37E84" w:rsidRDefault="001A631C">
            <w:pPr>
              <w:pStyle w:val="TableParagraph"/>
              <w:rPr>
                <w:del w:id="179" w:author="User" w:date="2023-04-17T13:51:00Z"/>
                <w:i/>
                <w:sz w:val="20"/>
              </w:rPr>
            </w:pPr>
          </w:p>
          <w:p w14:paraId="5C820EEC" w14:textId="63975B97" w:rsidR="001A631C" w:rsidDel="00D37E84" w:rsidRDefault="001A631C">
            <w:pPr>
              <w:pStyle w:val="TableParagraph"/>
              <w:rPr>
                <w:del w:id="180" w:author="User" w:date="2023-04-17T13:51:00Z"/>
                <w:i/>
                <w:sz w:val="20"/>
              </w:rPr>
            </w:pPr>
          </w:p>
          <w:p w14:paraId="048366FA" w14:textId="40A18918" w:rsidR="001A631C" w:rsidDel="00D37E84" w:rsidRDefault="001A631C">
            <w:pPr>
              <w:pStyle w:val="TableParagraph"/>
              <w:rPr>
                <w:del w:id="181" w:author="User" w:date="2023-04-17T13:51:00Z"/>
                <w:i/>
                <w:sz w:val="20"/>
              </w:rPr>
            </w:pPr>
          </w:p>
          <w:p w14:paraId="4012463C" w14:textId="10154460" w:rsidR="001A631C" w:rsidDel="00D37E84" w:rsidRDefault="001A631C">
            <w:pPr>
              <w:pStyle w:val="TableParagraph"/>
              <w:rPr>
                <w:del w:id="182" w:author="User" w:date="2023-04-17T13:51:00Z"/>
                <w:i/>
                <w:sz w:val="20"/>
              </w:rPr>
            </w:pPr>
          </w:p>
          <w:p w14:paraId="181D353B" w14:textId="1AECC482" w:rsidR="001A631C" w:rsidDel="00D37E84" w:rsidRDefault="001A631C">
            <w:pPr>
              <w:pStyle w:val="TableParagraph"/>
              <w:rPr>
                <w:del w:id="183" w:author="User" w:date="2023-04-17T13:51:00Z"/>
                <w:i/>
                <w:sz w:val="20"/>
              </w:rPr>
            </w:pPr>
          </w:p>
          <w:p w14:paraId="338FCC36" w14:textId="083B7A75" w:rsidR="001A631C" w:rsidDel="00D37E84" w:rsidRDefault="001A631C">
            <w:pPr>
              <w:pStyle w:val="TableParagraph"/>
              <w:spacing w:before="9"/>
              <w:rPr>
                <w:del w:id="184" w:author="User" w:date="2023-04-17T13:51:00Z"/>
                <w:i/>
                <w:sz w:val="17"/>
              </w:rPr>
            </w:pPr>
          </w:p>
          <w:p w14:paraId="2E99FACD" w14:textId="60A07D31" w:rsidR="001A631C" w:rsidDel="00D37E84" w:rsidRDefault="003B66BE">
            <w:pPr>
              <w:pStyle w:val="TableParagraph"/>
              <w:ind w:left="105"/>
              <w:rPr>
                <w:del w:id="185" w:author="User" w:date="2023-04-17T13:51:00Z"/>
                <w:sz w:val="20"/>
              </w:rPr>
            </w:pPr>
            <w:del w:id="186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51ED5D72" wp14:editId="1A26CDD6">
                    <wp:extent cx="108264" cy="366712"/>
                    <wp:effectExtent l="0" t="0" r="0" b="0"/>
                    <wp:docPr id="35" name="image2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6" name="image28.png"/>
                            <pic:cNvPicPr/>
                          </pic:nvPicPr>
                          <pic:blipFill>
                            <a:blip r:embed="rId35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8264" cy="36671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64375360" w14:textId="07EFB88A" w:rsidR="001A631C" w:rsidDel="00D37E84" w:rsidRDefault="001A631C">
            <w:pPr>
              <w:pStyle w:val="TableParagraph"/>
              <w:rPr>
                <w:del w:id="187" w:author="User" w:date="2023-04-17T13:51:00Z"/>
                <w:i/>
                <w:sz w:val="20"/>
              </w:rPr>
            </w:pPr>
          </w:p>
          <w:p w14:paraId="39867FF6" w14:textId="128743A7" w:rsidR="001A631C" w:rsidDel="00D37E84" w:rsidRDefault="001A631C">
            <w:pPr>
              <w:pStyle w:val="TableParagraph"/>
              <w:spacing w:before="3"/>
              <w:rPr>
                <w:del w:id="188" w:author="User" w:date="2023-04-17T13:51:00Z"/>
                <w:i/>
                <w:sz w:val="12"/>
              </w:rPr>
            </w:pPr>
          </w:p>
          <w:p w14:paraId="77E7E465" w14:textId="08BF6729" w:rsidR="001A631C" w:rsidDel="00D37E84" w:rsidRDefault="00911BAD">
            <w:pPr>
              <w:pStyle w:val="TableParagraph"/>
              <w:ind w:left="113"/>
              <w:rPr>
                <w:del w:id="189" w:author="User" w:date="2023-04-17T13:51:00Z"/>
                <w:sz w:val="20"/>
              </w:rPr>
            </w:pPr>
            <w:del w:id="190" w:author="User" w:date="2023-04-17T13:51:00Z">
              <w:r>
                <w:rPr>
                  <w:sz w:val="20"/>
                </w:rPr>
              </w:r>
              <w:r>
                <w:rPr>
                  <w:sz w:val="20"/>
                </w:rPr>
                <w:pict w14:anchorId="40F9556C">
                  <v:group id="_x0000_s1250" style="width:8.55pt;height:26.95pt;mso-position-horizontal-relative:char;mso-position-vertical-relative:line" coordsize="171,539">
                    <v:shape id="_x0000_s1252" style="position:absolute;left:26;width:127;height:96" coordorigin="27" coordsize="127,96" path="m153,85r,-4l152,79r-1,-1l82,78,50,79,147,28r3,-3l152,21r1,-4l153,5r,-1l150,1,148,,29,,28,1,27,3r,7l27,13r1,3l29,17r77,l135,16,35,69,27,80r,9l28,91r1,2l32,95r2,l151,95r1,-1l153,92r,-7xe" fillcolor="#231f20" stroked="f">
                      <v:path arrowok="t"/>
                    </v:shape>
                    <v:shape id="_x0000_s1251" type="#_x0000_t75" style="position:absolute;top:129;width:171;height:410">
                      <v:imagedata r:id="rId36" o:title=""/>
                    </v:shape>
                    <w10:wrap type="none"/>
                    <w10:anchorlock/>
                  </v:group>
                </w:pict>
              </w:r>
            </w:del>
          </w:p>
        </w:tc>
        <w:tc>
          <w:tcPr>
            <w:tcW w:w="434" w:type="dxa"/>
            <w:vMerge w:val="restart"/>
          </w:tcPr>
          <w:p w14:paraId="1631E357" w14:textId="31E53CA1" w:rsidR="001A631C" w:rsidDel="00D37E84" w:rsidRDefault="001A631C">
            <w:pPr>
              <w:pStyle w:val="TableParagraph"/>
              <w:spacing w:before="6"/>
              <w:rPr>
                <w:del w:id="191" w:author="User" w:date="2023-04-17T13:51:00Z"/>
                <w:i/>
                <w:sz w:val="8"/>
              </w:rPr>
            </w:pPr>
          </w:p>
          <w:p w14:paraId="12EB42C5" w14:textId="41033E9F" w:rsidR="001A631C" w:rsidDel="00D37E84" w:rsidRDefault="003B66BE">
            <w:pPr>
              <w:pStyle w:val="TableParagraph"/>
              <w:ind w:left="198"/>
              <w:rPr>
                <w:del w:id="192" w:author="User" w:date="2023-04-17T13:51:00Z"/>
                <w:sz w:val="20"/>
              </w:rPr>
            </w:pPr>
            <w:del w:id="193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384ED744" wp14:editId="43A52D09">
                    <wp:extent cx="86816" cy="433387"/>
                    <wp:effectExtent l="0" t="0" r="0" b="0"/>
                    <wp:docPr id="37" name="image3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8" name="image30.png"/>
                            <pic:cNvPicPr/>
                          </pic:nvPicPr>
                          <pic:blipFill>
                            <a:blip r:embed="rId37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6816" cy="43338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503" w:type="dxa"/>
            <w:vMerge w:val="restart"/>
          </w:tcPr>
          <w:p w14:paraId="666D41F3" w14:textId="34863A1F" w:rsidR="001A631C" w:rsidDel="00D37E84" w:rsidRDefault="001A631C">
            <w:pPr>
              <w:pStyle w:val="TableParagraph"/>
              <w:rPr>
                <w:del w:id="194" w:author="User" w:date="2023-04-17T13:51:00Z"/>
                <w:rFonts w:ascii="Times New Roman"/>
                <w:sz w:val="16"/>
              </w:rPr>
            </w:pPr>
          </w:p>
        </w:tc>
        <w:tc>
          <w:tcPr>
            <w:tcW w:w="540" w:type="dxa"/>
            <w:vMerge w:val="restart"/>
          </w:tcPr>
          <w:p w14:paraId="088804F0" w14:textId="1C70815E" w:rsidR="001A631C" w:rsidDel="00D37E84" w:rsidRDefault="001A631C">
            <w:pPr>
              <w:pStyle w:val="TableParagraph"/>
              <w:spacing w:before="3"/>
              <w:rPr>
                <w:del w:id="195" w:author="User" w:date="2023-04-17T13:51:00Z"/>
                <w:i/>
                <w:sz w:val="23"/>
              </w:rPr>
            </w:pPr>
          </w:p>
          <w:p w14:paraId="65320FC0" w14:textId="0C359339" w:rsidR="001A631C" w:rsidDel="00D37E84" w:rsidRDefault="003B66BE">
            <w:pPr>
              <w:pStyle w:val="TableParagraph"/>
              <w:ind w:left="164"/>
              <w:rPr>
                <w:del w:id="196" w:author="User" w:date="2023-04-17T13:51:00Z"/>
                <w:sz w:val="20"/>
              </w:rPr>
            </w:pPr>
            <w:del w:id="197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32BD8A3D" wp14:editId="2C6D0314">
                    <wp:extent cx="123220" cy="938212"/>
                    <wp:effectExtent l="0" t="0" r="0" b="0"/>
                    <wp:docPr id="39" name="image31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0" name="image31.png"/>
                            <pic:cNvPicPr/>
                          </pic:nvPicPr>
                          <pic:blipFill>
                            <a:blip r:embed="rId38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3220" cy="93821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1A631C" w:rsidDel="00D37E84" w14:paraId="2756781E" w14:textId="5D744556">
        <w:trPr>
          <w:trHeight w:val="7981"/>
          <w:del w:id="198" w:author="User" w:date="2023-04-17T13:51:00Z"/>
        </w:trPr>
        <w:tc>
          <w:tcPr>
            <w:tcW w:w="1224" w:type="dxa"/>
          </w:tcPr>
          <w:p w14:paraId="44EBD21C" w14:textId="6A65C46F" w:rsidR="001A631C" w:rsidDel="00D37E84" w:rsidRDefault="001A631C">
            <w:pPr>
              <w:pStyle w:val="TableParagraph"/>
              <w:spacing w:before="11"/>
              <w:rPr>
                <w:del w:id="199" w:author="User" w:date="2023-04-17T13:51:00Z"/>
                <w:i/>
                <w:sz w:val="8"/>
              </w:rPr>
            </w:pPr>
          </w:p>
          <w:p w14:paraId="25E84C92" w14:textId="694D6389" w:rsidR="001A631C" w:rsidDel="00D37E84" w:rsidRDefault="003B66BE">
            <w:pPr>
              <w:pStyle w:val="TableParagraph"/>
              <w:ind w:left="204"/>
              <w:rPr>
                <w:del w:id="200" w:author="User" w:date="2023-04-17T13:51:00Z"/>
                <w:sz w:val="20"/>
              </w:rPr>
            </w:pPr>
            <w:del w:id="201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6D1BE397" wp14:editId="61F70313">
                    <wp:extent cx="610498" cy="4843462"/>
                    <wp:effectExtent l="0" t="0" r="0" b="0"/>
                    <wp:docPr id="41" name="image3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2" name="image32.png"/>
                            <pic:cNvPicPr/>
                          </pic:nvPicPr>
                          <pic:blipFill>
                            <a:blip r:embed="rId39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10498" cy="484346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60" w:type="dxa"/>
          </w:tcPr>
          <w:p w14:paraId="5BCE530E" w14:textId="58F070BC" w:rsidR="001A631C" w:rsidDel="00D37E84" w:rsidRDefault="001A631C">
            <w:pPr>
              <w:pStyle w:val="TableParagraph"/>
              <w:spacing w:before="11" w:after="1"/>
              <w:rPr>
                <w:del w:id="202" w:author="User" w:date="2023-04-17T13:51:00Z"/>
                <w:i/>
                <w:sz w:val="8"/>
              </w:rPr>
            </w:pPr>
          </w:p>
          <w:p w14:paraId="15552E02" w14:textId="28FCF500" w:rsidR="001A631C" w:rsidDel="00D37E84" w:rsidRDefault="003B66BE">
            <w:pPr>
              <w:pStyle w:val="TableParagraph"/>
              <w:ind w:left="204"/>
              <w:rPr>
                <w:del w:id="203" w:author="User" w:date="2023-04-17T13:51:00Z"/>
                <w:sz w:val="20"/>
              </w:rPr>
            </w:pPr>
            <w:del w:id="204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5C3DED68" wp14:editId="4EC99223">
                    <wp:extent cx="443080" cy="4919662"/>
                    <wp:effectExtent l="0" t="0" r="0" b="0"/>
                    <wp:docPr id="43" name="image33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4" name="image33.png"/>
                            <pic:cNvPicPr/>
                          </pic:nvPicPr>
                          <pic:blipFill>
                            <a:blip r:embed="rId40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3080" cy="491966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7" w:type="dxa"/>
          </w:tcPr>
          <w:p w14:paraId="7FD2C81B" w14:textId="0B4FB7DA" w:rsidR="001A631C" w:rsidDel="00D37E84" w:rsidRDefault="001A631C">
            <w:pPr>
              <w:pStyle w:val="TableParagraph"/>
              <w:spacing w:before="5"/>
              <w:rPr>
                <w:del w:id="205" w:author="User" w:date="2023-04-17T13:51:00Z"/>
                <w:i/>
                <w:sz w:val="8"/>
              </w:rPr>
            </w:pPr>
          </w:p>
          <w:p w14:paraId="5453BBA7" w14:textId="158CF901" w:rsidR="001A631C" w:rsidDel="00D37E84" w:rsidRDefault="003B66BE">
            <w:pPr>
              <w:pStyle w:val="TableParagraph"/>
              <w:ind w:left="363"/>
              <w:rPr>
                <w:del w:id="206" w:author="User" w:date="2023-04-17T13:51:00Z"/>
                <w:sz w:val="20"/>
              </w:rPr>
            </w:pPr>
            <w:del w:id="207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25F81D03" wp14:editId="3A7DBCD4">
                    <wp:extent cx="280975" cy="4848225"/>
                    <wp:effectExtent l="0" t="0" r="0" b="0"/>
                    <wp:docPr id="45" name="image3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6" name="image34.png"/>
                            <pic:cNvPicPr/>
                          </pic:nvPicPr>
                          <pic:blipFill>
                            <a:blip r:embed="rId41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975" cy="48482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7" w:type="dxa"/>
          </w:tcPr>
          <w:p w14:paraId="2B52DBA6" w14:textId="5C395728" w:rsidR="001A631C" w:rsidDel="00D37E84" w:rsidRDefault="001A631C">
            <w:pPr>
              <w:pStyle w:val="TableParagraph"/>
              <w:spacing w:before="2"/>
              <w:rPr>
                <w:del w:id="208" w:author="User" w:date="2023-04-17T13:51:00Z"/>
                <w:i/>
                <w:sz w:val="8"/>
              </w:rPr>
            </w:pPr>
          </w:p>
          <w:p w14:paraId="24C12AF3" w14:textId="652CBC62" w:rsidR="001A631C" w:rsidDel="00D37E84" w:rsidRDefault="003B66BE">
            <w:pPr>
              <w:pStyle w:val="TableParagraph"/>
              <w:ind w:left="362"/>
              <w:rPr>
                <w:del w:id="209" w:author="User" w:date="2023-04-17T13:51:00Z"/>
                <w:sz w:val="20"/>
              </w:rPr>
            </w:pPr>
            <w:del w:id="210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04C1E876" wp14:editId="1DFFA95F">
                    <wp:extent cx="280871" cy="4910137"/>
                    <wp:effectExtent l="0" t="0" r="0" b="0"/>
                    <wp:docPr id="47" name="image35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8" name="image35.png"/>
                            <pic:cNvPicPr/>
                          </pic:nvPicPr>
                          <pic:blipFill>
                            <a:blip r:embed="rId4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871" cy="491013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225" w:type="dxa"/>
          </w:tcPr>
          <w:p w14:paraId="2199763C" w14:textId="0043F883" w:rsidR="001A631C" w:rsidDel="00D37E84" w:rsidRDefault="001A631C">
            <w:pPr>
              <w:pStyle w:val="TableParagraph"/>
              <w:spacing w:before="2"/>
              <w:rPr>
                <w:del w:id="211" w:author="User" w:date="2023-04-17T13:51:00Z"/>
                <w:i/>
                <w:sz w:val="8"/>
              </w:rPr>
            </w:pPr>
          </w:p>
          <w:p w14:paraId="175999FD" w14:textId="3ABF1F80" w:rsidR="001A631C" w:rsidDel="00D37E84" w:rsidRDefault="003B66BE">
            <w:pPr>
              <w:pStyle w:val="TableParagraph"/>
              <w:ind w:left="205"/>
              <w:rPr>
                <w:del w:id="212" w:author="User" w:date="2023-04-17T13:51:00Z"/>
                <w:sz w:val="20"/>
              </w:rPr>
            </w:pPr>
            <w:del w:id="213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74116552" wp14:editId="5A68E363">
                    <wp:extent cx="609967" cy="4786312"/>
                    <wp:effectExtent l="0" t="0" r="0" b="0"/>
                    <wp:docPr id="49" name="image3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0" name="image36.png"/>
                            <pic:cNvPicPr/>
                          </pic:nvPicPr>
                          <pic:blipFill>
                            <a:blip r:embed="rId43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09967" cy="478631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63754F9B" w14:textId="15AA57D1" w:rsidR="001A631C" w:rsidDel="00D37E84" w:rsidRDefault="00911BAD">
            <w:pPr>
              <w:pStyle w:val="TableParagraph"/>
              <w:spacing w:line="50" w:lineRule="exact"/>
              <w:ind w:left="804"/>
              <w:rPr>
                <w:del w:id="214" w:author="User" w:date="2023-04-17T13:51:00Z"/>
                <w:sz w:val="5"/>
              </w:rPr>
            </w:pPr>
            <w:del w:id="215" w:author="User" w:date="2023-04-17T13:51:00Z">
              <w:r>
                <w:rPr>
                  <w:sz w:val="5"/>
                </w:rPr>
              </w:r>
              <w:r>
                <w:rPr>
                  <w:sz w:val="5"/>
                </w:rPr>
                <w:pict w14:anchorId="5C6CD8BE">
                  <v:group id="_x0000_s1248" style="width:1.05pt;height:2.55pt;mso-position-horizontal-relative:char;mso-position-vertical-relative:line" coordsize="21,51">
                    <v:shape id="_x0000_s1249" style="position:absolute;width:21;height:51" coordsize="21,51" path="m20,49l20,6r,-1l3,,2,,,1,,2,,45r16,6l17,51r1,l20,50r,-1xe" fillcolor="#949698" stroked="f">
                      <v:path arrowok="t"/>
                    </v:shape>
                    <w10:wrap type="none"/>
                    <w10:anchorlock/>
                  </v:group>
                </w:pict>
              </w:r>
            </w:del>
          </w:p>
        </w:tc>
        <w:tc>
          <w:tcPr>
            <w:tcW w:w="960" w:type="dxa"/>
          </w:tcPr>
          <w:p w14:paraId="267BDF34" w14:textId="42F799BC" w:rsidR="001A631C" w:rsidDel="00D37E84" w:rsidRDefault="001A631C">
            <w:pPr>
              <w:pStyle w:val="TableParagraph"/>
              <w:spacing w:before="11" w:after="1"/>
              <w:rPr>
                <w:del w:id="216" w:author="User" w:date="2023-04-17T13:51:00Z"/>
                <w:i/>
                <w:sz w:val="8"/>
              </w:rPr>
            </w:pPr>
          </w:p>
          <w:p w14:paraId="792E84F6" w14:textId="74431E74" w:rsidR="001A631C" w:rsidDel="00D37E84" w:rsidRDefault="003B66BE">
            <w:pPr>
              <w:pStyle w:val="TableParagraph"/>
              <w:ind w:left="203"/>
              <w:rPr>
                <w:del w:id="217" w:author="User" w:date="2023-04-17T13:51:00Z"/>
                <w:sz w:val="20"/>
              </w:rPr>
            </w:pPr>
            <w:del w:id="218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56C3E2B0" wp14:editId="33DC68D5">
                    <wp:extent cx="442885" cy="4672012"/>
                    <wp:effectExtent l="0" t="0" r="0" b="0"/>
                    <wp:docPr id="51" name="image37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2" name="image37.png"/>
                            <pic:cNvPicPr/>
                          </pic:nvPicPr>
                          <pic:blipFill>
                            <a:blip r:embed="rId44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2885" cy="467201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</w:tcPr>
          <w:p w14:paraId="08AFBE9E" w14:textId="4DF439CE" w:rsidR="001A631C" w:rsidDel="00D37E84" w:rsidRDefault="001A631C">
            <w:pPr>
              <w:pStyle w:val="TableParagraph"/>
              <w:spacing w:before="2"/>
              <w:rPr>
                <w:del w:id="219" w:author="User" w:date="2023-04-17T13:51:00Z"/>
                <w:i/>
                <w:sz w:val="9"/>
              </w:rPr>
            </w:pPr>
          </w:p>
          <w:p w14:paraId="59306094" w14:textId="7BDA3DC8" w:rsidR="001A631C" w:rsidDel="00D37E84" w:rsidRDefault="003B66BE">
            <w:pPr>
              <w:pStyle w:val="TableParagraph"/>
              <w:ind w:left="203"/>
              <w:rPr>
                <w:del w:id="220" w:author="User" w:date="2023-04-17T13:51:00Z"/>
                <w:sz w:val="20"/>
              </w:rPr>
            </w:pPr>
            <w:del w:id="221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29AE86A0" wp14:editId="276F7A66">
                    <wp:extent cx="113287" cy="4633912"/>
                    <wp:effectExtent l="0" t="0" r="0" b="0"/>
                    <wp:docPr id="53" name="image3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4" name="image38.png"/>
                            <pic:cNvPicPr/>
                          </pic:nvPicPr>
                          <pic:blipFill>
                            <a:blip r:embed="rId45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3287" cy="463391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</w:tcPr>
          <w:p w14:paraId="2FF5FBE9" w14:textId="7E8110B2" w:rsidR="001A631C" w:rsidDel="00D37E84" w:rsidRDefault="001A631C">
            <w:pPr>
              <w:pStyle w:val="TableParagraph"/>
              <w:spacing w:before="10"/>
              <w:rPr>
                <w:del w:id="222" w:author="User" w:date="2023-04-17T13:51:00Z"/>
                <w:i/>
                <w:sz w:val="9"/>
              </w:rPr>
            </w:pPr>
          </w:p>
          <w:p w14:paraId="0ACDF3F0" w14:textId="571B908A" w:rsidR="001A631C" w:rsidDel="00D37E84" w:rsidRDefault="003B66BE">
            <w:pPr>
              <w:pStyle w:val="TableParagraph"/>
              <w:ind w:left="204"/>
              <w:rPr>
                <w:del w:id="223" w:author="User" w:date="2023-04-17T13:51:00Z"/>
                <w:sz w:val="20"/>
              </w:rPr>
            </w:pPr>
            <w:del w:id="224" w:author="User" w:date="2023-04-17T13:51:00Z">
              <w:r w:rsidDel="00D37E84">
                <w:rPr>
                  <w:noProof/>
                  <w:sz w:val="20"/>
                </w:rPr>
                <w:drawing>
                  <wp:inline distT="0" distB="0" distL="0" distR="0" wp14:anchorId="7AB75F76" wp14:editId="67D62BD9">
                    <wp:extent cx="113258" cy="1885950"/>
                    <wp:effectExtent l="0" t="0" r="0" b="0"/>
                    <wp:docPr id="55" name="image39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6" name="image39.png"/>
                            <pic:cNvPicPr/>
                          </pic:nvPicPr>
                          <pic:blipFill>
                            <a:blip r:embed="rId46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3258" cy="18859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60" w:type="dxa"/>
          </w:tcPr>
          <w:p w14:paraId="1A13ECF2" w14:textId="5784EC5A" w:rsidR="001A631C" w:rsidDel="00D37E84" w:rsidRDefault="001A631C">
            <w:pPr>
              <w:pStyle w:val="TableParagraph"/>
              <w:spacing w:before="11"/>
              <w:rPr>
                <w:del w:id="225" w:author="User" w:date="2023-04-17T13:51:00Z"/>
                <w:i/>
                <w:sz w:val="8"/>
              </w:rPr>
            </w:pPr>
          </w:p>
          <w:p w14:paraId="0975C095" w14:textId="3C87CCA3" w:rsidR="001A631C" w:rsidDel="00D37E84" w:rsidRDefault="00911BAD">
            <w:pPr>
              <w:pStyle w:val="TableParagraph"/>
              <w:ind w:left="235" w:right="-15"/>
              <w:rPr>
                <w:del w:id="226" w:author="User" w:date="2023-04-17T13:51:00Z"/>
                <w:sz w:val="20"/>
              </w:rPr>
            </w:pPr>
            <w:del w:id="227" w:author="User" w:date="2023-04-17T13:51:00Z">
              <w:r>
                <w:rPr>
                  <w:sz w:val="20"/>
                </w:rPr>
              </w:r>
              <w:r>
                <w:rPr>
                  <w:sz w:val="20"/>
                </w:rPr>
                <w:pict w14:anchorId="7492D214">
                  <v:group id="_x0000_s1245" style="width:33.7pt;height:383.55pt;mso-position-horizontal-relative:char;mso-position-vertical-relative:line" coordsize="674,7671">
                    <v:shape id="_x0000_s1247" type="#_x0000_t75" style="position:absolute;left:503;top:5715;width:171;height:1955">
                      <v:imagedata r:id="rId47" o:title=""/>
                    </v:shape>
                    <v:shape id="_x0000_s1246" type="#_x0000_t75" style="position:absolute;width:667;height:6982">
                      <v:imagedata r:id="rId48" o:title=""/>
                    </v:shape>
                    <w10:wrap type="none"/>
                    <w10:anchorlock/>
                  </v:group>
                </w:pict>
              </w:r>
            </w:del>
          </w:p>
        </w:tc>
        <w:tc>
          <w:tcPr>
            <w:tcW w:w="432" w:type="dxa"/>
            <w:vMerge/>
            <w:tcBorders>
              <w:top w:val="nil"/>
            </w:tcBorders>
          </w:tcPr>
          <w:p w14:paraId="0569BE3E" w14:textId="40C25BA3" w:rsidR="001A631C" w:rsidDel="00D37E84" w:rsidRDefault="001A631C">
            <w:pPr>
              <w:rPr>
                <w:del w:id="228" w:author="User" w:date="2023-04-17T13:51:00Z"/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 w14:paraId="44B40725" w14:textId="7B424E8F" w:rsidR="001A631C" w:rsidDel="00D37E84" w:rsidRDefault="001A631C">
            <w:pPr>
              <w:rPr>
                <w:del w:id="229" w:author="User" w:date="2023-04-17T13:51:00Z"/>
                <w:sz w:val="2"/>
                <w:szCs w:val="2"/>
              </w:rPr>
            </w:pPr>
          </w:p>
        </w:tc>
        <w:tc>
          <w:tcPr>
            <w:tcW w:w="4503" w:type="dxa"/>
            <w:vMerge/>
            <w:tcBorders>
              <w:top w:val="nil"/>
            </w:tcBorders>
          </w:tcPr>
          <w:p w14:paraId="4983003D" w14:textId="39CCB5B1" w:rsidR="001A631C" w:rsidDel="00D37E84" w:rsidRDefault="001A631C">
            <w:pPr>
              <w:rPr>
                <w:del w:id="230" w:author="User" w:date="2023-04-17T13:51:00Z"/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1AD1048" w14:textId="7D6316F2" w:rsidR="001A631C" w:rsidDel="00D37E84" w:rsidRDefault="001A631C">
            <w:pPr>
              <w:rPr>
                <w:del w:id="231" w:author="User" w:date="2023-04-17T13:51:00Z"/>
                <w:sz w:val="2"/>
                <w:szCs w:val="2"/>
              </w:rPr>
            </w:pPr>
          </w:p>
        </w:tc>
      </w:tr>
      <w:tr w:rsidR="001A631C" w:rsidDel="00D37E84" w14:paraId="4257F3E2" w14:textId="1DFF557C">
        <w:trPr>
          <w:trHeight w:val="892"/>
          <w:del w:id="232" w:author="User" w:date="2023-04-17T13:51:00Z"/>
        </w:trPr>
        <w:tc>
          <w:tcPr>
            <w:tcW w:w="1224" w:type="dxa"/>
          </w:tcPr>
          <w:p w14:paraId="3B4AE832" w14:textId="5094E529" w:rsidR="001A631C" w:rsidDel="00D37E84" w:rsidRDefault="001A631C">
            <w:pPr>
              <w:pStyle w:val="TableParagraph"/>
              <w:rPr>
                <w:del w:id="233" w:author="User" w:date="2023-04-17T13:51:00Z"/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 w14:paraId="43BAA313" w14:textId="7B282577" w:rsidR="001A631C" w:rsidDel="00D37E84" w:rsidRDefault="001A631C">
            <w:pPr>
              <w:pStyle w:val="TableParagraph"/>
              <w:rPr>
                <w:del w:id="234" w:author="User" w:date="2023-04-17T13:51:00Z"/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 w14:paraId="6A0EF2BB" w14:textId="4E3242B0" w:rsidR="001A631C" w:rsidDel="00D37E84" w:rsidRDefault="001A631C">
            <w:pPr>
              <w:pStyle w:val="TableParagraph"/>
              <w:rPr>
                <w:del w:id="235" w:author="User" w:date="2023-04-17T13:51:00Z"/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 w14:paraId="5A82E02D" w14:textId="79352889" w:rsidR="001A631C" w:rsidDel="00D37E84" w:rsidRDefault="001A631C">
            <w:pPr>
              <w:pStyle w:val="TableParagraph"/>
              <w:rPr>
                <w:del w:id="236" w:author="User" w:date="2023-04-17T13:51:00Z"/>
                <w:rFonts w:ascii="Times New Roman"/>
                <w:sz w:val="16"/>
              </w:rPr>
            </w:pPr>
          </w:p>
        </w:tc>
        <w:tc>
          <w:tcPr>
            <w:tcW w:w="1225" w:type="dxa"/>
          </w:tcPr>
          <w:p w14:paraId="69DEFBEE" w14:textId="0760FE5E" w:rsidR="001A631C" w:rsidDel="00D37E84" w:rsidRDefault="001A631C">
            <w:pPr>
              <w:pStyle w:val="TableParagraph"/>
              <w:rPr>
                <w:del w:id="237" w:author="User" w:date="2023-04-17T13:51:00Z"/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 w14:paraId="2A73D4A5" w14:textId="2F0B1386" w:rsidR="001A631C" w:rsidDel="00D37E84" w:rsidRDefault="001A631C">
            <w:pPr>
              <w:pStyle w:val="TableParagraph"/>
              <w:rPr>
                <w:del w:id="238" w:author="User" w:date="2023-04-17T13:51:00Z"/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 w14:paraId="38B18918" w14:textId="56F8B812" w:rsidR="001A631C" w:rsidDel="00D37E84" w:rsidRDefault="001A631C">
            <w:pPr>
              <w:pStyle w:val="TableParagraph"/>
              <w:rPr>
                <w:del w:id="239" w:author="User" w:date="2023-04-17T13:51:00Z"/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 w14:paraId="0DE53EAE" w14:textId="1EBA73D1" w:rsidR="001A631C" w:rsidDel="00D37E84" w:rsidRDefault="001A631C">
            <w:pPr>
              <w:pStyle w:val="TableParagraph"/>
              <w:rPr>
                <w:del w:id="240" w:author="User" w:date="2023-04-17T13:51:00Z"/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 w14:paraId="2EA24E56" w14:textId="71F9D444" w:rsidR="001A631C" w:rsidDel="00D37E84" w:rsidRDefault="001A631C">
            <w:pPr>
              <w:pStyle w:val="TableParagraph"/>
              <w:rPr>
                <w:del w:id="241" w:author="User" w:date="2023-04-17T13:51:00Z"/>
                <w:rFonts w:ascii="Times New Roman"/>
                <w:sz w:val="16"/>
              </w:rPr>
            </w:pPr>
          </w:p>
        </w:tc>
        <w:tc>
          <w:tcPr>
            <w:tcW w:w="432" w:type="dxa"/>
            <w:vMerge/>
            <w:tcBorders>
              <w:top w:val="nil"/>
            </w:tcBorders>
          </w:tcPr>
          <w:p w14:paraId="23A40AC4" w14:textId="18512F83" w:rsidR="001A631C" w:rsidDel="00D37E84" w:rsidRDefault="001A631C">
            <w:pPr>
              <w:rPr>
                <w:del w:id="242" w:author="User" w:date="2023-04-17T13:51:00Z"/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 w14:paraId="673DCCA7" w14:textId="7D988356" w:rsidR="001A631C" w:rsidDel="00D37E84" w:rsidRDefault="001A631C">
            <w:pPr>
              <w:rPr>
                <w:del w:id="243" w:author="User" w:date="2023-04-17T13:51:00Z"/>
                <w:sz w:val="2"/>
                <w:szCs w:val="2"/>
              </w:rPr>
            </w:pPr>
          </w:p>
        </w:tc>
        <w:tc>
          <w:tcPr>
            <w:tcW w:w="4503" w:type="dxa"/>
            <w:vMerge/>
            <w:tcBorders>
              <w:top w:val="nil"/>
            </w:tcBorders>
          </w:tcPr>
          <w:p w14:paraId="48E11F80" w14:textId="5EF376C5" w:rsidR="001A631C" w:rsidDel="00D37E84" w:rsidRDefault="001A631C">
            <w:pPr>
              <w:rPr>
                <w:del w:id="244" w:author="User" w:date="2023-04-17T13:51:00Z"/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F823C80" w14:textId="3D205F93" w:rsidR="001A631C" w:rsidDel="00D37E84" w:rsidRDefault="001A631C">
            <w:pPr>
              <w:rPr>
                <w:del w:id="245" w:author="User" w:date="2023-04-17T13:51:00Z"/>
                <w:sz w:val="2"/>
                <w:szCs w:val="2"/>
              </w:rPr>
            </w:pPr>
          </w:p>
        </w:tc>
      </w:tr>
      <w:tr w:rsidR="001A631C" w:rsidDel="00D37E84" w14:paraId="3E12F707" w14:textId="64550189">
        <w:trPr>
          <w:trHeight w:val="1274"/>
          <w:del w:id="246" w:author="User" w:date="2023-04-17T13:51:00Z"/>
        </w:trPr>
        <w:tc>
          <w:tcPr>
            <w:tcW w:w="1224" w:type="dxa"/>
          </w:tcPr>
          <w:p w14:paraId="433408D5" w14:textId="677F29AC" w:rsidR="001A631C" w:rsidDel="00D37E84" w:rsidRDefault="001A631C">
            <w:pPr>
              <w:pStyle w:val="TableParagraph"/>
              <w:rPr>
                <w:del w:id="247" w:author="User" w:date="2023-04-17T13:51:00Z"/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 w14:paraId="3E43A427" w14:textId="146E8B19" w:rsidR="001A631C" w:rsidDel="00D37E84" w:rsidRDefault="001A631C">
            <w:pPr>
              <w:pStyle w:val="TableParagraph"/>
              <w:rPr>
                <w:del w:id="248" w:author="User" w:date="2023-04-17T13:51:00Z"/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 w14:paraId="43FD3EAA" w14:textId="6FDAE8DD" w:rsidR="001A631C" w:rsidDel="00D37E84" w:rsidRDefault="001A631C">
            <w:pPr>
              <w:pStyle w:val="TableParagraph"/>
              <w:rPr>
                <w:del w:id="249" w:author="User" w:date="2023-04-17T13:51:00Z"/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 w14:paraId="6559D912" w14:textId="3C245BA0" w:rsidR="001A631C" w:rsidDel="00D37E84" w:rsidRDefault="001A631C">
            <w:pPr>
              <w:pStyle w:val="TableParagraph"/>
              <w:rPr>
                <w:del w:id="250" w:author="User" w:date="2023-04-17T13:51:00Z"/>
                <w:rFonts w:ascii="Times New Roman"/>
                <w:sz w:val="16"/>
              </w:rPr>
            </w:pPr>
          </w:p>
        </w:tc>
        <w:tc>
          <w:tcPr>
            <w:tcW w:w="1225" w:type="dxa"/>
          </w:tcPr>
          <w:p w14:paraId="42E97529" w14:textId="59DBCDFC" w:rsidR="001A631C" w:rsidDel="00D37E84" w:rsidRDefault="001A631C">
            <w:pPr>
              <w:pStyle w:val="TableParagraph"/>
              <w:rPr>
                <w:del w:id="251" w:author="User" w:date="2023-04-17T13:51:00Z"/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 w14:paraId="114075C5" w14:textId="607A139D" w:rsidR="001A631C" w:rsidDel="00D37E84" w:rsidRDefault="001A631C">
            <w:pPr>
              <w:pStyle w:val="TableParagraph"/>
              <w:rPr>
                <w:del w:id="252" w:author="User" w:date="2023-04-17T13:51:00Z"/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 w14:paraId="70F2D22B" w14:textId="464F4A6C" w:rsidR="001A631C" w:rsidDel="00D37E84" w:rsidRDefault="001A631C">
            <w:pPr>
              <w:pStyle w:val="TableParagraph"/>
              <w:rPr>
                <w:del w:id="253" w:author="User" w:date="2023-04-17T13:51:00Z"/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 w14:paraId="2E75A007" w14:textId="6AE6E9A6" w:rsidR="001A631C" w:rsidDel="00D37E84" w:rsidRDefault="001A631C">
            <w:pPr>
              <w:pStyle w:val="TableParagraph"/>
              <w:rPr>
                <w:del w:id="254" w:author="User" w:date="2023-04-17T13:51:00Z"/>
                <w:rFonts w:ascii="Times New Roman"/>
                <w:sz w:val="16"/>
              </w:rPr>
            </w:pPr>
          </w:p>
        </w:tc>
        <w:tc>
          <w:tcPr>
            <w:tcW w:w="960" w:type="dxa"/>
          </w:tcPr>
          <w:p w14:paraId="7188EF4D" w14:textId="379E6C08" w:rsidR="001A631C" w:rsidDel="00D37E84" w:rsidRDefault="001A631C">
            <w:pPr>
              <w:pStyle w:val="TableParagraph"/>
              <w:rPr>
                <w:del w:id="255" w:author="User" w:date="2023-04-17T13:51:00Z"/>
                <w:rFonts w:ascii="Times New Roman"/>
                <w:sz w:val="16"/>
              </w:rPr>
            </w:pPr>
          </w:p>
        </w:tc>
        <w:tc>
          <w:tcPr>
            <w:tcW w:w="432" w:type="dxa"/>
            <w:vMerge/>
            <w:tcBorders>
              <w:top w:val="nil"/>
            </w:tcBorders>
          </w:tcPr>
          <w:p w14:paraId="2D51571B" w14:textId="53A349F1" w:rsidR="001A631C" w:rsidDel="00D37E84" w:rsidRDefault="001A631C">
            <w:pPr>
              <w:rPr>
                <w:del w:id="256" w:author="User" w:date="2023-04-17T13:51:00Z"/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 w14:paraId="248783A6" w14:textId="3A5896FD" w:rsidR="001A631C" w:rsidDel="00D37E84" w:rsidRDefault="001A631C">
            <w:pPr>
              <w:rPr>
                <w:del w:id="257" w:author="User" w:date="2023-04-17T13:51:00Z"/>
                <w:sz w:val="2"/>
                <w:szCs w:val="2"/>
              </w:rPr>
            </w:pPr>
          </w:p>
        </w:tc>
        <w:tc>
          <w:tcPr>
            <w:tcW w:w="4503" w:type="dxa"/>
            <w:vMerge/>
            <w:tcBorders>
              <w:top w:val="nil"/>
            </w:tcBorders>
          </w:tcPr>
          <w:p w14:paraId="7DD22CCD" w14:textId="73A54C16" w:rsidR="001A631C" w:rsidDel="00D37E84" w:rsidRDefault="001A631C">
            <w:pPr>
              <w:rPr>
                <w:del w:id="258" w:author="User" w:date="2023-04-17T13:51:00Z"/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030DA8D7" w14:textId="2764E294" w:rsidR="001A631C" w:rsidDel="00D37E84" w:rsidRDefault="001A631C">
            <w:pPr>
              <w:rPr>
                <w:del w:id="259" w:author="User" w:date="2023-04-17T13:51:00Z"/>
                <w:sz w:val="2"/>
                <w:szCs w:val="2"/>
              </w:rPr>
            </w:pPr>
          </w:p>
        </w:tc>
      </w:tr>
    </w:tbl>
    <w:p w14:paraId="789BA6DA" w14:textId="2C288B5D" w:rsidR="001A631C" w:rsidDel="00D37E84" w:rsidRDefault="00911BAD">
      <w:pPr>
        <w:spacing w:before="104"/>
        <w:ind w:left="120"/>
        <w:rPr>
          <w:del w:id="260" w:author="User" w:date="2023-04-17T13:51:00Z"/>
          <w:rFonts w:ascii="Trebuchet MS" w:hAnsi="Trebuchet MS"/>
          <w:sz w:val="16"/>
        </w:rPr>
      </w:pPr>
      <w:del w:id="261" w:author="User" w:date="2023-04-17T13:51:00Z">
        <w:r>
          <w:pict w14:anchorId="3F92451F">
            <v:group id="_x0000_s1242" style="position:absolute;left:0;text-align:left;margin-left:643.55pt;margin-top:31.45pt;width:48.2pt;height:530.65pt;z-index:-16358912;mso-position-horizontal-relative:page;mso-position-vertical-relative:page" coordorigin="12871,629" coordsize="964,10613">
              <v:shape id="_x0000_s1244" type="#_x0000_t75" style="position:absolute;left:12871;top:636;width:964;height:10605">
                <v:imagedata r:id="rId49" o:title=""/>
              </v:shape>
              <v:shape id="_x0000_s1243" type="#_x0000_t75" style="position:absolute;left:13168;top:628;width:131;height:611">
                <v:imagedata r:id="rId50" o:title=""/>
              </v:shape>
              <w10:wrap anchorx="page" anchory="page"/>
            </v:group>
          </w:pict>
        </w:r>
        <w:r>
          <w:pict w14:anchorId="697299D7">
            <v:group id="_x0000_s1238" style="position:absolute;left:0;text-align:left;margin-left:596.05pt;margin-top:31.7pt;width:35.45pt;height:522.15pt;z-index:-16358400;mso-position-horizontal-relative:page;mso-position-vertical-relative:page" coordorigin="11921,634" coordsize="709,10443">
              <v:shape id="_x0000_s1241" type="#_x0000_t75" style="position:absolute;left:12481;top:5917;width:139;height:513">
                <v:imagedata r:id="rId51" o:title=""/>
              </v:shape>
              <v:shape id="_x0000_s1240" style="position:absolute;left:12217;top:636;width:98;height:195" coordorigin="12218,636" coordsize="98,195" o:spt="100" adj="0,,0" path="m12316,777r-1,-6l12310,759r-4,-5l12298,746r-2,-1l12296,781r,8l12296,792r-3,5l12291,800r-6,3l12282,804r-7,1l12260,806r-2,-1l12251,804r-3,-2l12243,799r-2,-2l12238,791r,-3l12238,780r,-3l12241,771r2,-2l12249,766r3,-1l12259,763r3,l12273,763r3,1l12283,765r3,2l12291,770r2,2l12296,778r,3l12296,745r-4,-2l12280,739r-5,-1l12258,738r-6,1l12240,742r-5,3l12226,753r-3,4l12219,769r-1,7l12218,791r1,7l12224,810r3,5l12236,823r2,1l12241,826r13,4l12260,831r16,l12282,830r12,-4l12296,825r3,-1l12307,816r4,-5l12315,800r1,-7l12316,777xm12316,682r-1,-5l12309,667r-4,-5l12300,657r10,l12311,657r1,-1l12313,656r1,-2l12314,651r,-8l12314,639r-2,-2l12311,636r-88,l12222,636r-1,1l12221,638r-1,3l12220,646r,7l12220,657r1,2l12221,660r1,1l12223,661r58,l12286,664r3,4l12293,674r2,3l12295,683r-1,2l12292,688r-1,2l12287,692r-2,1l12281,694r-4,1l12223,695r-1,l12221,696r,l12220,699r,6l12220,711r,5l12221,718r,l12222,719r1,l12224,719r59,l12289,719r9,-3l12302,715r6,-5l12311,706r4,-8l12316,693r,-11xe" fillcolor="#949698" stroked="f">
                <v:stroke joinstyle="round"/>
                <v:formulas/>
                <v:path arrowok="t" o:connecttype="segments"/>
              </v:shape>
              <v:shape id="_x0000_s1239" type="#_x0000_t75" style="position:absolute;left:11920;top:634;width:709;height:10443">
                <v:imagedata r:id="rId52" o:title=""/>
              </v:shape>
              <w10:wrap anchorx="page" anchory="page"/>
            </v:group>
          </w:pict>
        </w:r>
        <w:r>
          <w:pict w14:anchorId="6C84B64D">
            <v:group id="_x0000_s1235" style="position:absolute;left:0;text-align:left;margin-left:572.65pt;margin-top:127.35pt;width:9.1pt;height:34.6pt;z-index:-16357888;mso-position-horizontal-relative:page;mso-position-vertical-relative:page" coordorigin="11453,2547" coordsize="182,692">
              <v:shape id="_x0000_s1237" type="#_x0000_t75" style="position:absolute;left:11453;top:2546;width:182;height:145">
                <v:imagedata r:id="rId53" o:title=""/>
              </v:shape>
              <v:shape id="_x0000_s1236" type="#_x0000_t75" style="position:absolute;left:11455;top:2729;width:179;height:509">
                <v:imagedata r:id="rId54" o:title=""/>
              </v:shape>
              <w10:wrap anchorx="page" anchory="page"/>
            </v:group>
          </w:pict>
        </w:r>
        <w:r>
          <w:pict w14:anchorId="3A52A913">
            <v:group id="_x0000_s1232" style="position:absolute;left:0;text-align:left;margin-left:572.8pt;margin-top:163.85pt;width:9pt;height:10.25pt;z-index:-16357376;mso-position-horizontal-relative:page;mso-position-vertical-relative:page" coordorigin="11456,3277" coordsize="180,205">
              <v:shape id="_x0000_s1234" style="position:absolute;left:11455;top:3277;width:179;height:37" coordorigin="11456,3277" coordsize="179,37" path="m11635,3302r,-13l11634,3282r-2,-3l11630,3277r-169,l11460,3277r-2,2l11457,3282r-1,7l11456,3302r1,6l11458,3312r2,1l11461,3313r168,l11631,3313r1,-1l11634,3308r1,-6xe" fillcolor="#231f20" stroked="f">
                <v:path arrowok="t"/>
              </v:shape>
              <v:shape id="_x0000_s1233" type="#_x0000_t75" style="position:absolute;left:11455;top:3352;width:180;height:130">
                <v:imagedata r:id="rId55" o:title=""/>
              </v:shape>
              <w10:wrap anchorx="page" anchory="page"/>
            </v:group>
          </w:pict>
        </w:r>
        <w:r w:rsidR="003B66BE" w:rsidDel="00D37E84">
          <w:rPr>
            <w:noProof/>
          </w:rPr>
          <w:drawing>
            <wp:anchor distT="0" distB="0" distL="0" distR="0" simplePos="0" relativeHeight="251624448" behindDoc="1" locked="0" layoutInCell="1" allowOverlap="1" wp14:anchorId="102D168C" wp14:editId="2CC6A7C4">
              <wp:simplePos x="0" y="0"/>
              <wp:positionH relativeFrom="page">
                <wp:posOffset>7274306</wp:posOffset>
              </wp:positionH>
              <wp:positionV relativeFrom="page">
                <wp:posOffset>2257436</wp:posOffset>
              </wp:positionV>
              <wp:extent cx="113639" cy="186689"/>
              <wp:effectExtent l="0" t="0" r="0" b="0"/>
              <wp:wrapNone/>
              <wp:docPr id="57" name="image4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" name="image49.png"/>
                      <pic:cNvPicPr/>
                    </pic:nvPicPr>
                    <pic:blipFill>
                      <a:blip r:embed="rId5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639" cy="1866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pict w14:anchorId="5C1ED8CD">
            <v:group id="_x0000_s1225" style="position:absolute;left:0;text-align:left;margin-left:572.65pt;margin-top:196.75pt;width:9.2pt;height:88.7pt;z-index:-16356352;mso-position-horizontal-relative:page;mso-position-vertical-relative:page" coordorigin="11453,3935" coordsize="184,1774">
              <v:shape id="_x0000_s1231" style="position:absolute;left:11455;top:3935;width:179;height:37" coordorigin="11456,3935" coordsize="179,37" path="m11635,3960r,-13l11634,3941r-2,-4l11630,3935r-169,l11460,3936r-2,1l11457,3940r-1,7l11456,3960r1,6l11458,3970r2,1l11461,3971r168,l11631,3971r1,-1l11634,3966r1,-6xe" fillcolor="#231f20" stroked="f">
                <v:path arrowok="t"/>
              </v:shape>
              <v:shape id="_x0000_s1230" type="#_x0000_t75" style="position:absolute;left:11456;top:4009;width:178;height:283">
                <v:imagedata r:id="rId57" o:title=""/>
              </v:shape>
              <v:shape id="_x0000_s1229" type="#_x0000_t75" style="position:absolute;left:11455;top:4323;width:179;height:361">
                <v:imagedata r:id="rId58" o:title=""/>
              </v:shape>
              <v:shape id="_x0000_s1228" style="position:absolute;left:11455;top:4722;width:179;height:166" coordorigin="11456,4722" coordsize="179,166" o:spt="100" adj="0,,0" path="m11634,4730r-1,-3l11629,4723r-3,-1l11462,4722r-2,l11458,4724r-1,3l11456,4734r,13l11457,4753r1,4l11461,4758r67,l11528,4813r,1l11530,4816r4,1l11545,4818r8,-1l11556,4816r1,-2l11557,4758r47,l11604,4816r1,2l11607,4820r3,1l11619,4822r3,l11629,4821r4,-2l11634,4817r,-87xm11635,4863r-1,-7l11632,4852r-2,-1l11461,4851r-1,l11458,4852r-1,4l11456,4863r,13l11457,4882r1,4l11460,4887r1,l11629,4887r2,l11632,4886r2,-4l11635,4876r,-13xe" fillcolor="#231f20" stroked="f">
                <v:stroke joinstyle="round"/>
                <v:formulas/>
                <v:path arrowok="t" o:connecttype="segments"/>
              </v:shape>
              <v:shape id="_x0000_s1227" type="#_x0000_t75" style="position:absolute;left:11453;top:4923;width:184;height:602">
                <v:imagedata r:id="rId59" o:title=""/>
              </v:shape>
              <v:shape id="_x0000_s1226" type="#_x0000_t75" style="position:absolute;left:11453;top:5563;width:182;height:145">
                <v:imagedata r:id="rId60" o:title=""/>
              </v:shape>
              <w10:wrap anchorx="page" anchory="page"/>
            </v:group>
          </w:pict>
        </w:r>
        <w:r>
          <w:pict w14:anchorId="26701F12">
            <v:group id="_x0000_s1222" style="position:absolute;left:0;text-align:left;margin-left:572.65pt;margin-top:290.45pt;width:11.75pt;height:54.15pt;z-index:-16355840;mso-position-horizontal-relative:page;mso-position-vertical-relative:page" coordorigin="11453,5809" coordsize="235,1083">
              <v:shape id="_x0000_s1224" type="#_x0000_t75" style="position:absolute;left:11453;top:5809;width:184;height:310">
                <v:imagedata r:id="rId61" o:title=""/>
              </v:shape>
              <v:shape id="_x0000_s1223" type="#_x0000_t75" style="position:absolute;left:11453;top:6148;width:235;height:744">
                <v:imagedata r:id="rId62" o:title=""/>
              </v:shape>
              <w10:wrap anchorx="page" anchory="page"/>
            </v:group>
          </w:pict>
        </w:r>
        <w:r>
          <w:pict w14:anchorId="3664ACE9">
            <v:group id="_x0000_s1218" style="position:absolute;left:0;text-align:left;margin-left:572.65pt;margin-top:349.65pt;width:9.2pt;height:45.45pt;z-index:-16355328;mso-position-horizontal-relative:page;mso-position-vertical-relative:page" coordorigin="11453,6993" coordsize="184,909">
              <v:shape id="_x0000_s1221" type="#_x0000_t75" style="position:absolute;left:11456;top:6992;width:178;height:106">
                <v:imagedata r:id="rId63" o:title=""/>
              </v:shape>
              <v:shape id="_x0000_s1220" type="#_x0000_t75" style="position:absolute;left:11453;top:7129;width:184;height:595">
                <v:imagedata r:id="rId64" o:title=""/>
              </v:shape>
              <v:shape id="_x0000_s1219" type="#_x0000_t75" style="position:absolute;left:11455;top:7754;width:179;height:147">
                <v:imagedata r:id="rId65" o:title=""/>
              </v:shape>
              <w10:wrap anchorx="page" anchory="page"/>
            </v:group>
          </w:pict>
        </w:r>
        <w:r>
          <w:pict w14:anchorId="4F4A4966">
            <v:group id="_x0000_s1213" style="position:absolute;left:0;text-align:left;margin-left:572.8pt;margin-top:396.95pt;width:9pt;height:40.05pt;z-index:-16354816;mso-position-horizontal-relative:page;mso-position-vertical-relative:page" coordorigin="11456,7939" coordsize="180,801">
              <v:shape id="_x0000_s1217" style="position:absolute;left:11455;top:7938;width:179;height:37" coordorigin="11456,7939" coordsize="179,37" path="m11635,7963r,-13l11634,7944r-2,-4l11630,7939r-169,l11460,7939r-2,1l11457,7944r-1,6l11456,7963r1,7l11458,7973r2,2l11461,7975r168,l11631,7975r1,-2l11634,7970r1,-7xe" fillcolor="#231f20" stroked="f">
                <v:path arrowok="t"/>
              </v:shape>
              <v:shape id="_x0000_s1216" type="#_x0000_t75" style="position:absolute;left:11455;top:8013;width:180;height:475">
                <v:imagedata r:id="rId66" o:title=""/>
              </v:shape>
              <v:shape id="_x0000_s1215" style="position:absolute;left:11455;top:8526;width:179;height:37" coordorigin="11456,8527" coordsize="179,37" path="m11635,8551r,-13l11634,8532r-2,-4l11630,8527r-169,l11460,8527r-2,1l11457,8532r-1,6l11456,8551r1,7l11458,8561r2,2l11461,8563r168,l11631,8563r1,-2l11634,8558r1,-7xe" fillcolor="#231f20" stroked="f">
                <v:path arrowok="t"/>
              </v:shape>
              <v:shape id="_x0000_s1214" type="#_x0000_t75" style="position:absolute;left:11455;top:8601;width:179;height:139">
                <v:imagedata r:id="rId67" o:title=""/>
              </v:shape>
              <w10:wrap anchorx="page" anchory="page"/>
            </v:group>
          </w:pict>
        </w:r>
        <w:r>
          <w:pict w14:anchorId="6FEEB754">
            <v:group id="_x0000_s1210" style="position:absolute;left:0;text-align:left;margin-left:572.7pt;margin-top:442.1pt;width:9.2pt;height:24.45pt;z-index:-16354304;mso-position-horizontal-relative:page;mso-position-vertical-relative:page" coordorigin="11454,8842" coordsize="184,489">
              <v:shape id="_x0000_s1212" style="position:absolute;left:11455;top:8841;width:179;height:154" coordorigin="11456,8842" coordsize="179,154" o:spt="100" adj="0,,0" path="m11635,8971r-1,-7l11632,8961r-2,-2l11461,8959r-1,l11458,8961r-1,3l11456,8971r,13l11457,8990r1,4l11460,8995r1,l11629,8995r2,l11632,8994r2,-4l11635,8984r,-13xm11635,8853r-1,-6l11632,8843r-2,-1l11464,8842r-3,1l11457,8847r-1,2l11456,8934r1,1l11459,8937r4,2l11472,8939r2,l11482,8938r3,-1l11486,8935r,-57l11629,8878r2,l11633,8875r1,-2l11635,8866r,-13xe" fillcolor="#231f20" stroked="f">
                <v:stroke joinstyle="round"/>
                <v:formulas/>
                <v:path arrowok="t" o:connecttype="segments"/>
              </v:shape>
              <v:shape id="_x0000_s1211" type="#_x0000_t75" style="position:absolute;left:11453;top:9025;width:184;height:305">
                <v:imagedata r:id="rId68" o:title=""/>
              </v:shape>
              <w10:wrap anchorx="page" anchory="page"/>
            </v:group>
          </w:pict>
        </w:r>
        <w:r w:rsidR="003B66BE" w:rsidDel="00D37E84">
          <w:rPr>
            <w:noProof/>
          </w:rPr>
          <w:drawing>
            <wp:anchor distT="0" distB="0" distL="0" distR="0" simplePos="0" relativeHeight="251626496" behindDoc="1" locked="0" layoutInCell="1" allowOverlap="1" wp14:anchorId="33FBF339" wp14:editId="63AEA626">
              <wp:simplePos x="0" y="0"/>
              <wp:positionH relativeFrom="page">
                <wp:posOffset>6917656</wp:posOffset>
              </wp:positionH>
              <wp:positionV relativeFrom="page">
                <wp:posOffset>1032928</wp:posOffset>
              </wp:positionV>
              <wp:extent cx="135029" cy="1571625"/>
              <wp:effectExtent l="0" t="0" r="0" b="0"/>
              <wp:wrapNone/>
              <wp:docPr id="59" name="image6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image62.png"/>
                      <pic:cNvPicPr/>
                    </pic:nvPicPr>
                    <pic:blipFill>
                      <a:blip r:embed="rId6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029" cy="1571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28544" behindDoc="1" locked="0" layoutInCell="1" allowOverlap="1" wp14:anchorId="3E28F4D8" wp14:editId="4445D1AB">
              <wp:simplePos x="0" y="0"/>
              <wp:positionH relativeFrom="page">
                <wp:posOffset>6936020</wp:posOffset>
              </wp:positionH>
              <wp:positionV relativeFrom="paragraph">
                <wp:posOffset>-4540276</wp:posOffset>
              </wp:positionV>
              <wp:extent cx="116752" cy="3838575"/>
              <wp:effectExtent l="0" t="0" r="0" b="0"/>
              <wp:wrapNone/>
              <wp:docPr id="61" name="image6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2" name="image63.png"/>
                      <pic:cNvPicPr/>
                    </pic:nvPicPr>
                    <pic:blipFill>
                      <a:blip r:embed="rId7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752" cy="3838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30592" behindDoc="1" locked="0" layoutInCell="1" allowOverlap="1" wp14:anchorId="458966BC" wp14:editId="43371D6D">
              <wp:simplePos x="0" y="0"/>
              <wp:positionH relativeFrom="page">
                <wp:posOffset>6628972</wp:posOffset>
              </wp:positionH>
              <wp:positionV relativeFrom="page">
                <wp:posOffset>1761824</wp:posOffset>
              </wp:positionV>
              <wp:extent cx="109160" cy="4052887"/>
              <wp:effectExtent l="0" t="0" r="0" b="0"/>
              <wp:wrapNone/>
              <wp:docPr id="63" name="image6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4" name="image64.png"/>
                      <pic:cNvPicPr/>
                    </pic:nvPicPr>
                    <pic:blipFill>
                      <a:blip r:embed="rId7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160" cy="40528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pict w14:anchorId="3470C45A">
            <v:group id="_x0000_s1207" style="position:absolute;left:0;text-align:left;margin-left:500.85pt;margin-top:128.15pt;width:9.05pt;height:339.95pt;z-index:-16352256;mso-position-horizontal-relative:page;mso-position-vertical-relative:page" coordorigin="10017,2563" coordsize="181,6799">
              <v:shape id="_x0000_s1209" type="#_x0000_t75" style="position:absolute;left:10017;top:2562;width:180;height:5294">
                <v:imagedata r:id="rId72" o:title=""/>
              </v:shape>
              <v:shape id="_x0000_s1208" type="#_x0000_t75" style="position:absolute;left:10016;top:7876;width:171;height:1485">
                <v:imagedata r:id="rId73" o:title=""/>
              </v:shape>
              <w10:wrap anchorx="page" anchory="page"/>
            </v:group>
          </w:pict>
        </w:r>
        <w:r>
          <w:pict w14:anchorId="65297DCB">
            <v:group id="_x0000_s1204" style="position:absolute;left:0;text-align:left;margin-left:784.1pt;margin-top:534.7pt;width:23.3pt;height:38.05pt;z-index:15766528;mso-position-horizontal-relative:page;mso-position-vertical-relative:page" coordorigin="15682,10694" coordsize="466,761">
              <v:shape id="_x0000_s1206" type="#_x0000_t75" style="position:absolute;left:15934;top:11102;width:210;height:352">
                <v:imagedata r:id="rId74" o:title=""/>
              </v:shape>
              <v:shape id="_x0000_s1205" style="position:absolute;left:15682;top:10693;width:466;height:347" coordorigin="15682,10694" coordsize="466,347" o:spt="100" adj="0,,0" path="m16148,10867r-4,-36l16134,10799r-16,-28l16097,10748r-32,-24l16029,10707r-39,-10l15950,10694r-265,l15682,10696r,46l15685,10745r157,l15842,11040r48,l15890,10745r60,l15980,10747r29,7l16035,10764r23,15l16074,10797r13,21l16095,10841r3,26l16098,10986r20,-22l16134,10936r10,-32l16148,10867xm15842,11040r,-51l15685,10989r-3,4l15682,11038r3,2l15842,11040xm16098,10986r,-119l16095,10894r-8,23l16074,10938r-16,17l16035,10970r-26,11l15980,10987r-30,2l15890,10989r,51l15950,11040r40,-3l16029,11028r36,-17l16097,10987r1,-1xe" fillcolor="#76777a" stroked="f">
                <v:stroke joinstyle="round"/>
                <v:formulas/>
                <v:path arrowok="t" o:connecttype="segments"/>
              </v:shape>
              <w10:wrap anchorx="page" anchory="page"/>
            </v:group>
          </w:pict>
        </w:r>
        <w:r>
          <w:pict w14:anchorId="03CBD16E">
            <v:group id="_x0000_s1199" style="position:absolute;left:0;text-align:left;margin-left:783.05pt;margin-top:312.45pt;width:33.75pt;height:79.8pt;z-index:15767040;mso-position-horizontal-relative:page;mso-position-vertical-relative:page" coordorigin="15661,6249" coordsize="675,1596">
              <v:shape id="_x0000_s1203" type="#_x0000_t75" style="position:absolute;left:15924;top:6596;width:232;height:381">
                <v:imagedata r:id="rId75" o:title=""/>
              </v:shape>
              <v:shape id="_x0000_s1202" style="position:absolute;left:15660;top:6544;width:303;height:484" coordorigin="15661,6545" coordsize="303,484" path="m15963,7028r-81,-19l15816,6974r-48,-51l15738,6860r-10,-73l15738,6715r30,-63l15816,6600r65,-36l15963,6546r-17,-1l15870,6556r-68,25l15745,6619r-45,48l15671,6723r-10,63l15661,6789r10,63l15700,6908r45,47l15802,6992r68,26l15946,7029r17,-1xe" fillcolor="#0370b8" stroked="f">
                <v:path arrowok="t"/>
              </v:shape>
              <v:shape id="_x0000_s1201" style="position:absolute;left:15675;top:6249;width:472;height:1596" coordorigin="15676,6249" coordsize="472,1596" o:spt="100" adj="0,,0" path="m16135,6252r-4,-3l15678,6249r-2,3l15676,6524r2,3l15720,6527r3,-3l15723,6300r408,l16135,6297r,-3l16135,6252xm16142,7056r-5,-1l16132,7057r-444,167l15682,7226r-2,3l15680,7280r2,2l15688,7285r444,169l16138,7456r4,-2l16142,7403r-3,-3l15748,7256r,-2l16134,7112r5,-1l16142,7108r,-52xm16148,7705r-12,-71l16102,7572r-51,-50l15986,7490r-74,-11l15832,7490r-65,31l15718,7569r-32,62l15676,7704r3,43l15687,7784r12,30l15713,7840r2,4l15718,7845r38,-17l15761,7826r,-3l15758,7819r-12,-21l15735,7772r-8,-31l15724,7705r14,-67l15776,7583r60,-38l15912,7531r72,14l16044,7583r40,55l16099,7704r-3,36l16088,7771r-11,25l16063,7821r,3l16067,7826r38,18l16108,7842r3,-4l16125,7813r11,-29l16144,7748r4,-43xe" fillcolor="#76777a" stroked="f">
                <v:stroke joinstyle="round"/>
                <v:formulas/>
                <v:path arrowok="t" o:connecttype="segments"/>
              </v:shape>
              <v:shape id="_x0000_s1200" type="#_x0000_t75" style="position:absolute;left:16204;top:7642;width:131;height:108">
                <v:imagedata r:id="rId76" o:title=""/>
              </v:shape>
              <w10:wrap anchorx="page" anchory="page"/>
            </v:group>
          </w:pict>
        </w:r>
        <w:r>
          <w:pict w14:anchorId="3D2E2607">
            <v:shape id="_x0000_s1198" style="position:absolute;left:0;text-align:left;margin-left:784.1pt;margin-top:395.8pt;width:23pt;height:15.55pt;z-index:15767552;mso-position-horizontal-relative:page;mso-position-vertical-relative:page" coordorigin="15682,7916" coordsize="460,311" path="m16142,8224r,-3l16142,7919r-4,-3l15685,7916r-3,3l15682,8224r3,2l15727,8226r3,-2l15730,7967r159,l15889,8191r2,2l15933,8193r3,-2l15936,7967r158,l16094,8224r2,2l16138,8226r4,-2xe" fillcolor="#76777a" stroked="f">
              <v:path arrowok="t"/>
              <w10:wrap anchorx="page" anchory="page"/>
            </v:shape>
          </w:pict>
        </w:r>
        <w:r>
          <w:pict w14:anchorId="2E75B5CF">
            <v:shape id="_x0000_s1197" style="position:absolute;left:0;text-align:left;margin-left:784.1pt;margin-top:414.85pt;width:23pt;height:18.8pt;z-index:15768064;mso-position-horizontal-relative:page;mso-position-vertical-relative:page" coordorigin="15682,8297" coordsize="460,376" path="m16142,8670r,-43l16138,8624r-3,l15769,8624r366,-274l16140,8346r2,-3l16142,8300r-4,-3l15685,8297r-3,3l15682,8343r3,3l16053,8346r-369,277l15682,8626r,44l15685,8673r453,l16142,8670xe" fillcolor="#76777a" stroked="f">
              <v:path arrowok="t"/>
              <w10:wrap anchorx="page" anchory="page"/>
            </v:shape>
          </w:pict>
        </w:r>
        <w:r>
          <w:pict w14:anchorId="74CC82D0">
            <v:shape id="_x0000_s1196" style="position:absolute;left:0;text-align:left;margin-left:784.1pt;margin-top:446.5pt;width:23pt;height:16.25pt;z-index:15768576;mso-position-horizontal-relative:page;mso-position-vertical-relative:page" coordorigin="15682,8930" coordsize="460,325" o:spt="100" adj="0,,0" path="m16142,9078r,-145l16138,8930r-453,l15682,8933r,178l15689,9165r23,46l15726,9223r,-242l15894,8981r,235l15907,9201r14,-40l15924,9161r13,21l15937,8981r161,l16098,9193r2,-2l16117,9173r12,-23l16137,9126r3,-24l16142,9078xm15894,9216r,-133l15894,9110r-2,22l15888,9150r-7,15l15868,9182r-17,12l15832,9201r-21,2l15785,9200r-21,-10l15748,9175r-12,-18l15732,9144r-4,-13l15727,9116r-1,-15l15726,9223r24,20l15805,9255r42,-6l15882,9231r12,-15xm16098,9193r,-113l16097,9094r-3,14l16089,9122r-6,12l16072,9148r-15,11l16039,9166r-22,2l15993,9165r-20,-7l15958,9147r-11,-15l15942,9119r-3,-14l15938,9089r-1,-16l15937,9182r2,3l15961,9203r28,12l16025,9219r29,-3l16080,9206r18,-13xe" fillcolor="#76777a" stroked="f">
              <v:stroke joinstyle="round"/>
              <v:formulas/>
              <v:path arrowok="t" o:connecttype="segments"/>
              <w10:wrap anchorx="page" anchory="page"/>
            </v:shape>
          </w:pict>
        </w:r>
        <w:r>
          <w:pict w14:anchorId="64C363BD">
            <v:shape id="_x0000_s1195" style="position:absolute;left:0;text-align:left;margin-left:784.1pt;margin-top:467.4pt;width:23.3pt;height:17.35pt;z-index:15769088;mso-position-horizontal-relative:page;mso-position-vertical-relative:page" coordorigin="15682,9348" coordsize="466,347" o:spt="100" adj="0,,0" path="m16148,9521r-4,-37l16134,9452r-16,-27l16097,9402r-32,-24l16029,9361r-39,-10l15950,9348r-265,l15682,9350r,46l15685,9399r157,l15842,9694r48,l15890,9399r60,l15980,9401r29,7l16035,9418r23,15l16074,9451r13,21l16095,9495r3,26l16098,9640r20,-22l16134,9590r10,-32l16148,9521xm15842,9694r,-51l15685,9643r-3,4l15682,9692r3,2l15842,9694xm16098,9640r,-119l16095,9547r-8,24l16074,9592r-16,17l16035,9624r-26,11l15980,9641r-30,2l15890,9643r,51l15950,9694r40,-3l16029,9681r36,-16l16097,9641r1,-1xe" fillcolor="#76777a" stroked="f">
              <v:stroke joinstyle="round"/>
              <v:formulas/>
              <v:path arrowok="t" o:connecttype="segments"/>
              <w10:wrap anchorx="page" anchory="page"/>
            </v:shape>
          </w:pict>
        </w:r>
        <w:r>
          <w:pict w14:anchorId="36D6455E">
            <v:shape id="_x0000_s1194" style="position:absolute;left:0;text-align:left;margin-left:784.1pt;margin-top:490.25pt;width:23pt;height:18.8pt;z-index:15769600;mso-position-horizontal-relative:page;mso-position-vertical-relative:page" coordorigin="15682,9805" coordsize="460,376" path="m16142,10177r,-43l16138,10131r-3,l15769,10131r366,-274l16140,9853r2,-3l16142,9807r-4,-2l15685,9805r-3,2l15682,9850r3,3l16053,9853r-369,278l15682,10133r,44l15685,10180r453,l16142,10177xe" fillcolor="#76777a" stroked="f">
              <v:path arrowok="t"/>
              <w10:wrap anchorx="page" anchory="page"/>
            </v:shape>
          </w:pict>
        </w:r>
        <w:r>
          <w:pict w14:anchorId="552FFCB7">
            <v:shape id="_x0000_s1193" style="position:absolute;left:0;text-align:left;margin-left:784.1pt;margin-top:514.55pt;width:23pt;height:16.45pt;z-index:15770112;mso-position-horizontal-relative:page;mso-position-vertical-relative:page" coordorigin="15682,10291" coordsize="460,329" path="m16142,10608r,-60l16140,10545r-5,-4l15920,10342r218,l16142,10339r,-45l16138,10291r-453,l15682,10294r,45l15685,10342r167,l15901,10389r-213,167l15684,10559r-2,2l15682,10620r6,l15940,10424r196,186l16142,10608xe" fillcolor="#76777a" stroked="f">
              <v:path arrowok="t"/>
              <w10:wrap anchorx="page" anchory="page"/>
            </v:shape>
          </w:pict>
        </w:r>
        <w:r w:rsidR="003B66BE" w:rsidDel="00D37E84">
          <w:rPr>
            <w:rFonts w:ascii="Trebuchet MS" w:hAnsi="Trebuchet MS"/>
            <w:color w:val="010202"/>
            <w:w w:val="90"/>
            <w:sz w:val="16"/>
          </w:rPr>
          <w:delText>Lovćen</w:delText>
        </w:r>
        <w:r w:rsidR="003B66BE"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R="003B66BE" w:rsidDel="00D37E84">
          <w:rPr>
            <w:rFonts w:ascii="Trebuchet MS" w:hAnsi="Trebuchet MS"/>
            <w:color w:val="010202"/>
            <w:w w:val="90"/>
            <w:sz w:val="16"/>
          </w:rPr>
          <w:delText>banka</w:delText>
        </w:r>
        <w:r w:rsidR="003B66BE"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R="003B66BE" w:rsidDel="00D37E84">
          <w:rPr>
            <w:rFonts w:ascii="Trebuchet MS" w:hAnsi="Trebuchet MS"/>
            <w:color w:val="010202"/>
            <w:w w:val="90"/>
            <w:sz w:val="16"/>
          </w:rPr>
          <w:delText>AD</w:delText>
        </w:r>
        <w:r w:rsidR="003B66BE"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R="003B66BE" w:rsidDel="00D37E84"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p w14:paraId="065CEBD7" w14:textId="2A7738D1" w:rsidR="001A631C" w:rsidDel="00D37E84" w:rsidRDefault="001A631C">
      <w:pPr>
        <w:rPr>
          <w:del w:id="262" w:author="User" w:date="2023-04-17T13:51:00Z"/>
          <w:rFonts w:ascii="Trebuchet MS" w:hAnsi="Trebuchet MS"/>
          <w:sz w:val="16"/>
        </w:rPr>
        <w:sectPr w:rsidR="001A631C" w:rsidDel="00D37E84">
          <w:pgSz w:w="16840" w:h="11910" w:orient="landscape"/>
          <w:pgMar w:top="500" w:right="1860" w:bottom="0" w:left="620" w:header="720" w:footer="720" w:gutter="0"/>
          <w:cols w:space="720"/>
        </w:sectPr>
      </w:pPr>
    </w:p>
    <w:p w14:paraId="35D04749" w14:textId="16ADCDEC" w:rsidR="001A631C" w:rsidDel="00D37E84" w:rsidRDefault="00911BAD">
      <w:pPr>
        <w:pStyle w:val="a3"/>
        <w:ind w:left="115"/>
        <w:rPr>
          <w:del w:id="263" w:author="User" w:date="2023-04-17T13:51:00Z"/>
          <w:rFonts w:ascii="Trebuchet MS"/>
        </w:rPr>
      </w:pPr>
      <w:del w:id="264" w:author="User" w:date="2023-04-17T13:51:00Z">
        <w:r>
          <w:rPr>
            <w:i/>
            <w:iCs/>
            <w:u w:val="single"/>
          </w:rPr>
          <w:pict w14:anchorId="2CFEE2F4">
            <v:group id="_x0000_s1190" style="position:absolute;left:0;text-align:left;margin-left:652.75pt;margin-top:65pt;width:34.9pt;height:387.75pt;z-index:-16347136;mso-position-horizontal-relative:page;mso-position-vertical-relative:page" coordorigin="13055,1300" coordsize="698,7755">
              <v:shape id="_x0000_s1192" type="#_x0000_t75" style="position:absolute;left:13614;top:1310;width:129;height:198">
                <v:imagedata r:id="rId77" o:title=""/>
              </v:shape>
              <v:shape id="_x0000_s1191" type="#_x0000_t75" style="position:absolute;left:13055;top:1300;width:698;height:7755">
                <v:imagedata r:id="rId78" o:title=""/>
              </v:shape>
              <w10:wrap anchorx="page" anchory="page"/>
            </v:group>
          </w:pict>
        </w:r>
        <w:r w:rsidR="003B66BE" w:rsidDel="00D37E84">
          <w:rPr>
            <w:noProof/>
          </w:rPr>
          <w:drawing>
            <wp:anchor distT="0" distB="0" distL="0" distR="0" simplePos="0" relativeHeight="251632640" behindDoc="1" locked="0" layoutInCell="1" allowOverlap="1" wp14:anchorId="495588C0" wp14:editId="716C0CFB">
              <wp:simplePos x="0" y="0"/>
              <wp:positionH relativeFrom="page">
                <wp:posOffset>7960124</wp:posOffset>
              </wp:positionH>
              <wp:positionV relativeFrom="page">
                <wp:posOffset>422452</wp:posOffset>
              </wp:positionV>
              <wp:extent cx="81378" cy="76200"/>
              <wp:effectExtent l="0" t="0" r="0" b="0"/>
              <wp:wrapNone/>
              <wp:docPr id="65" name="image7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6" name="image72.png"/>
                      <pic:cNvPicPr/>
                    </pic:nvPicPr>
                    <pic:blipFill>
                      <a:blip r:embed="rId7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378" cy="76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34688" behindDoc="1" locked="0" layoutInCell="1" allowOverlap="1" wp14:anchorId="593AF437" wp14:editId="45B7C5B6">
              <wp:simplePos x="0" y="0"/>
              <wp:positionH relativeFrom="page">
                <wp:posOffset>7846694</wp:posOffset>
              </wp:positionH>
              <wp:positionV relativeFrom="page">
                <wp:posOffset>821394</wp:posOffset>
              </wp:positionV>
              <wp:extent cx="280847" cy="4400550"/>
              <wp:effectExtent l="0" t="0" r="0" b="0"/>
              <wp:wrapNone/>
              <wp:docPr id="67" name="image7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" name="image73.png"/>
                      <pic:cNvPicPr/>
                    </pic:nvPicPr>
                    <pic:blipFill>
                      <a:blip r:embed="rId8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0847" cy="4400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36736" behindDoc="1" locked="0" layoutInCell="1" allowOverlap="1" wp14:anchorId="3628A7E4" wp14:editId="50BDA853">
              <wp:simplePos x="0" y="0"/>
              <wp:positionH relativeFrom="page">
                <wp:posOffset>7568961</wp:posOffset>
              </wp:positionH>
              <wp:positionV relativeFrom="page">
                <wp:posOffset>418710</wp:posOffset>
              </wp:positionV>
              <wp:extent cx="81363" cy="79343"/>
              <wp:effectExtent l="0" t="0" r="0" b="0"/>
              <wp:wrapNone/>
              <wp:docPr id="69" name="image7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0" name="image74.png"/>
                      <pic:cNvPicPr/>
                    </pic:nvPicPr>
                    <pic:blipFill>
                      <a:blip r:embed="rId8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363" cy="793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38784" behindDoc="1" locked="0" layoutInCell="1" allowOverlap="1" wp14:anchorId="16EF5178" wp14:editId="76152FD9">
              <wp:simplePos x="0" y="0"/>
              <wp:positionH relativeFrom="page">
                <wp:posOffset>7559732</wp:posOffset>
              </wp:positionH>
              <wp:positionV relativeFrom="page">
                <wp:posOffset>828946</wp:posOffset>
              </wp:positionV>
              <wp:extent cx="113066" cy="2181225"/>
              <wp:effectExtent l="0" t="0" r="0" b="0"/>
              <wp:wrapNone/>
              <wp:docPr id="71" name="image7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" name="image75.png"/>
                      <pic:cNvPicPr/>
                    </pic:nvPicPr>
                    <pic:blipFill>
                      <a:blip r:embed="rId8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066" cy="2181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40832" behindDoc="1" locked="0" layoutInCell="1" allowOverlap="1" wp14:anchorId="25D98E12" wp14:editId="262C144B">
              <wp:simplePos x="0" y="0"/>
              <wp:positionH relativeFrom="page">
                <wp:posOffset>7305203</wp:posOffset>
              </wp:positionH>
              <wp:positionV relativeFrom="page">
                <wp:posOffset>418710</wp:posOffset>
              </wp:positionV>
              <wp:extent cx="81503" cy="107346"/>
              <wp:effectExtent l="0" t="0" r="0" b="0"/>
              <wp:wrapNone/>
              <wp:docPr id="73" name="image7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4" name="image76.png"/>
                      <pic:cNvPicPr/>
                    </pic:nvPicPr>
                    <pic:blipFill>
                      <a:blip r:embed="rId8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503" cy="1073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42880" behindDoc="1" locked="0" layoutInCell="1" allowOverlap="1" wp14:anchorId="04134D3A" wp14:editId="73866496">
              <wp:simplePos x="0" y="0"/>
              <wp:positionH relativeFrom="page">
                <wp:posOffset>7285873</wp:posOffset>
              </wp:positionH>
              <wp:positionV relativeFrom="page">
                <wp:posOffset>828946</wp:posOffset>
              </wp:positionV>
              <wp:extent cx="111296" cy="4652962"/>
              <wp:effectExtent l="0" t="0" r="0" b="0"/>
              <wp:wrapNone/>
              <wp:docPr id="75" name="image7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6" name="image77.png"/>
                      <pic:cNvPicPr/>
                    </pic:nvPicPr>
                    <pic:blipFill>
                      <a:blip r:embed="rId8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296" cy="46529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44928" behindDoc="1" locked="0" layoutInCell="1" allowOverlap="1" wp14:anchorId="05CDC961" wp14:editId="42B33D85">
              <wp:simplePos x="0" y="0"/>
              <wp:positionH relativeFrom="page">
                <wp:posOffset>6827677</wp:posOffset>
              </wp:positionH>
              <wp:positionV relativeFrom="page">
                <wp:posOffset>417988</wp:posOffset>
              </wp:positionV>
              <wp:extent cx="82910" cy="80962"/>
              <wp:effectExtent l="0" t="0" r="0" b="0"/>
              <wp:wrapNone/>
              <wp:docPr id="77" name="image7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" name="image78.png"/>
                      <pic:cNvPicPr/>
                    </pic:nvPicPr>
                    <pic:blipFill>
                      <a:blip r:embed="rId8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2910" cy="809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46976" behindDoc="1" locked="0" layoutInCell="1" allowOverlap="1" wp14:anchorId="714BE264" wp14:editId="073916AF">
              <wp:simplePos x="0" y="0"/>
              <wp:positionH relativeFrom="page">
                <wp:posOffset>6518912</wp:posOffset>
              </wp:positionH>
              <wp:positionV relativeFrom="page">
                <wp:posOffset>823575</wp:posOffset>
              </wp:positionV>
              <wp:extent cx="612644" cy="4924425"/>
              <wp:effectExtent l="0" t="0" r="0" b="0"/>
              <wp:wrapNone/>
              <wp:docPr id="79" name="image7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0" name="image79.png"/>
                      <pic:cNvPicPr/>
                    </pic:nvPicPr>
                    <pic:blipFill>
                      <a:blip r:embed="rId8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644" cy="492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49024" behindDoc="1" locked="0" layoutInCell="1" allowOverlap="1" wp14:anchorId="3427F0E5" wp14:editId="7B51594E">
              <wp:simplePos x="0" y="0"/>
              <wp:positionH relativeFrom="page">
                <wp:posOffset>6152278</wp:posOffset>
              </wp:positionH>
              <wp:positionV relativeFrom="page">
                <wp:posOffset>414635</wp:posOffset>
              </wp:positionV>
              <wp:extent cx="81336" cy="84200"/>
              <wp:effectExtent l="0" t="0" r="0" b="0"/>
              <wp:wrapNone/>
              <wp:docPr id="81" name="image8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2" name="image80.png"/>
                      <pic:cNvPicPr/>
                    </pic:nvPicPr>
                    <pic:blipFill>
                      <a:blip r:embed="rId8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336" cy="84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51072" behindDoc="1" locked="0" layoutInCell="1" allowOverlap="1" wp14:anchorId="7ADBF68D" wp14:editId="638E6ABE">
              <wp:simplePos x="0" y="0"/>
              <wp:positionH relativeFrom="page">
                <wp:posOffset>6076948</wp:posOffset>
              </wp:positionH>
              <wp:positionV relativeFrom="page">
                <wp:posOffset>825817</wp:posOffset>
              </wp:positionV>
              <wp:extent cx="280884" cy="4838700"/>
              <wp:effectExtent l="0" t="0" r="0" b="0"/>
              <wp:wrapNone/>
              <wp:docPr id="83" name="image8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4" name="image81.png"/>
                      <pic:cNvPicPr/>
                    </pic:nvPicPr>
                    <pic:blipFill>
                      <a:blip r:embed="rId8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0884" cy="4838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53120" behindDoc="1" locked="0" layoutInCell="1" allowOverlap="1" wp14:anchorId="69A1EE09" wp14:editId="0435C882">
              <wp:simplePos x="0" y="0"/>
              <wp:positionH relativeFrom="page">
                <wp:posOffset>5720881</wp:posOffset>
              </wp:positionH>
              <wp:positionV relativeFrom="page">
                <wp:posOffset>417855</wp:posOffset>
              </wp:positionV>
              <wp:extent cx="81584" cy="80962"/>
              <wp:effectExtent l="0" t="0" r="0" b="0"/>
              <wp:wrapNone/>
              <wp:docPr id="85" name="image8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6" name="image82.png"/>
                      <pic:cNvPicPr/>
                    </pic:nvPicPr>
                    <pic:blipFill>
                      <a:blip r:embed="rId8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584" cy="809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55168" behindDoc="1" locked="0" layoutInCell="1" allowOverlap="1" wp14:anchorId="1E59D2A9" wp14:editId="76F3500B">
              <wp:simplePos x="0" y="0"/>
              <wp:positionH relativeFrom="page">
                <wp:posOffset>5634991</wp:posOffset>
              </wp:positionH>
              <wp:positionV relativeFrom="page">
                <wp:posOffset>825768</wp:posOffset>
              </wp:positionV>
              <wp:extent cx="279476" cy="4924425"/>
              <wp:effectExtent l="0" t="0" r="0" b="0"/>
              <wp:wrapNone/>
              <wp:docPr id="87" name="image8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" name="image83.png"/>
                      <pic:cNvPicPr/>
                    </pic:nvPicPr>
                    <pic:blipFill>
                      <a:blip r:embed="rId9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76" cy="492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57216" behindDoc="1" locked="0" layoutInCell="1" allowOverlap="1" wp14:anchorId="6F52AE1B" wp14:editId="51EE223E">
              <wp:simplePos x="0" y="0"/>
              <wp:positionH relativeFrom="page">
                <wp:posOffset>5202730</wp:posOffset>
              </wp:positionH>
              <wp:positionV relativeFrom="page">
                <wp:posOffset>418245</wp:posOffset>
              </wp:positionV>
              <wp:extent cx="81450" cy="79343"/>
              <wp:effectExtent l="0" t="0" r="0" b="0"/>
              <wp:wrapNone/>
              <wp:docPr id="89" name="image8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" name="image84.png"/>
                      <pic:cNvPicPr/>
                    </pic:nvPicPr>
                    <pic:blipFill>
                      <a:blip r:embed="rId9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450" cy="793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59264" behindDoc="1" locked="0" layoutInCell="1" allowOverlap="1" wp14:anchorId="37A475AC" wp14:editId="3B431676">
              <wp:simplePos x="0" y="0"/>
              <wp:positionH relativeFrom="page">
                <wp:posOffset>5023871</wp:posOffset>
              </wp:positionH>
              <wp:positionV relativeFrom="page">
                <wp:posOffset>825817</wp:posOffset>
              </wp:positionV>
              <wp:extent cx="444405" cy="4886325"/>
              <wp:effectExtent l="0" t="0" r="0" b="0"/>
              <wp:wrapNone/>
              <wp:docPr id="91" name="image8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" name="image85.png"/>
                      <pic:cNvPicPr/>
                    </pic:nvPicPr>
                    <pic:blipFill>
                      <a:blip r:embed="rId9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4405" cy="4886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61312" behindDoc="1" locked="0" layoutInCell="1" allowOverlap="1" wp14:anchorId="17C17194" wp14:editId="732F03E5">
              <wp:simplePos x="0" y="0"/>
              <wp:positionH relativeFrom="page">
                <wp:posOffset>4593719</wp:posOffset>
              </wp:positionH>
              <wp:positionV relativeFrom="page">
                <wp:posOffset>417729</wp:posOffset>
              </wp:positionV>
              <wp:extent cx="80861" cy="80962"/>
              <wp:effectExtent l="0" t="0" r="0" b="0"/>
              <wp:wrapNone/>
              <wp:docPr id="93" name="image8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4" name="image86.png"/>
                      <pic:cNvPicPr/>
                    </pic:nvPicPr>
                    <pic:blipFill>
                      <a:blip r:embed="rId9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861" cy="809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63360" behindDoc="1" locked="0" layoutInCell="1" allowOverlap="1" wp14:anchorId="6DB54CD1" wp14:editId="5F50EC07">
              <wp:simplePos x="0" y="0"/>
              <wp:positionH relativeFrom="page">
                <wp:posOffset>4401305</wp:posOffset>
              </wp:positionH>
              <wp:positionV relativeFrom="page">
                <wp:posOffset>825728</wp:posOffset>
              </wp:positionV>
              <wp:extent cx="444696" cy="4776787"/>
              <wp:effectExtent l="0" t="0" r="0" b="0"/>
              <wp:wrapNone/>
              <wp:docPr id="95" name="image8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6" name="image87.png"/>
                      <pic:cNvPicPr/>
                    </pic:nvPicPr>
                    <pic:blipFill>
                      <a:blip r:embed="rId9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4696" cy="47767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65408" behindDoc="1" locked="0" layoutInCell="1" allowOverlap="1" wp14:anchorId="3E7BBD5B" wp14:editId="2C1C2CB8">
              <wp:simplePos x="0" y="0"/>
              <wp:positionH relativeFrom="page">
                <wp:posOffset>4135397</wp:posOffset>
              </wp:positionH>
              <wp:positionV relativeFrom="page">
                <wp:posOffset>412396</wp:posOffset>
              </wp:positionV>
              <wp:extent cx="87621" cy="438150"/>
              <wp:effectExtent l="0" t="0" r="0" b="0"/>
              <wp:wrapNone/>
              <wp:docPr id="97" name="image8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8" name="image88.png"/>
                      <pic:cNvPicPr/>
                    </pic:nvPicPr>
                    <pic:blipFill>
                      <a:blip r:embed="rId9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621" cy="438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67456" behindDoc="1" locked="0" layoutInCell="1" allowOverlap="1" wp14:anchorId="4FEC4E75" wp14:editId="378AC083">
              <wp:simplePos x="0" y="0"/>
              <wp:positionH relativeFrom="page">
                <wp:posOffset>3413803</wp:posOffset>
              </wp:positionH>
              <wp:positionV relativeFrom="page">
                <wp:posOffset>861435</wp:posOffset>
              </wp:positionV>
              <wp:extent cx="113403" cy="3243262"/>
              <wp:effectExtent l="0" t="0" r="0" b="0"/>
              <wp:wrapNone/>
              <wp:docPr id="99" name="image8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0" name="image89.png"/>
                      <pic:cNvPicPr/>
                    </pic:nvPicPr>
                    <pic:blipFill>
                      <a:blip r:embed="rId9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403" cy="32432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69504" behindDoc="1" locked="0" layoutInCell="1" allowOverlap="1" wp14:anchorId="61082B8B" wp14:editId="117B580E">
              <wp:simplePos x="0" y="0"/>
              <wp:positionH relativeFrom="page">
                <wp:posOffset>2516871</wp:posOffset>
              </wp:positionH>
              <wp:positionV relativeFrom="page">
                <wp:posOffset>825728</wp:posOffset>
              </wp:positionV>
              <wp:extent cx="447398" cy="4700587"/>
              <wp:effectExtent l="0" t="0" r="0" b="0"/>
              <wp:wrapNone/>
              <wp:docPr id="101" name="image9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2" name="image90.png"/>
                      <pic:cNvPicPr/>
                    </pic:nvPicPr>
                    <pic:blipFill>
                      <a:blip r:embed="rId9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7398" cy="47005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71552" behindDoc="1" locked="0" layoutInCell="1" allowOverlap="1" wp14:anchorId="43EDBB6C" wp14:editId="123BE9C4">
              <wp:simplePos x="0" y="0"/>
              <wp:positionH relativeFrom="page">
                <wp:posOffset>2246157</wp:posOffset>
              </wp:positionH>
              <wp:positionV relativeFrom="page">
                <wp:posOffset>861435</wp:posOffset>
              </wp:positionV>
              <wp:extent cx="108266" cy="1609725"/>
              <wp:effectExtent l="0" t="0" r="0" b="0"/>
              <wp:wrapNone/>
              <wp:docPr id="103" name="image9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" name="image91.png"/>
                      <pic:cNvPicPr/>
                    </pic:nvPicPr>
                    <pic:blipFill>
                      <a:blip r:embed="rId9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266" cy="160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73600" behindDoc="1" locked="0" layoutInCell="1" allowOverlap="1" wp14:anchorId="1F83BB47" wp14:editId="1BB459AD">
              <wp:simplePos x="0" y="0"/>
              <wp:positionH relativeFrom="page">
                <wp:posOffset>2011570</wp:posOffset>
              </wp:positionH>
              <wp:positionV relativeFrom="page">
                <wp:posOffset>412396</wp:posOffset>
              </wp:positionV>
              <wp:extent cx="87723" cy="438150"/>
              <wp:effectExtent l="0" t="0" r="0" b="0"/>
              <wp:wrapNone/>
              <wp:docPr id="105" name="image9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6" name="image92.png"/>
                      <pic:cNvPicPr/>
                    </pic:nvPicPr>
                    <pic:blipFill>
                      <a:blip r:embed="rId9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723" cy="438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75648" behindDoc="1" locked="0" layoutInCell="1" allowOverlap="1" wp14:anchorId="70E1153D" wp14:editId="05F8CBBC">
              <wp:simplePos x="0" y="0"/>
              <wp:positionH relativeFrom="page">
                <wp:posOffset>1143237</wp:posOffset>
              </wp:positionH>
              <wp:positionV relativeFrom="page">
                <wp:posOffset>419256</wp:posOffset>
              </wp:positionV>
              <wp:extent cx="444249" cy="5057775"/>
              <wp:effectExtent l="0" t="0" r="0" b="0"/>
              <wp:wrapNone/>
              <wp:docPr id="107" name="image9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8" name="image93.png"/>
                      <pic:cNvPicPr/>
                    </pic:nvPicPr>
                    <pic:blipFill>
                      <a:blip r:embed="rId10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4249" cy="5057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77696" behindDoc="1" locked="0" layoutInCell="1" allowOverlap="1" wp14:anchorId="34ACA777" wp14:editId="5EA15499">
              <wp:simplePos x="0" y="0"/>
              <wp:positionH relativeFrom="page">
                <wp:posOffset>536562</wp:posOffset>
              </wp:positionH>
              <wp:positionV relativeFrom="page">
                <wp:posOffset>411793</wp:posOffset>
              </wp:positionV>
              <wp:extent cx="292046" cy="5291137"/>
              <wp:effectExtent l="0" t="0" r="0" b="0"/>
              <wp:wrapNone/>
              <wp:docPr id="109" name="image9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0" name="image94.png"/>
                      <pic:cNvPicPr/>
                    </pic:nvPicPr>
                    <pic:blipFill>
                      <a:blip r:embed="rId10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046" cy="52911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pict w14:anchorId="6E375FA6">
            <v:group id="_x0000_s1187" style="position:absolute;left:0;text-align:left;margin-left:784.1pt;margin-top:534.7pt;width:23.3pt;height:38.05pt;z-index:15783424;mso-position-horizontal-relative:page;mso-position-vertical-relative:page" coordorigin="15682,10694" coordsize="466,761">
              <v:shape id="_x0000_s1189" type="#_x0000_t75" style="position:absolute;left:15934;top:11102;width:210;height:352">
                <v:imagedata r:id="rId74" o:title=""/>
              </v:shape>
              <v:shape id="_x0000_s1188" style="position:absolute;left:15682;top:10693;width:466;height:347" coordorigin="15682,10694" coordsize="466,347" o:spt="100" adj="0,,0" path="m16148,10867r-4,-36l16134,10799r-16,-28l16097,10748r-32,-24l16029,10707r-39,-10l15950,10694r-265,l15682,10696r,46l15685,10745r157,l15842,11040r48,l15890,10745r60,l15980,10747r29,7l16035,10764r23,15l16074,10797r13,21l16095,10841r3,26l16098,10986r20,-22l16134,10936r10,-32l16148,10867xm15842,11040r,-51l15685,10989r-3,4l15682,11038r3,2l15842,11040xm16098,10986r,-119l16095,10894r-8,23l16074,10938r-16,17l16035,10970r-26,11l15980,10987r-30,2l15890,10989r,51l15950,11040r40,-3l16029,11028r36,-17l16097,10987r1,-1xe" fillcolor="#76777a" stroked="f">
                <v:stroke joinstyle="round"/>
                <v:formulas/>
                <v:path arrowok="t" o:connecttype="segments"/>
              </v:shape>
              <w10:wrap anchorx="page" anchory="page"/>
            </v:group>
          </w:pict>
        </w:r>
        <w:r>
          <w:pict w14:anchorId="5D5D5CFD">
            <v:group id="_x0000_s1182" style="position:absolute;left:0;text-align:left;margin-left:783.05pt;margin-top:312.45pt;width:33.75pt;height:79.8pt;z-index:15783936;mso-position-horizontal-relative:page;mso-position-vertical-relative:page" coordorigin="15661,6249" coordsize="675,1596">
              <v:shape id="_x0000_s1186" type="#_x0000_t75" style="position:absolute;left:15924;top:6596;width:232;height:381">
                <v:imagedata r:id="rId75" o:title=""/>
              </v:shape>
              <v:shape id="_x0000_s1185" style="position:absolute;left:15660;top:6544;width:303;height:484" coordorigin="15661,6545" coordsize="303,484" path="m15963,7028r-81,-19l15816,6974r-48,-51l15738,6860r-10,-73l15738,6715r30,-63l15816,6600r65,-36l15963,6546r-17,-1l15870,6556r-68,25l15745,6619r-45,48l15671,6723r-10,63l15661,6789r10,63l15700,6908r45,47l15802,6992r68,26l15946,7029r17,-1xe" fillcolor="#0370b8" stroked="f">
                <v:path arrowok="t"/>
              </v:shape>
              <v:shape id="_x0000_s1184" style="position:absolute;left:15675;top:6249;width:472;height:1596" coordorigin="15676,6249" coordsize="472,1596" o:spt="100" adj="0,,0" path="m16135,6252r-4,-3l15678,6249r-2,3l15676,6524r2,3l15720,6527r3,-3l15723,6300r408,l16135,6297r,-3l16135,6252xm16142,7056r-5,-1l16132,7057r-444,167l15682,7226r-2,3l15680,7280r2,2l15688,7285r444,169l16138,7456r4,-2l16142,7403r-3,-3l15748,7256r,-2l16134,7112r5,-1l16142,7108r,-52xm16148,7705r-12,-71l16102,7572r-51,-50l15986,7490r-74,-11l15832,7490r-65,31l15718,7569r-32,62l15676,7704r3,43l15687,7784r12,30l15713,7840r2,4l15718,7845r38,-17l15761,7826r,-3l15758,7819r-12,-21l15735,7772r-8,-31l15724,7705r14,-67l15776,7583r60,-38l15912,7531r72,14l16044,7583r40,55l16099,7704r-3,36l16088,7771r-11,25l16063,7821r,3l16067,7826r38,18l16108,7842r3,-4l16125,7813r11,-29l16144,7748r4,-43xe" fillcolor="#76777a" stroked="f">
                <v:stroke joinstyle="round"/>
                <v:formulas/>
                <v:path arrowok="t" o:connecttype="segments"/>
              </v:shape>
              <v:shape id="_x0000_s1183" type="#_x0000_t75" style="position:absolute;left:16204;top:7642;width:131;height:108">
                <v:imagedata r:id="rId76" o:title=""/>
              </v:shape>
              <w10:wrap anchorx="page" anchory="page"/>
            </v:group>
          </w:pict>
        </w:r>
        <w:r>
          <w:pict w14:anchorId="61C52F26">
            <v:shape id="_x0000_s1181" style="position:absolute;left:0;text-align:left;margin-left:784.1pt;margin-top:395.8pt;width:23pt;height:15.55pt;z-index:15784448;mso-position-horizontal-relative:page;mso-position-vertical-relative:page" coordorigin="15682,7916" coordsize="460,311" path="m16142,8224r,-3l16142,7919r-4,-3l15685,7916r-3,3l15682,8224r3,2l15727,8226r3,-2l15730,7967r159,l15889,8191r2,2l15933,8193r3,-2l15936,7967r158,l16094,8224r2,2l16138,8226r4,-2xe" fillcolor="#76777a" stroked="f">
              <v:path arrowok="t"/>
              <w10:wrap anchorx="page" anchory="page"/>
            </v:shape>
          </w:pict>
        </w:r>
        <w:r>
          <w:pict w14:anchorId="64AEAB74">
            <v:shape id="_x0000_s1180" style="position:absolute;left:0;text-align:left;margin-left:784.1pt;margin-top:414.85pt;width:23pt;height:18.8pt;z-index:15784960;mso-position-horizontal-relative:page;mso-position-vertical-relative:page" coordorigin="15682,8297" coordsize="460,376" path="m16142,8670r,-43l16138,8624r-3,l15769,8624r366,-274l16140,8346r2,-3l16142,8300r-4,-3l15685,8297r-3,3l15682,8343r3,3l16053,8346r-369,277l15682,8626r,44l15685,8673r453,l16142,8670xe" fillcolor="#76777a" stroked="f">
              <v:path arrowok="t"/>
              <w10:wrap anchorx="page" anchory="page"/>
            </v:shape>
          </w:pict>
        </w:r>
        <w:r>
          <w:pict w14:anchorId="1BF47B80">
            <v:shape id="_x0000_s1179" style="position:absolute;left:0;text-align:left;margin-left:784.1pt;margin-top:446.5pt;width:23pt;height:16.25pt;z-index:15785472;mso-position-horizontal-relative:page;mso-position-vertical-relative:page" coordorigin="15682,8930" coordsize="460,325" o:spt="100" adj="0,,0" path="m16142,9078r,-145l16138,8930r-453,l15682,8933r,178l15689,9165r23,46l15726,9223r,-242l15894,8981r,235l15907,9201r14,-40l15924,9161r13,21l15937,8981r161,l16098,9193r2,-2l16117,9173r12,-23l16137,9126r3,-24l16142,9078xm15894,9216r,-133l15894,9110r-2,22l15888,9150r-7,15l15868,9182r-17,12l15832,9201r-21,2l15785,9200r-21,-10l15748,9175r-12,-18l15732,9144r-4,-13l15727,9116r-1,-15l15726,9223r24,20l15805,9255r42,-6l15882,9231r12,-15xm16098,9193r,-113l16097,9094r-3,14l16089,9122r-6,12l16072,9148r-15,11l16039,9166r-22,2l15993,9165r-20,-7l15958,9147r-11,-15l15942,9119r-3,-14l15938,9089r-1,-16l15937,9182r2,3l15961,9203r28,12l16025,9219r29,-3l16080,9206r18,-13xe" fillcolor="#76777a" stroked="f">
              <v:stroke joinstyle="round"/>
              <v:formulas/>
              <v:path arrowok="t" o:connecttype="segments"/>
              <w10:wrap anchorx="page" anchory="page"/>
            </v:shape>
          </w:pict>
        </w:r>
        <w:r>
          <w:pict w14:anchorId="0D32A8BB">
            <v:shape id="_x0000_s1178" style="position:absolute;left:0;text-align:left;margin-left:784.1pt;margin-top:467.4pt;width:23.3pt;height:17.35pt;z-index:15785984;mso-position-horizontal-relative:page;mso-position-vertical-relative:page" coordorigin="15682,9348" coordsize="466,347" o:spt="100" adj="0,,0" path="m16148,9521r-4,-37l16134,9452r-16,-27l16097,9402r-32,-24l16029,9361r-39,-10l15950,9348r-265,l15682,9350r,46l15685,9399r157,l15842,9694r48,l15890,9399r60,l15980,9401r29,7l16035,9418r23,15l16074,9451r13,21l16095,9495r3,26l16098,9640r20,-22l16134,9590r10,-32l16148,9521xm15842,9694r,-51l15685,9643r-3,4l15682,9692r3,2l15842,9694xm16098,9640r,-119l16095,9547r-8,24l16074,9592r-16,17l16035,9624r-26,11l15980,9641r-30,2l15890,9643r,51l15950,9694r40,-3l16029,9681r36,-16l16097,9641r1,-1xe" fillcolor="#76777a" stroked="f">
              <v:stroke joinstyle="round"/>
              <v:formulas/>
              <v:path arrowok="t" o:connecttype="segments"/>
              <w10:wrap anchorx="page" anchory="page"/>
            </v:shape>
          </w:pict>
        </w:r>
        <w:r>
          <w:pict w14:anchorId="6B7FCF7E">
            <v:shape id="_x0000_s1177" style="position:absolute;left:0;text-align:left;margin-left:784.1pt;margin-top:490.25pt;width:23pt;height:18.8pt;z-index:15786496;mso-position-horizontal-relative:page;mso-position-vertical-relative:page" coordorigin="15682,9805" coordsize="460,376" path="m16142,10177r,-43l16138,10131r-3,l15769,10131r366,-274l16140,9853r2,-3l16142,9807r-4,-2l15685,9805r-3,2l15682,9850r3,3l16053,9853r-369,278l15682,10133r,44l15685,10180r453,l16142,10177xe" fillcolor="#76777a" stroked="f">
              <v:path arrowok="t"/>
              <w10:wrap anchorx="page" anchory="page"/>
            </v:shape>
          </w:pict>
        </w:r>
        <w:r>
          <w:pict w14:anchorId="21481281">
            <v:shape id="_x0000_s1176" style="position:absolute;left:0;text-align:left;margin-left:784.1pt;margin-top:514.55pt;width:23pt;height:16.45pt;z-index:15787008;mso-position-horizontal-relative:page;mso-position-vertical-relative:page" coordorigin="15682,10291" coordsize="460,329" path="m16142,10608r,-60l16140,10545r-5,-4l15920,10342r218,l16142,10339r,-45l16138,10291r-453,l15682,10294r,45l15685,10342r167,l15901,10389r-213,167l15684,10559r-2,2l15682,10620r6,l15940,10424r196,186l16142,10608xe" fillcolor="#76777a" stroked="f">
              <v:path arrowok="t"/>
              <w10:wrap anchorx="page" anchory="page"/>
            </v:shape>
          </w:pict>
        </w:r>
        <w:r>
          <w:rPr>
            <w:rFonts w:ascii="Trebuchet MS"/>
          </w:rPr>
        </w:r>
        <w:r>
          <w:rPr>
            <w:rFonts w:ascii="Trebuchet MS"/>
          </w:rPr>
          <w:pict w14:anchorId="0061B084">
            <v:group id="_x0000_s1160" style="width:656.2pt;height:541.8pt;mso-position-horizontal-relative:char;mso-position-vertical-relative:line" coordsize="13124,10836">
              <v:shape id="_x0000_s1175" style="position:absolute;left:5624;width:7500;height:10836" coordorigin="5624" coordsize="7500,10836" o:spt="100" adj="0,,0" path="m7969,648r-950,l7019,648r-10,l7009,648r-950,l6059,648r-10,l6049,658r,l6049,8640r10,l6059,658r950,l7009,8640r10,l7019,658r950,l7969,648xm7969,l7019,r,l7009,r,l6059,r,l6049,,5624,r,10l6049,10r,638l6059,648r,-638l7009,10r,638l7019,648r,-638l7969,10r,-10xm7969,9542r-950,l7019,8649r950,l7969,8640r-950,l7019,8640r-10,l7009,8640r,9l7009,9542r,10l7009,10826r-950,l6059,9552r950,l7009,9542r-950,l6059,8649r950,l7009,8640r-950,l6059,8640r-10,l6049,8649r,l6049,9542r,l6049,9552r,1274l5624,10826r,10l6049,10836r10,l6059,10836r950,l7009,10836r10,l7019,10836r950,l7969,10826r-950,l7019,9552r950,l7969,9542xm8665,648r-686,l7979,648r-10,l7969,658r,l7969,8640r10,l7979,658r686,l8665,648xm8665,l7979,r,l7969,r,10l7969,10r,638l7979,648r,-638l8665,10r,-10xm10588,8640r-1215,l9364,8640r,9l9364,9542r,10l9364,10826r-689,l8675,9552r689,l9364,9542r-689,l8675,8649r689,l9364,8640r-689,l8665,8640r,9l8665,8649r,893l8665,9552r,1274l7979,10826r,-1274l8665,9552r,-10l7979,9542r,-893l8665,8649r,-9l7979,8640r,l7969,8640r,9l7969,8649r,893l7969,9542r,10l7969,10826r,10l7979,10836r,l8665,10836r10,l9364,10836r9,l10588,10836r,-10l9373,10826r,-1274l10588,9552r,-10l9373,9542r,-893l10588,8649r,-9xm10588,648r-1215,l9364,648r-689,l8665,648r,10l8665,658r,7982l8675,8640r,-7982l9364,658r,7982l9373,8640r,-7982l10588,658r,-10xm10588,l9373,r-9,l8675,r-10,l8665,10r,l8665,648r10,l8675,10r689,l9364,648r9,l9373,10r1215,l10588,xm11020,8640r-422,l10598,8640r-10,l10588,8649r,l10588,9542r,l10588,9552r,1274l10588,10836r10,l10598,10836r422,l11020,10826r-422,l10598,9552r422,l11020,9542r-422,l10598,8649r422,l11020,8640xm11020,648r-422,l10598,648r-10,l10588,658r,l10588,8640r10,l10598,658r422,l11020,648xm11020,r-422,l10598,r-10,l10588,10r,l10588,648r10,l10598,10r422,l11020,xm12160,r-9,l12151,r-687,l11455,r-425,l11030,r-10,l11020,10r,l11020,648r10,l11030,10r425,l11455,648r9,l11464,10r687,l12151,648r9,l12160,10r,l12160,xm13123,8640r-9,l13114,8640r,9l13114,9542r,10l13114,10826r-954,l12160,9552r954,l13114,9542r-954,l12160,8649r954,l13114,8640r-954,l12160,8640r-9,l12151,8640r,9l12151,9542r,10l12151,10826r-687,l11464,9552r687,l12151,9542r-687,l11464,8649r687,l12151,8640r-687,l11455,8640r,9l11455,9542r,10l11455,10826r-425,l11030,9552r425,l11455,9542r-425,l11030,8649r425,l11455,8640r-425,l11030,8640r-10,l11020,8649r,l11020,9542r,l11020,9552r,1274l11020,10836r10,l11030,10836r425,l11464,10836r687,l12151,10836r9,l12160,10836r954,l13114,10836r9,l13123,10826r,-1274l13123,9542r,l13123,8649r,l13123,8640xm13123,648r-9,l13114,648r-954,l12160,648r-9,l12151,648r-687,l11455,648r-425,l11030,648r-10,l11020,658r,l11020,8640r10,l11030,658r425,l11455,8640r9,l11464,658r687,l12151,8640r9,l12160,658r954,l13114,8640r9,l13123,658r,l13123,648xe" fillcolor="#231f20" stroked="f">
                <v:stroke joinstyle="round"/>
                <v:formulas/>
                <v:path arrowok="t" o:connecttype="segments"/>
              </v:shape>
              <v:shape id="_x0000_s1174" type="#_x0000_t75" style="position:absolute;left:5422;top:126;width:129;height:198">
                <v:imagedata r:id="rId102" o:title=""/>
              </v:shape>
              <v:shape id="_x0000_s1173" type="#_x0000_t75" style="position:absolute;left:5389;top:393;width:171;height:1753">
                <v:imagedata r:id="rId103" o:title=""/>
              </v:shape>
              <v:shape id="_x0000_s1172" style="position:absolute;left:5192;width:432;height:10836" coordorigin="5192" coordsize="432,10836" o:spt="100" adj="0,,0" path="m5615,10826r-423,l5192,10836r423,l5615,10826xm5615,l5192,r,10l5615,10r,-10xm5624,r-9,l5615,10r,l5615,10826r,10l5624,10836r,-10l5624,10r,l5624,xe" fillcolor="#231f20" stroked="f">
                <v:stroke joinstyle="round"/>
                <v:formulas/>
                <v:path arrowok="t" o:connecttype="segments"/>
              </v:shape>
              <v:shape id="_x0000_s1171" type="#_x0000_t75" style="position:absolute;left:4955;top:828;width:200;height:1458">
                <v:imagedata r:id="rId104" o:title=""/>
              </v:shape>
              <v:shape id="_x0000_s1170" type="#_x0000_t75" style="position:absolute;left:4955;top:2351;width:172;height:6558">
                <v:imagedata r:id="rId105" o:title=""/>
              </v:shape>
              <v:shape id="_x0000_s1169" style="position:absolute;left:4503;width:689;height:10836" coordorigin="4503" coordsize="689,10836" o:spt="100" adj="0,,0" path="m4938,648r-10,l4503,648r,10l4928,658r,7982l4938,8640r,-7982l4938,658r,-10xm5019,596r-1,-4l5014,588r-4,-1l4998,587r-4,1l4990,592r-1,3l4989,606r1,4l4995,614r4,1l5005,615r5,l5014,614r4,-4l5019,607r,-11xm5117,523r,-5l5099,491r-2,-3l5095,488r-9,-1l5082,488r-1,l5080,489r,1l5080,493r12,22l5010,515r,-24l5009,489r-2,-1l5004,488r-7,l4993,488r-2,1l4991,491r,70l4991,562r1,1l4994,564r6,1l5002,565r5,-1l5009,563r1,-2l5010,540r104,l5115,540r1,-1l5117,536r,-13xm5192,r-9,l4938,r-10,l4503,r,10l4928,10r,638l4938,648r,-638l5183,10r,10816l4938,10826r,-1274l4938,9542r,l4938,8649r,l4938,8640r-10,l4503,8640r,9l4928,8649r,893l4503,9542r,10l4928,9552r,1274l4503,10826r,10l4928,10836r10,l5183,10836r9,l5192,10826,5192,10r,l5192,xe" fillcolor="#231f20" stroked="f">
                <v:stroke joinstyle="round"/>
                <v:formulas/>
                <v:path arrowok="t" o:connecttype="segments"/>
              </v:shape>
              <v:shape id="_x0000_s1168" type="#_x0000_t75" style="position:absolute;left:4268;top:821;width:179;height:1286">
                <v:imagedata r:id="rId106" o:title=""/>
              </v:shape>
              <v:shape id="_x0000_s1167" style="position:absolute;left:2242;width:2262;height:10836" coordorigin="2242" coordsize="2262,10836" o:spt="100" adj="0,,0" path="m3099,10826r-423,l2676,10836r423,l3099,10826xm3099,9542r-423,l2676,9552r423,l3099,9542xm3099,8640r-423,l2676,8649r423,l3099,8640xm3099,648r-423,l2667,648r,10l2667,658r,7982l2676,8640r,-7982l3099,658r,-10xm3099,l2676,r-9,l2667,,2242,r,10l2667,10r,638l2676,648r,-638l3099,10r,-10xm4059,8640r-951,l3099,8640r,9l3099,8649r,893l3099,9542r,10l3099,10826r,10l3108,10836r951,l4059,10826r-951,l3108,9552r951,l4059,9542r-951,l3108,8649r951,l4059,8640xm4059,648r-951,l3099,648r,10l3099,658r,7982l3108,8640r,-7982l4059,658r,-10xm4059,l3108,r-9,l3099,10r,l3099,648r9,l3108,10r951,l4059,xm4503,8640r-9,l4494,8640r,9l4494,9542r,10l4494,10826r-425,l4069,9552r425,l4494,9542r-425,l4069,8649r425,l4494,8640r-425,l4059,8640r,9l4059,8649r,893l4059,9542r,10l4059,10826r,10l4069,10836r425,l4494,10836r9,l4503,10826r,-1274l4503,9542r,l4503,8649r,l4503,8640xm4503,648r-9,l4494,648r-425,l4059,648r,10l4059,658r,7982l4069,8640r,-7982l4494,658r,7982l4503,8640r,-7982l4503,658r,-10xm4503,r-9,l4494,,4069,r-10,l4059,10r,l4059,648r10,l4069,10r425,l4494,648r9,l4503,10r,l4503,xe" fillcolor="#231f20" stroked="f">
                <v:stroke joinstyle="round"/>
                <v:formulas/>
                <v:path arrowok="t" o:connecttype="segments"/>
              </v:shape>
              <v:shape id="_x0000_s1166" type="#_x0000_t75" style="position:absolute;left:2040;top:835;width:129;height:198">
                <v:imagedata r:id="rId107" o:title=""/>
              </v:shape>
              <v:shape id="_x0000_s1165" type="#_x0000_t75" style="position:absolute;left:2040;top:1101;width:139;height:1510">
                <v:imagedata r:id="rId108" o:title=""/>
              </v:shape>
              <v:shape id="_x0000_s1164" type="#_x0000_t75" style="position:absolute;left:2007;top:2672;width:670;height:8164">
                <v:imagedata r:id="rId109" o:title=""/>
              </v:shape>
              <v:shape id="_x0000_s1163" style="position:absolute;width:12708;height:10836" coordsize="12708,10836" o:spt="100" adj="0,,0" path="m708,8640l708,10r,l708,r-9,l699,,10,,,,,10r,l,8640r10,l10,10r689,l699,8640r9,xm2072,595r-1,-4l2066,587r-4,-1l2051,586r-4,1l2043,591r-1,4l2042,606r1,4l2047,614r4,1l2057,615r6,l2066,614r5,-4l2072,606r,-11xm2171,518r-1,-4l2169,506r-1,-4l2165,493r-4,-5l2160,486r-2,-1l2155,484r-12,l2139,485r-1,2l2138,488r1,1l2141,492r3,6l2145,501r2,6l2148,510r,7l2147,519r-1,4l2145,525r-3,3l2140,529r-4,1l2134,530r-4,l2127,530r-5,-1l2119,528r-6,-3l2110,523r-8,-5l2098,514r-29,-27l2065,484r-3,-2l2057,481r-8,l2047,482r-2,1l2044,484r-1,1l2043,488r,74l2044,564r,1l2047,565r6,1l2055,566r5,-1l2063,564r1,-2l2064,512r15,14l2086,534r6,6l2103,549r5,3l2118,557r4,2l2130,560r4,1l2143,561r4,-1l2155,557r4,-3l2164,548r3,-4l2170,534r1,-6l2171,518xm2242,10826l2242,10r,l2242,r-10,l1988,r-10,l1978,,708,r,10l1978,10r,8630l1988,8640r,-8630l2232,10r,10816l1988,10826r,-1274l1988,9542r,l1988,8649r,l1988,8640r-10,l1978,8640r,9l1978,9542r,10l1978,10826r-1270,l708,9552r1270,l1978,9542r-1270,l708,8649r1270,l1978,8640r-1270,l699,8640r,l699,8649r,893l699,9552r,1274l10,10826r,-1274l699,9552r,-10l10,9542r,-893l699,8649r,-9l10,8640r-10,l,8649r,l,9542r,l,9552r,1274l,10836r10,l699,10836r,l708,10836r1270,l1978,10836r10,l2232,10836r10,l2242,10826xm12708,9997r-1,-4l12706,9991r-1,l12636,9991r-32,l12701,9940r4,-3l12707,9934r,-5l12707,9917r,-1l12705,9913r-2,-1l12584,9912r-2,1l12581,9915r,7l12581,9926r1,2l12584,9929r76,l12689,9929r,l12681,9932r-92,49l12585,9985r-2,2l12582,9989r-1,4l12581,10001r1,2l12584,10006r2,1l12589,10007r116,l12706,10007r1,-3l12708,9997xe" fillcolor="#231f20" stroked="f">
                <v:stroke joinstyle="round"/>
                <v:formulas/>
                <v:path arrowok="t" o:connecttype="segments"/>
              </v:shape>
              <v:shape id="_x0000_s1162" type="#_x0000_t75" style="position:absolute;left:12554;top:10041;width:171;height:410">
                <v:imagedata r:id="rId110" o:title=""/>
              </v:shape>
              <v:shape id="_x0000_s1161" type="#_x0000_t75" style="position:absolute;left:12547;top:8839;width:171;height:577">
                <v:imagedata r:id="rId111" o:title=""/>
              </v:shape>
              <w10:anchorlock/>
            </v:group>
          </w:pict>
        </w:r>
      </w:del>
    </w:p>
    <w:p w14:paraId="124B8D7F" w14:textId="6E9687AE" w:rsidR="001A631C" w:rsidDel="00D37E84" w:rsidRDefault="003B66BE">
      <w:pPr>
        <w:spacing w:before="49"/>
        <w:ind w:left="120"/>
        <w:rPr>
          <w:del w:id="265" w:author="User" w:date="2023-04-17T13:51:00Z"/>
          <w:rFonts w:ascii="Trebuchet MS" w:hAnsi="Trebuchet MS"/>
          <w:sz w:val="16"/>
        </w:rPr>
      </w:pPr>
      <w:del w:id="266" w:author="User" w:date="2023-04-17T13:51:00Z">
        <w:r w:rsidDel="00D37E84">
          <w:rPr>
            <w:rFonts w:ascii="Trebuchet MS" w:hAnsi="Trebuchet MS"/>
            <w:color w:val="010202"/>
            <w:w w:val="90"/>
            <w:sz w:val="16"/>
          </w:rPr>
          <w:delText>Lovćen</w:delText>
        </w:r>
        <w:r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Del="00D37E84">
          <w:rPr>
            <w:rFonts w:ascii="Trebuchet MS" w:hAnsi="Trebuchet MS"/>
            <w:color w:val="010202"/>
            <w:w w:val="90"/>
            <w:sz w:val="16"/>
          </w:rPr>
          <w:delText>banka</w:delText>
        </w:r>
        <w:r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Del="00D37E84">
          <w:rPr>
            <w:rFonts w:ascii="Trebuchet MS" w:hAnsi="Trebuchet MS"/>
            <w:color w:val="010202"/>
            <w:w w:val="90"/>
            <w:sz w:val="16"/>
          </w:rPr>
          <w:delText>AD</w:delText>
        </w:r>
        <w:r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Del="00D37E84"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p w14:paraId="777FE9AB" w14:textId="1FE00BFC" w:rsidR="001A631C" w:rsidDel="00D37E84" w:rsidRDefault="001A631C">
      <w:pPr>
        <w:rPr>
          <w:del w:id="267" w:author="User" w:date="2023-04-17T13:51:00Z"/>
          <w:rFonts w:ascii="Trebuchet MS" w:hAnsi="Trebuchet MS"/>
          <w:sz w:val="16"/>
        </w:rPr>
        <w:sectPr w:rsidR="001A631C" w:rsidDel="00D37E84">
          <w:pgSz w:w="16840" w:h="11910" w:orient="landscape"/>
          <w:pgMar w:top="520" w:right="1860" w:bottom="0" w:left="620" w:header="720" w:footer="720" w:gutter="0"/>
          <w:cols w:space="720"/>
        </w:sectPr>
      </w:pPr>
    </w:p>
    <w:tbl>
      <w:tblPr>
        <w:tblStyle w:val="TableNormal"/>
        <w:tblW w:w="0" w:type="auto"/>
        <w:tblInd w:w="12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0502"/>
        <w:gridCol w:w="1382"/>
        <w:gridCol w:w="856"/>
        <w:gridCol w:w="434"/>
        <w:gridCol w:w="434"/>
      </w:tblGrid>
      <w:tr w:rsidR="001A631C" w:rsidDel="00D37E84" w14:paraId="79F5A463" w14:textId="640DD1B5">
        <w:trPr>
          <w:trHeight w:val="8261"/>
          <w:del w:id="268" w:author="User" w:date="2023-04-17T13:51:00Z"/>
        </w:trPr>
        <w:tc>
          <w:tcPr>
            <w:tcW w:w="10502" w:type="dxa"/>
            <w:vMerge w:val="restart"/>
          </w:tcPr>
          <w:p w14:paraId="01344F98" w14:textId="71387A11" w:rsidR="001A631C" w:rsidDel="00D37E84" w:rsidRDefault="001A631C">
            <w:pPr>
              <w:pStyle w:val="TableParagraph"/>
              <w:spacing w:after="1"/>
              <w:rPr>
                <w:del w:id="269" w:author="User" w:date="2023-04-17T13:51:00Z"/>
                <w:rFonts w:ascii="Trebuchet MS"/>
                <w:sz w:val="9"/>
              </w:rPr>
            </w:pPr>
          </w:p>
          <w:p w14:paraId="4EDE211B" w14:textId="07DF3756" w:rsidR="001A631C" w:rsidDel="00D37E84" w:rsidRDefault="003B66BE">
            <w:pPr>
              <w:pStyle w:val="TableParagraph"/>
              <w:tabs>
                <w:tab w:val="left" w:pos="1279"/>
                <w:tab w:val="left" w:pos="2127"/>
                <w:tab w:val="left" w:pos="2813"/>
                <w:tab w:val="left" w:pos="3660"/>
                <w:tab w:val="left" w:pos="4981"/>
                <w:tab w:val="left" w:pos="5828"/>
                <w:tab w:val="left" w:pos="6675"/>
              </w:tabs>
              <w:ind w:left="432"/>
              <w:rPr>
                <w:del w:id="270" w:author="User" w:date="2023-04-17T13:51:00Z"/>
                <w:rFonts w:ascii="Trebuchet MS"/>
                <w:sz w:val="20"/>
              </w:rPr>
            </w:pPr>
            <w:del w:id="271" w:author="User" w:date="2023-04-17T13:51:00Z">
              <w:r w:rsidDel="00D37E84">
                <w:rPr>
                  <w:rFonts w:ascii="Trebuchet MS"/>
                  <w:noProof/>
                  <w:position w:val="709"/>
                  <w:sz w:val="20"/>
                </w:rPr>
                <w:drawing>
                  <wp:inline distT="0" distB="0" distL="0" distR="0" wp14:anchorId="3EBD7193" wp14:editId="04BAE209">
                    <wp:extent cx="114492" cy="1628775"/>
                    <wp:effectExtent l="0" t="0" r="0" b="0"/>
                    <wp:docPr id="111" name="image105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2" name="image105.png"/>
                            <pic:cNvPicPr/>
                          </pic:nvPicPr>
                          <pic:blipFill>
                            <a:blip r:embed="rId11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492" cy="16287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Del="00D37E84">
                <w:rPr>
                  <w:rFonts w:ascii="Trebuchet MS"/>
                  <w:position w:val="709"/>
                  <w:sz w:val="20"/>
                </w:rPr>
                <w:tab/>
              </w:r>
              <w:r w:rsidDel="00D37E84">
                <w:rPr>
                  <w:rFonts w:ascii="Trebuchet MS"/>
                  <w:noProof/>
                  <w:position w:val="368"/>
                  <w:sz w:val="20"/>
                </w:rPr>
                <w:drawing>
                  <wp:inline distT="0" distB="0" distL="0" distR="0" wp14:anchorId="107E15AA" wp14:editId="5011DC8B">
                    <wp:extent cx="114411" cy="3795712"/>
                    <wp:effectExtent l="0" t="0" r="0" b="0"/>
                    <wp:docPr id="113" name="image10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4" name="image106.png"/>
                            <pic:cNvPicPr/>
                          </pic:nvPicPr>
                          <pic:blipFill>
                            <a:blip r:embed="rId113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411" cy="379571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Del="00D37E84">
                <w:rPr>
                  <w:rFonts w:ascii="Trebuchet MS"/>
                  <w:position w:val="368"/>
                  <w:sz w:val="20"/>
                </w:rPr>
                <w:tab/>
              </w:r>
              <w:r w:rsidR="00911BAD">
                <w:rPr>
                  <w:rFonts w:ascii="Trebuchet MS"/>
                  <w:sz w:val="20"/>
                </w:rPr>
              </w:r>
              <w:r w:rsidR="00911BAD">
                <w:rPr>
                  <w:rFonts w:ascii="Trebuchet MS"/>
                  <w:sz w:val="20"/>
                </w:rPr>
                <w:pict w14:anchorId="2A5EC71A">
                  <v:group id="_x0000_s1157" style="width:22.1pt;height:483.25pt;mso-position-horizontal-relative:char;mso-position-vertical-relative:line" coordsize="442,9665">
                    <v:shape id="_x0000_s1159" type="#_x0000_t75" style="position:absolute;width:442;height:7739">
                      <v:imagedata r:id="rId114" o:title=""/>
                    </v:shape>
                    <v:shape id="_x0000_s1158" type="#_x0000_t75" style="position:absolute;left:261;top:7808;width:181;height:1857">
                      <v:imagedata r:id="rId115" o:title=""/>
                    </v:shape>
                    <w10:wrap type="none"/>
                    <w10:anchorlock/>
                  </v:group>
                </w:pict>
              </w:r>
              <w:r w:rsidDel="00D37E84">
                <w:rPr>
                  <w:rFonts w:ascii="Trebuchet MS"/>
                  <w:sz w:val="20"/>
                </w:rPr>
                <w:tab/>
              </w:r>
              <w:r w:rsidDel="00D37E84">
                <w:rPr>
                  <w:rFonts w:ascii="Trebuchet MS"/>
                  <w:noProof/>
                  <w:position w:val="705"/>
                  <w:sz w:val="20"/>
                </w:rPr>
                <w:drawing>
                  <wp:inline distT="0" distB="0" distL="0" distR="0" wp14:anchorId="1108F981" wp14:editId="2058812A">
                    <wp:extent cx="114467" cy="1657350"/>
                    <wp:effectExtent l="0" t="0" r="0" b="0"/>
                    <wp:docPr id="115" name="image109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6" name="image109.png"/>
                            <pic:cNvPicPr/>
                          </pic:nvPicPr>
                          <pic:blipFill>
                            <a:blip r:embed="rId116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467" cy="16573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Del="00D37E84">
                <w:rPr>
                  <w:rFonts w:ascii="Trebuchet MS"/>
                  <w:position w:val="705"/>
                  <w:sz w:val="20"/>
                </w:rPr>
                <w:tab/>
              </w:r>
              <w:r w:rsidDel="00D37E84">
                <w:rPr>
                  <w:rFonts w:ascii="Trebuchet MS"/>
                  <w:noProof/>
                  <w:position w:val="345"/>
                  <w:sz w:val="20"/>
                </w:rPr>
                <w:drawing>
                  <wp:inline distT="0" distB="0" distL="0" distR="0" wp14:anchorId="7E5FDDAE" wp14:editId="3EC8499B">
                    <wp:extent cx="114461" cy="3938587"/>
                    <wp:effectExtent l="0" t="0" r="0" b="0"/>
                    <wp:docPr id="117" name="image11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8" name="image110.png"/>
                            <pic:cNvPicPr/>
                          </pic:nvPicPr>
                          <pic:blipFill>
                            <a:blip r:embed="rId117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461" cy="393858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Del="00D37E84">
                <w:rPr>
                  <w:rFonts w:ascii="Trebuchet MS"/>
                  <w:position w:val="345"/>
                  <w:sz w:val="20"/>
                </w:rPr>
                <w:tab/>
              </w:r>
              <w:r w:rsidDel="00D37E84">
                <w:rPr>
                  <w:rFonts w:ascii="Trebuchet MS"/>
                  <w:noProof/>
                  <w:position w:val="570"/>
                  <w:sz w:val="20"/>
                </w:rPr>
                <w:drawing>
                  <wp:inline distT="0" distB="0" distL="0" distR="0" wp14:anchorId="24BCA0A4" wp14:editId="736B8B8B">
                    <wp:extent cx="114270" cy="2514600"/>
                    <wp:effectExtent l="0" t="0" r="0" b="0"/>
                    <wp:docPr id="119" name="image111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0" name="image111.png"/>
                            <pic:cNvPicPr/>
                          </pic:nvPicPr>
                          <pic:blipFill>
                            <a:blip r:embed="rId118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270" cy="25146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Del="00D37E84">
                <w:rPr>
                  <w:rFonts w:ascii="Trebuchet MS"/>
                  <w:position w:val="570"/>
                  <w:sz w:val="20"/>
                </w:rPr>
                <w:tab/>
              </w:r>
              <w:r w:rsidDel="00D37E84">
                <w:rPr>
                  <w:rFonts w:ascii="Trebuchet MS"/>
                  <w:noProof/>
                  <w:position w:val="678"/>
                  <w:sz w:val="20"/>
                </w:rPr>
                <w:drawing>
                  <wp:inline distT="0" distB="0" distL="0" distR="0" wp14:anchorId="7FD536C6" wp14:editId="31A33DB2">
                    <wp:extent cx="114153" cy="1833562"/>
                    <wp:effectExtent l="0" t="0" r="0" b="0"/>
                    <wp:docPr id="121" name="image11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2" name="image112.png"/>
                            <pic:cNvPicPr/>
                          </pic:nvPicPr>
                          <pic:blipFill>
                            <a:blip r:embed="rId119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153" cy="183356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Del="00D37E84">
                <w:rPr>
                  <w:rFonts w:ascii="Trebuchet MS"/>
                  <w:position w:val="678"/>
                  <w:sz w:val="20"/>
                </w:rPr>
                <w:tab/>
              </w:r>
              <w:r w:rsidDel="00D37E84">
                <w:rPr>
                  <w:rFonts w:ascii="Trebuchet MS"/>
                  <w:noProof/>
                  <w:position w:val="521"/>
                  <w:sz w:val="20"/>
                </w:rPr>
                <w:drawing>
                  <wp:inline distT="0" distB="0" distL="0" distR="0" wp14:anchorId="5E82A191" wp14:editId="547D1197">
                    <wp:extent cx="114458" cy="2824162"/>
                    <wp:effectExtent l="0" t="0" r="0" b="0"/>
                    <wp:docPr id="123" name="image113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4" name="image113.png"/>
                            <pic:cNvPicPr/>
                          </pic:nvPicPr>
                          <pic:blipFill>
                            <a:blip r:embed="rId120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458" cy="282416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382" w:type="dxa"/>
            <w:tcBorders>
              <w:bottom w:val="nil"/>
            </w:tcBorders>
          </w:tcPr>
          <w:p w14:paraId="3AA8ED11" w14:textId="195A8C7A" w:rsidR="001A631C" w:rsidDel="00D37E84" w:rsidRDefault="001A631C">
            <w:pPr>
              <w:pStyle w:val="TableParagraph"/>
              <w:rPr>
                <w:del w:id="272" w:author="User" w:date="2023-04-17T13:51:00Z"/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 w14:paraId="7D9B6576" w14:textId="41CBDA92" w:rsidR="001A631C" w:rsidDel="00D37E84" w:rsidRDefault="001A631C">
            <w:pPr>
              <w:pStyle w:val="TableParagraph"/>
              <w:spacing w:before="4"/>
              <w:rPr>
                <w:del w:id="273" w:author="User" w:date="2023-04-17T13:51:00Z"/>
                <w:rFonts w:ascii="Trebuchet MS"/>
                <w:sz w:val="9"/>
              </w:rPr>
            </w:pPr>
          </w:p>
          <w:p w14:paraId="4D905A39" w14:textId="2F0CA0E2" w:rsidR="001A631C" w:rsidDel="00D37E84" w:rsidRDefault="003B66BE">
            <w:pPr>
              <w:pStyle w:val="TableParagraph"/>
              <w:ind w:left="283"/>
              <w:rPr>
                <w:del w:id="274" w:author="User" w:date="2023-04-17T13:51:00Z"/>
                <w:rFonts w:ascii="Trebuchet MS"/>
                <w:sz w:val="20"/>
              </w:rPr>
            </w:pPr>
            <w:del w:id="275" w:author="User" w:date="2023-04-17T13:51:00Z">
              <w:r w:rsidDel="00D37E84">
                <w:rPr>
                  <w:rFonts w:ascii="Trebuchet MS"/>
                  <w:noProof/>
                  <w:sz w:val="20"/>
                </w:rPr>
                <w:drawing>
                  <wp:inline distT="0" distB="0" distL="0" distR="0" wp14:anchorId="5D18A67F" wp14:editId="15B82B68">
                    <wp:extent cx="331631" cy="5105400"/>
                    <wp:effectExtent l="0" t="0" r="0" b="0"/>
                    <wp:docPr id="125" name="image11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6" name="image114.png"/>
                            <pic:cNvPicPr/>
                          </pic:nvPicPr>
                          <pic:blipFill>
                            <a:blip r:embed="rId121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1631" cy="51054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vMerge w:val="restart"/>
          </w:tcPr>
          <w:p w14:paraId="35E22E60" w14:textId="1284D34C" w:rsidR="001A631C" w:rsidDel="00D37E84" w:rsidRDefault="001A631C">
            <w:pPr>
              <w:pStyle w:val="TableParagraph"/>
              <w:spacing w:before="2"/>
              <w:rPr>
                <w:del w:id="276" w:author="User" w:date="2023-04-17T13:51:00Z"/>
                <w:rFonts w:ascii="Trebuchet MS"/>
                <w:sz w:val="9"/>
              </w:rPr>
            </w:pPr>
          </w:p>
          <w:p w14:paraId="4119E168" w14:textId="56285435" w:rsidR="001A631C" w:rsidDel="00D37E84" w:rsidRDefault="00911BAD">
            <w:pPr>
              <w:pStyle w:val="TableParagraph"/>
              <w:spacing w:line="137" w:lineRule="exact"/>
              <w:ind w:left="179"/>
              <w:rPr>
                <w:del w:id="277" w:author="User" w:date="2023-04-17T13:51:00Z"/>
                <w:rFonts w:ascii="Trebuchet MS"/>
                <w:sz w:val="13"/>
              </w:rPr>
            </w:pPr>
            <w:del w:id="278" w:author="User" w:date="2023-04-17T13:51:00Z">
              <w:r>
                <w:rPr>
                  <w:rFonts w:ascii="Trebuchet MS"/>
                  <w:position w:val="-2"/>
                  <w:sz w:val="13"/>
                </w:rPr>
              </w:r>
              <w:r>
                <w:rPr>
                  <w:rFonts w:ascii="Trebuchet MS"/>
                  <w:position w:val="-2"/>
                  <w:sz w:val="13"/>
                </w:rPr>
                <w:pict w14:anchorId="459C8ED5">
                  <v:group id="_x0000_s1155" style="width:6.4pt;height:6.9pt;mso-position-horizontal-relative:char;mso-position-vertical-relative:line" coordsize="128,138">
                    <v:shape id="_x0000_s1156" style="position:absolute;left:-1;width:128;height:138" coordsize="128,138" o:spt="100" adj="0,,0" path="m30,118r-1,-4l27,112r-2,-2l21,109r-12,l5,110r-4,4l,118r,11l1,132r4,5l9,138r6,l21,138r4,-1l29,132r1,-3l30,118xm128,57r,-2l127,50r,-2l127,46r-1,-1l125,43r,-1l124,42,106,32r,21l106,54r-58,l48,20r58,33l106,32,54,2r-1,l51,1r-1,l47,,46,,34,,31,,30,1r-1,l28,2r,l27,4r,1l27,54,3,54r,l2,55r,l1,57r,1l1,62r,1l1,68r,2l1,73r,2l2,77r,l3,78r24,l27,91r1,1l32,93r2,l41,93r3,l47,91r1,l48,78r58,l124,78r1,l126,77r,-1l127,73r,-2l128,66r,-3l128,57xe" fillcolor="#231f20" stroked="f">
                      <v:stroke joinstyle="round"/>
                      <v:formulas/>
                      <v:path arrowok="t" o:connecttype="segments"/>
                    </v:shape>
                    <w10:wrap type="none"/>
                    <w10:anchorlock/>
                  </v:group>
                </w:pict>
              </w:r>
            </w:del>
          </w:p>
          <w:p w14:paraId="18E92607" w14:textId="64336AAA" w:rsidR="001A631C" w:rsidDel="00D37E84" w:rsidRDefault="001A631C">
            <w:pPr>
              <w:pStyle w:val="TableParagraph"/>
              <w:spacing w:before="1" w:after="1"/>
              <w:rPr>
                <w:del w:id="279" w:author="User" w:date="2023-04-17T13:51:00Z"/>
                <w:rFonts w:ascii="Trebuchet MS"/>
                <w:sz w:val="6"/>
              </w:rPr>
            </w:pPr>
          </w:p>
          <w:p w14:paraId="4364ACD0" w14:textId="4A685A4D" w:rsidR="001A631C" w:rsidDel="00D37E84" w:rsidRDefault="003B66BE">
            <w:pPr>
              <w:pStyle w:val="TableParagraph"/>
              <w:spacing w:line="198" w:lineRule="exact"/>
              <w:ind w:left="178"/>
              <w:rPr>
                <w:del w:id="280" w:author="User" w:date="2023-04-17T13:51:00Z"/>
                <w:rFonts w:ascii="Trebuchet MS"/>
                <w:sz w:val="19"/>
              </w:rPr>
            </w:pPr>
            <w:del w:id="281" w:author="User" w:date="2023-04-17T13:51:00Z">
              <w:r w:rsidDel="00D37E84">
                <w:rPr>
                  <w:rFonts w:ascii="Trebuchet MS"/>
                  <w:noProof/>
                  <w:position w:val="-3"/>
                  <w:sz w:val="19"/>
                </w:rPr>
                <w:drawing>
                  <wp:inline distT="0" distB="0" distL="0" distR="0" wp14:anchorId="22205F1E" wp14:editId="4EEDBE4A">
                    <wp:extent cx="81705" cy="126301"/>
                    <wp:effectExtent l="0" t="0" r="0" b="0"/>
                    <wp:docPr id="127" name="image115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8" name="image115.png"/>
                            <pic:cNvPicPr/>
                          </pic:nvPicPr>
                          <pic:blipFill>
                            <a:blip r:embed="rId12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705" cy="12630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8469257" w14:textId="205D0FF8" w:rsidR="001A631C" w:rsidDel="00D37E84" w:rsidRDefault="001A631C">
            <w:pPr>
              <w:pStyle w:val="TableParagraph"/>
              <w:spacing w:before="1"/>
              <w:rPr>
                <w:del w:id="282" w:author="User" w:date="2023-04-17T13:51:00Z"/>
                <w:rFonts w:ascii="Trebuchet MS"/>
                <w:sz w:val="6"/>
              </w:rPr>
            </w:pPr>
          </w:p>
          <w:p w14:paraId="1668C0DD" w14:textId="0B609D84" w:rsidR="001A631C" w:rsidDel="00D37E84" w:rsidRDefault="003B66BE">
            <w:pPr>
              <w:pStyle w:val="TableParagraph"/>
              <w:ind w:left="145"/>
              <w:rPr>
                <w:del w:id="283" w:author="User" w:date="2023-04-17T13:51:00Z"/>
                <w:rFonts w:ascii="Trebuchet MS"/>
                <w:sz w:val="20"/>
              </w:rPr>
            </w:pPr>
            <w:del w:id="284" w:author="User" w:date="2023-04-17T13:51:00Z">
              <w:r w:rsidDel="00D37E84">
                <w:rPr>
                  <w:rFonts w:ascii="Trebuchet MS"/>
                  <w:noProof/>
                  <w:sz w:val="20"/>
                </w:rPr>
                <w:drawing>
                  <wp:inline distT="0" distB="0" distL="0" distR="0" wp14:anchorId="11AA0629" wp14:editId="42BB0E3D">
                    <wp:extent cx="114107" cy="1138237"/>
                    <wp:effectExtent l="0" t="0" r="0" b="0"/>
                    <wp:docPr id="129" name="image11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0" name="image116.png"/>
                            <pic:cNvPicPr/>
                          </pic:nvPicPr>
                          <pic:blipFill>
                            <a:blip r:embed="rId123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107" cy="113823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4BBBAD09" w14:textId="14877778" w:rsidR="001A631C" w:rsidDel="00D37E84" w:rsidRDefault="001A631C">
            <w:pPr>
              <w:pStyle w:val="TableParagraph"/>
              <w:rPr>
                <w:del w:id="285" w:author="User" w:date="2023-04-17T13:51:00Z"/>
                <w:rFonts w:ascii="Trebuchet MS"/>
                <w:sz w:val="20"/>
              </w:rPr>
            </w:pPr>
          </w:p>
          <w:p w14:paraId="79EA086F" w14:textId="2BFEF802" w:rsidR="001A631C" w:rsidDel="00D37E84" w:rsidRDefault="001A631C">
            <w:pPr>
              <w:pStyle w:val="TableParagraph"/>
              <w:rPr>
                <w:del w:id="286" w:author="User" w:date="2023-04-17T13:51:00Z"/>
                <w:rFonts w:ascii="Trebuchet MS"/>
                <w:sz w:val="20"/>
              </w:rPr>
            </w:pPr>
          </w:p>
          <w:p w14:paraId="2252862F" w14:textId="6F7D2E27" w:rsidR="001A631C" w:rsidDel="00D37E84" w:rsidRDefault="001A631C">
            <w:pPr>
              <w:pStyle w:val="TableParagraph"/>
              <w:rPr>
                <w:del w:id="287" w:author="User" w:date="2023-04-17T13:51:00Z"/>
                <w:rFonts w:ascii="Trebuchet MS"/>
                <w:sz w:val="20"/>
              </w:rPr>
            </w:pPr>
          </w:p>
          <w:p w14:paraId="52F2764A" w14:textId="30608EAC" w:rsidR="001A631C" w:rsidDel="00D37E84" w:rsidRDefault="001A631C">
            <w:pPr>
              <w:pStyle w:val="TableParagraph"/>
              <w:rPr>
                <w:del w:id="288" w:author="User" w:date="2023-04-17T13:51:00Z"/>
                <w:rFonts w:ascii="Trebuchet MS"/>
                <w:sz w:val="20"/>
              </w:rPr>
            </w:pPr>
          </w:p>
          <w:p w14:paraId="3AB0DE15" w14:textId="034E23BF" w:rsidR="001A631C" w:rsidDel="00D37E84" w:rsidRDefault="001A631C">
            <w:pPr>
              <w:pStyle w:val="TableParagraph"/>
              <w:rPr>
                <w:del w:id="289" w:author="User" w:date="2023-04-17T13:51:00Z"/>
                <w:rFonts w:ascii="Trebuchet MS"/>
                <w:sz w:val="20"/>
              </w:rPr>
            </w:pPr>
          </w:p>
          <w:p w14:paraId="2E44A65E" w14:textId="67BDFFE5" w:rsidR="001A631C" w:rsidDel="00D37E84" w:rsidRDefault="001A631C">
            <w:pPr>
              <w:pStyle w:val="TableParagraph"/>
              <w:rPr>
                <w:del w:id="290" w:author="User" w:date="2023-04-17T13:51:00Z"/>
                <w:rFonts w:ascii="Trebuchet MS"/>
                <w:sz w:val="20"/>
              </w:rPr>
            </w:pPr>
          </w:p>
          <w:p w14:paraId="1AAF3CB7" w14:textId="7F0EE628" w:rsidR="001A631C" w:rsidDel="00D37E84" w:rsidRDefault="001A631C">
            <w:pPr>
              <w:pStyle w:val="TableParagraph"/>
              <w:rPr>
                <w:del w:id="291" w:author="User" w:date="2023-04-17T13:51:00Z"/>
                <w:rFonts w:ascii="Trebuchet MS"/>
                <w:sz w:val="20"/>
              </w:rPr>
            </w:pPr>
          </w:p>
          <w:p w14:paraId="4FB906C8" w14:textId="79A087EF" w:rsidR="001A631C" w:rsidDel="00D37E84" w:rsidRDefault="001A631C">
            <w:pPr>
              <w:pStyle w:val="TableParagraph"/>
              <w:rPr>
                <w:del w:id="292" w:author="User" w:date="2023-04-17T13:51:00Z"/>
                <w:rFonts w:ascii="Trebuchet MS"/>
                <w:sz w:val="20"/>
              </w:rPr>
            </w:pPr>
          </w:p>
          <w:p w14:paraId="0845F961" w14:textId="1E8BE253" w:rsidR="001A631C" w:rsidDel="00D37E84" w:rsidRDefault="001A631C">
            <w:pPr>
              <w:pStyle w:val="TableParagraph"/>
              <w:rPr>
                <w:del w:id="293" w:author="User" w:date="2023-04-17T13:51:00Z"/>
                <w:rFonts w:ascii="Trebuchet MS"/>
                <w:sz w:val="20"/>
              </w:rPr>
            </w:pPr>
          </w:p>
          <w:p w14:paraId="7F7CC617" w14:textId="77763F6C" w:rsidR="001A631C" w:rsidDel="00D37E84" w:rsidRDefault="001A631C">
            <w:pPr>
              <w:pStyle w:val="TableParagraph"/>
              <w:rPr>
                <w:del w:id="294" w:author="User" w:date="2023-04-17T13:51:00Z"/>
                <w:rFonts w:ascii="Trebuchet MS"/>
                <w:sz w:val="20"/>
              </w:rPr>
            </w:pPr>
          </w:p>
          <w:p w14:paraId="70C867F9" w14:textId="0E6C180F" w:rsidR="001A631C" w:rsidDel="00D37E84" w:rsidRDefault="001A631C">
            <w:pPr>
              <w:pStyle w:val="TableParagraph"/>
              <w:rPr>
                <w:del w:id="295" w:author="User" w:date="2023-04-17T13:51:00Z"/>
                <w:rFonts w:ascii="Trebuchet MS"/>
                <w:sz w:val="20"/>
              </w:rPr>
            </w:pPr>
          </w:p>
          <w:p w14:paraId="5349B2F8" w14:textId="63E3BACF" w:rsidR="001A631C" w:rsidDel="00D37E84" w:rsidRDefault="001A631C">
            <w:pPr>
              <w:pStyle w:val="TableParagraph"/>
              <w:rPr>
                <w:del w:id="296" w:author="User" w:date="2023-04-17T13:51:00Z"/>
                <w:rFonts w:ascii="Trebuchet MS"/>
                <w:sz w:val="20"/>
              </w:rPr>
            </w:pPr>
          </w:p>
          <w:p w14:paraId="4D63A325" w14:textId="32827C5B" w:rsidR="001A631C" w:rsidDel="00D37E84" w:rsidRDefault="001A631C">
            <w:pPr>
              <w:pStyle w:val="TableParagraph"/>
              <w:rPr>
                <w:del w:id="297" w:author="User" w:date="2023-04-17T13:51:00Z"/>
                <w:rFonts w:ascii="Trebuchet MS"/>
                <w:sz w:val="20"/>
              </w:rPr>
            </w:pPr>
          </w:p>
          <w:p w14:paraId="02768E20" w14:textId="52E96AC7" w:rsidR="001A631C" w:rsidDel="00D37E84" w:rsidRDefault="001A631C">
            <w:pPr>
              <w:pStyle w:val="TableParagraph"/>
              <w:rPr>
                <w:del w:id="298" w:author="User" w:date="2023-04-17T13:51:00Z"/>
                <w:rFonts w:ascii="Trebuchet MS"/>
                <w:sz w:val="20"/>
              </w:rPr>
            </w:pPr>
          </w:p>
          <w:p w14:paraId="19370046" w14:textId="5FB22537" w:rsidR="001A631C" w:rsidDel="00D37E84" w:rsidRDefault="001A631C">
            <w:pPr>
              <w:pStyle w:val="TableParagraph"/>
              <w:rPr>
                <w:del w:id="299" w:author="User" w:date="2023-04-17T13:51:00Z"/>
                <w:rFonts w:ascii="Trebuchet MS"/>
                <w:sz w:val="20"/>
              </w:rPr>
            </w:pPr>
          </w:p>
          <w:p w14:paraId="6E123C12" w14:textId="504A8F6A" w:rsidR="001A631C" w:rsidDel="00D37E84" w:rsidRDefault="001A631C">
            <w:pPr>
              <w:pStyle w:val="TableParagraph"/>
              <w:rPr>
                <w:del w:id="300" w:author="User" w:date="2023-04-17T13:51:00Z"/>
                <w:rFonts w:ascii="Trebuchet MS"/>
                <w:sz w:val="20"/>
              </w:rPr>
            </w:pPr>
          </w:p>
          <w:p w14:paraId="4C9769B0" w14:textId="576CA694" w:rsidR="001A631C" w:rsidDel="00D37E84" w:rsidRDefault="001A631C">
            <w:pPr>
              <w:pStyle w:val="TableParagraph"/>
              <w:rPr>
                <w:del w:id="301" w:author="User" w:date="2023-04-17T13:51:00Z"/>
                <w:rFonts w:ascii="Trebuchet MS"/>
                <w:sz w:val="20"/>
              </w:rPr>
            </w:pPr>
          </w:p>
          <w:p w14:paraId="67BE552F" w14:textId="7E3F6A22" w:rsidR="001A631C" w:rsidDel="00D37E84" w:rsidRDefault="001A631C">
            <w:pPr>
              <w:pStyle w:val="TableParagraph"/>
              <w:rPr>
                <w:del w:id="302" w:author="User" w:date="2023-04-17T13:51:00Z"/>
                <w:rFonts w:ascii="Trebuchet MS"/>
                <w:sz w:val="20"/>
              </w:rPr>
            </w:pPr>
          </w:p>
          <w:p w14:paraId="0BD6DA86" w14:textId="61D7898B" w:rsidR="001A631C" w:rsidDel="00D37E84" w:rsidRDefault="001A631C">
            <w:pPr>
              <w:pStyle w:val="TableParagraph"/>
              <w:rPr>
                <w:del w:id="303" w:author="User" w:date="2023-04-17T13:51:00Z"/>
                <w:rFonts w:ascii="Trebuchet MS"/>
                <w:sz w:val="20"/>
              </w:rPr>
            </w:pPr>
          </w:p>
          <w:p w14:paraId="4C89F01D" w14:textId="24C4889E" w:rsidR="001A631C" w:rsidDel="00D37E84" w:rsidRDefault="001A631C">
            <w:pPr>
              <w:pStyle w:val="TableParagraph"/>
              <w:rPr>
                <w:del w:id="304" w:author="User" w:date="2023-04-17T13:51:00Z"/>
                <w:rFonts w:ascii="Trebuchet MS"/>
                <w:sz w:val="20"/>
              </w:rPr>
            </w:pPr>
          </w:p>
          <w:p w14:paraId="62CD7388" w14:textId="22B9D730" w:rsidR="001A631C" w:rsidDel="00D37E84" w:rsidRDefault="001A631C">
            <w:pPr>
              <w:pStyle w:val="TableParagraph"/>
              <w:rPr>
                <w:del w:id="305" w:author="User" w:date="2023-04-17T13:51:00Z"/>
                <w:rFonts w:ascii="Trebuchet MS"/>
                <w:sz w:val="20"/>
              </w:rPr>
            </w:pPr>
          </w:p>
          <w:p w14:paraId="7ED610ED" w14:textId="4E811258" w:rsidR="001A631C" w:rsidDel="00D37E84" w:rsidRDefault="001A631C">
            <w:pPr>
              <w:pStyle w:val="TableParagraph"/>
              <w:rPr>
                <w:del w:id="306" w:author="User" w:date="2023-04-17T13:51:00Z"/>
                <w:rFonts w:ascii="Trebuchet MS"/>
                <w:sz w:val="20"/>
              </w:rPr>
            </w:pPr>
          </w:p>
          <w:p w14:paraId="75546335" w14:textId="48A9A5DE" w:rsidR="001A631C" w:rsidDel="00D37E84" w:rsidRDefault="001A631C">
            <w:pPr>
              <w:pStyle w:val="TableParagraph"/>
              <w:rPr>
                <w:del w:id="307" w:author="User" w:date="2023-04-17T13:51:00Z"/>
                <w:rFonts w:ascii="Trebuchet MS"/>
                <w:sz w:val="20"/>
              </w:rPr>
            </w:pPr>
          </w:p>
          <w:p w14:paraId="416EE60F" w14:textId="2F4CFEB4" w:rsidR="001A631C" w:rsidDel="00D37E84" w:rsidRDefault="001A631C">
            <w:pPr>
              <w:pStyle w:val="TableParagraph"/>
              <w:rPr>
                <w:del w:id="308" w:author="User" w:date="2023-04-17T13:51:00Z"/>
                <w:rFonts w:ascii="Trebuchet MS"/>
                <w:sz w:val="20"/>
              </w:rPr>
            </w:pPr>
          </w:p>
          <w:p w14:paraId="567CA663" w14:textId="37D41D0D" w:rsidR="001A631C" w:rsidDel="00D37E84" w:rsidRDefault="001A631C">
            <w:pPr>
              <w:pStyle w:val="TableParagraph"/>
              <w:rPr>
                <w:del w:id="309" w:author="User" w:date="2023-04-17T13:51:00Z"/>
                <w:rFonts w:ascii="Trebuchet MS"/>
                <w:sz w:val="20"/>
              </w:rPr>
            </w:pPr>
          </w:p>
          <w:p w14:paraId="0708151C" w14:textId="5F6B5782" w:rsidR="001A631C" w:rsidDel="00D37E84" w:rsidRDefault="001A631C">
            <w:pPr>
              <w:pStyle w:val="TableParagraph"/>
              <w:spacing w:before="8"/>
              <w:rPr>
                <w:del w:id="310" w:author="User" w:date="2023-04-17T13:51:00Z"/>
                <w:rFonts w:ascii="Trebuchet MS"/>
                <w:sz w:val="26"/>
              </w:rPr>
            </w:pPr>
          </w:p>
          <w:p w14:paraId="5C1E9149" w14:textId="66BEE752" w:rsidR="001A631C" w:rsidDel="00D37E84" w:rsidRDefault="003B66BE">
            <w:pPr>
              <w:pStyle w:val="TableParagraph"/>
              <w:ind w:left="121"/>
              <w:rPr>
                <w:del w:id="311" w:author="User" w:date="2023-04-17T13:51:00Z"/>
                <w:rFonts w:ascii="Trebuchet MS"/>
                <w:sz w:val="20"/>
              </w:rPr>
            </w:pPr>
            <w:del w:id="312" w:author="User" w:date="2023-04-17T13:51:00Z">
              <w:r w:rsidDel="00D37E84">
                <w:rPr>
                  <w:rFonts w:ascii="Trebuchet MS"/>
                  <w:noProof/>
                  <w:sz w:val="20"/>
                </w:rPr>
                <w:drawing>
                  <wp:inline distT="0" distB="0" distL="0" distR="0" wp14:anchorId="1D1E0E9B" wp14:editId="25231EFC">
                    <wp:extent cx="108264" cy="366712"/>
                    <wp:effectExtent l="0" t="0" r="0" b="0"/>
                    <wp:docPr id="131" name="image117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2" name="image117.png"/>
                            <pic:cNvPicPr/>
                          </pic:nvPicPr>
                          <pic:blipFill>
                            <a:blip r:embed="rId124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8264" cy="36671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1BB88D9D" w14:textId="44BD3238" w:rsidR="001A631C" w:rsidDel="00D37E84" w:rsidRDefault="001A631C">
            <w:pPr>
              <w:pStyle w:val="TableParagraph"/>
              <w:rPr>
                <w:del w:id="313" w:author="User" w:date="2023-04-17T13:51:00Z"/>
                <w:rFonts w:ascii="Trebuchet MS"/>
                <w:sz w:val="20"/>
              </w:rPr>
            </w:pPr>
          </w:p>
          <w:p w14:paraId="121D8FB0" w14:textId="293C6ABB" w:rsidR="001A631C" w:rsidDel="00D37E84" w:rsidRDefault="001A631C">
            <w:pPr>
              <w:pStyle w:val="TableParagraph"/>
              <w:spacing w:before="6" w:after="1"/>
              <w:rPr>
                <w:del w:id="314" w:author="User" w:date="2023-04-17T13:51:00Z"/>
                <w:rFonts w:ascii="Trebuchet MS"/>
                <w:sz w:val="27"/>
              </w:rPr>
            </w:pPr>
          </w:p>
          <w:p w14:paraId="131E09A3" w14:textId="470B5545" w:rsidR="001A631C" w:rsidDel="00D37E84" w:rsidRDefault="00911BAD">
            <w:pPr>
              <w:pStyle w:val="TableParagraph"/>
              <w:ind w:left="128"/>
              <w:rPr>
                <w:del w:id="315" w:author="User" w:date="2023-04-17T13:51:00Z"/>
                <w:rFonts w:ascii="Trebuchet MS"/>
                <w:sz w:val="20"/>
              </w:rPr>
            </w:pPr>
            <w:del w:id="316" w:author="User" w:date="2023-04-17T13:51:00Z">
              <w:r>
                <w:rPr>
                  <w:rFonts w:ascii="Trebuchet MS"/>
                  <w:sz w:val="20"/>
                </w:rPr>
              </w:r>
              <w:r>
                <w:rPr>
                  <w:rFonts w:ascii="Trebuchet MS"/>
                  <w:sz w:val="20"/>
                </w:rPr>
                <w:pict w14:anchorId="75ED10FF">
                  <v:group id="_x0000_s1152" style="width:8.55pt;height:26.95pt;mso-position-horizontal-relative:char;mso-position-vertical-relative:line" coordsize="171,539">
                    <v:shape id="_x0000_s1154" style="position:absolute;left:26;width:127;height:96" coordorigin="27" coordsize="127,96" path="m153,85r,-4l152,79r-1,-1l82,78,50,79,147,28r3,-3l152,21r1,-4l153,5r,-1l150,1,148,,29,,28,1,27,3r,7l27,13r1,3l29,17r77,l135,16,35,69,27,80r,9l28,91r1,2l32,95r2,l151,95r1,-1l153,92r,-7xe" fillcolor="#231f20" stroked="f">
                      <v:path arrowok="t"/>
                    </v:shape>
                    <v:shape id="_x0000_s1153" type="#_x0000_t75" style="position:absolute;top:129;width:171;height:410">
                      <v:imagedata r:id="rId125" o:title=""/>
                    </v:shape>
                    <w10:wrap type="none"/>
                    <w10:anchorlock/>
                  </v:group>
                </w:pict>
              </w:r>
            </w:del>
          </w:p>
        </w:tc>
        <w:tc>
          <w:tcPr>
            <w:tcW w:w="434" w:type="dxa"/>
            <w:vMerge w:val="restart"/>
          </w:tcPr>
          <w:p w14:paraId="02647C9F" w14:textId="18D305B2" w:rsidR="001A631C" w:rsidDel="00D37E84" w:rsidRDefault="001A631C">
            <w:pPr>
              <w:pStyle w:val="TableParagraph"/>
              <w:spacing w:before="11"/>
              <w:rPr>
                <w:del w:id="317" w:author="User" w:date="2023-04-17T13:51:00Z"/>
                <w:rFonts w:ascii="Trebuchet MS"/>
                <w:sz w:val="8"/>
              </w:rPr>
            </w:pPr>
          </w:p>
          <w:p w14:paraId="640DA166" w14:textId="6CE68F21" w:rsidR="001A631C" w:rsidDel="00D37E84" w:rsidRDefault="003B66BE">
            <w:pPr>
              <w:pStyle w:val="TableParagraph"/>
              <w:ind w:left="196"/>
              <w:rPr>
                <w:del w:id="318" w:author="User" w:date="2023-04-17T13:51:00Z"/>
                <w:rFonts w:ascii="Trebuchet MS"/>
                <w:sz w:val="20"/>
              </w:rPr>
            </w:pPr>
            <w:del w:id="319" w:author="User" w:date="2023-04-17T13:51:00Z">
              <w:r w:rsidDel="00D37E84">
                <w:rPr>
                  <w:rFonts w:ascii="Trebuchet MS"/>
                  <w:noProof/>
                  <w:sz w:val="20"/>
                </w:rPr>
                <w:drawing>
                  <wp:inline distT="0" distB="0" distL="0" distR="0" wp14:anchorId="22B21022" wp14:editId="2421A7D1">
                    <wp:extent cx="87136" cy="438150"/>
                    <wp:effectExtent l="0" t="0" r="0" b="0"/>
                    <wp:docPr id="133" name="image119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4" name="image119.png"/>
                            <pic:cNvPicPr/>
                          </pic:nvPicPr>
                          <pic:blipFill>
                            <a:blip r:embed="rId126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7136" cy="438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1A631C" w:rsidDel="00D37E84" w14:paraId="66D2D285" w14:textId="406842EE">
        <w:trPr>
          <w:trHeight w:val="967"/>
          <w:del w:id="320" w:author="User" w:date="2023-04-17T13:51:00Z"/>
        </w:trPr>
        <w:tc>
          <w:tcPr>
            <w:tcW w:w="10502" w:type="dxa"/>
            <w:vMerge/>
            <w:tcBorders>
              <w:top w:val="nil"/>
            </w:tcBorders>
          </w:tcPr>
          <w:p w14:paraId="5FB0751B" w14:textId="0132FC2D" w:rsidR="001A631C" w:rsidDel="00D37E84" w:rsidRDefault="001A631C">
            <w:pPr>
              <w:rPr>
                <w:del w:id="321" w:author="User" w:date="2023-04-17T13:51:00Z"/>
                <w:sz w:val="2"/>
                <w:szCs w:val="2"/>
              </w:rPr>
            </w:pPr>
          </w:p>
        </w:tc>
        <w:tc>
          <w:tcPr>
            <w:tcW w:w="1382" w:type="dxa"/>
            <w:vMerge w:val="restart"/>
            <w:tcBorders>
              <w:top w:val="nil"/>
              <w:bottom w:val="nil"/>
              <w:right w:val="nil"/>
            </w:tcBorders>
          </w:tcPr>
          <w:p w14:paraId="0F89727D" w14:textId="1C0101A6" w:rsidR="001A631C" w:rsidDel="00D37E84" w:rsidRDefault="001A631C">
            <w:pPr>
              <w:pStyle w:val="TableParagraph"/>
              <w:rPr>
                <w:del w:id="322" w:author="User" w:date="2023-04-17T13:51:00Z"/>
                <w:rFonts w:ascii="Times New Roman"/>
                <w:sz w:val="16"/>
              </w:rPr>
            </w:pPr>
          </w:p>
        </w:tc>
        <w:tc>
          <w:tcPr>
            <w:tcW w:w="856" w:type="dxa"/>
            <w:tcBorders>
              <w:left w:val="nil"/>
            </w:tcBorders>
          </w:tcPr>
          <w:p w14:paraId="26F9EB8B" w14:textId="6DA8F2BA" w:rsidR="001A631C" w:rsidDel="00D37E84" w:rsidRDefault="001A631C">
            <w:pPr>
              <w:pStyle w:val="TableParagraph"/>
              <w:rPr>
                <w:del w:id="323" w:author="User" w:date="2023-04-17T13:51:00Z"/>
                <w:rFonts w:ascii="Times New Roman"/>
                <w:sz w:val="16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 w14:paraId="5CCE0DEF" w14:textId="0574C279" w:rsidR="001A631C" w:rsidDel="00D37E84" w:rsidRDefault="001A631C">
            <w:pPr>
              <w:rPr>
                <w:del w:id="324" w:author="User" w:date="2023-04-17T13:51:00Z"/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 w14:paraId="67F96CE1" w14:textId="6B553F3F" w:rsidR="001A631C" w:rsidDel="00D37E84" w:rsidRDefault="001A631C">
            <w:pPr>
              <w:rPr>
                <w:del w:id="325" w:author="User" w:date="2023-04-17T13:51:00Z"/>
                <w:sz w:val="2"/>
                <w:szCs w:val="2"/>
              </w:rPr>
            </w:pPr>
          </w:p>
        </w:tc>
      </w:tr>
      <w:tr w:rsidR="001A631C" w:rsidDel="00D37E84" w14:paraId="76AEE5E4" w14:textId="2A649B62">
        <w:trPr>
          <w:trHeight w:val="1422"/>
          <w:del w:id="326" w:author="User" w:date="2023-04-17T13:51:00Z"/>
        </w:trPr>
        <w:tc>
          <w:tcPr>
            <w:tcW w:w="10502" w:type="dxa"/>
            <w:vMerge/>
            <w:tcBorders>
              <w:top w:val="nil"/>
            </w:tcBorders>
          </w:tcPr>
          <w:p w14:paraId="40E32FE7" w14:textId="7ADC85CA" w:rsidR="001A631C" w:rsidDel="00D37E84" w:rsidRDefault="001A631C">
            <w:pPr>
              <w:rPr>
                <w:del w:id="327" w:author="User" w:date="2023-04-17T13:51:00Z"/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  <w:bottom w:val="nil"/>
              <w:right w:val="nil"/>
            </w:tcBorders>
          </w:tcPr>
          <w:p w14:paraId="66B186DC" w14:textId="790594B5" w:rsidR="001A631C" w:rsidDel="00D37E84" w:rsidRDefault="001A631C">
            <w:pPr>
              <w:rPr>
                <w:del w:id="328" w:author="User" w:date="2023-04-17T13:51:00Z"/>
                <w:sz w:val="2"/>
                <w:szCs w:val="2"/>
              </w:rPr>
            </w:pPr>
          </w:p>
        </w:tc>
        <w:tc>
          <w:tcPr>
            <w:tcW w:w="856" w:type="dxa"/>
            <w:tcBorders>
              <w:left w:val="nil"/>
            </w:tcBorders>
          </w:tcPr>
          <w:p w14:paraId="438F8CE0" w14:textId="6626ED8C" w:rsidR="001A631C" w:rsidDel="00D37E84" w:rsidRDefault="001A631C">
            <w:pPr>
              <w:pStyle w:val="TableParagraph"/>
              <w:rPr>
                <w:del w:id="329" w:author="User" w:date="2023-04-17T13:51:00Z"/>
                <w:rFonts w:ascii="Times New Roman"/>
                <w:sz w:val="16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 w14:paraId="751C36E0" w14:textId="7E73EF32" w:rsidR="001A631C" w:rsidDel="00D37E84" w:rsidRDefault="001A631C">
            <w:pPr>
              <w:rPr>
                <w:del w:id="330" w:author="User" w:date="2023-04-17T13:51:00Z"/>
                <w:sz w:val="2"/>
                <w:szCs w:val="2"/>
              </w:rPr>
            </w:pPr>
          </w:p>
        </w:tc>
        <w:tc>
          <w:tcPr>
            <w:tcW w:w="434" w:type="dxa"/>
            <w:vMerge/>
            <w:tcBorders>
              <w:top w:val="nil"/>
            </w:tcBorders>
          </w:tcPr>
          <w:p w14:paraId="567236D8" w14:textId="40AC3B1D" w:rsidR="001A631C" w:rsidDel="00D37E84" w:rsidRDefault="001A631C">
            <w:pPr>
              <w:rPr>
                <w:del w:id="331" w:author="User" w:date="2023-04-17T13:51:00Z"/>
                <w:sz w:val="2"/>
                <w:szCs w:val="2"/>
              </w:rPr>
            </w:pPr>
          </w:p>
        </w:tc>
      </w:tr>
    </w:tbl>
    <w:p w14:paraId="2EB64B79" w14:textId="0E80505D" w:rsidR="001A631C" w:rsidDel="00D37E84" w:rsidRDefault="00911BAD">
      <w:pPr>
        <w:spacing w:before="147"/>
        <w:ind w:left="120"/>
        <w:rPr>
          <w:del w:id="332" w:author="User" w:date="2023-04-17T13:51:00Z"/>
          <w:rFonts w:ascii="Trebuchet MS" w:hAnsi="Trebuchet MS"/>
          <w:sz w:val="16"/>
        </w:rPr>
      </w:pPr>
      <w:del w:id="333" w:author="User" w:date="2023-04-17T13:51:00Z">
        <w:r>
          <w:pict w14:anchorId="3A2FD0FF">
            <v:group id="_x0000_s1143" style="position:absolute;left:0;text-align:left;margin-left:606.3pt;margin-top:36.75pt;width:21.8pt;height:192.1pt;z-index:-16329216;mso-position-horizontal-relative:page;mso-position-vertical-relative:page" coordorigin="12126,735" coordsize="436,3842">
              <v:shape id="_x0000_s1151" type="#_x0000_t75" style="position:absolute;left:12423;top:736;width:128;height:187">
                <v:imagedata r:id="rId127" o:title=""/>
              </v:shape>
              <v:shape id="_x0000_s1150" style="position:absolute;left:12425;top:1034;width:136;height:64" coordorigin="12425,1035" coordsize="136,64" o:spt="100" adj="0,,0" path="m12519,1087r-1,-2l12518,1083r,-2l12517,1081r-1,l12427,1081r,l12426,1081r,l12426,1083r-1,1l12425,1085r,2l12425,1090r,2l12425,1093r1,1l12426,1095r,1l12427,1096r,l12516,1096r1,l12517,1096r1,-1l12518,1095r,-1l12518,1092r1,-2l12519,1087xm12555,1085r-1,-3l12551,1079r-2,l12541,1079r-2,l12536,1082r-1,3l12535,1092r1,3l12537,1096r2,2l12541,1098r8,l12551,1098r2,-2l12554,1095r1,-3l12555,1085xm12561,1038r-1,-2l12559,1035r-132,l12426,1036r-1,3l12425,1048r1,2l12427,1051r1,l12558,1051r2,-1l12561,1048r,-10xe" fillcolor="#231f20" stroked="f">
                <v:stroke joinstyle="round"/>
                <v:formulas/>
                <v:path arrowok="t" o:connecttype="segments"/>
              </v:shape>
              <v:shape id="_x0000_s1149" type="#_x0000_t75" style="position:absolute;left:12423;top:1199;width:119;height:228">
                <v:imagedata r:id="rId128" o:title=""/>
              </v:shape>
              <v:shape id="_x0000_s1148" type="#_x0000_t75" style="position:absolute;left:12423;top:1533;width:139;height:844">
                <v:imagedata r:id="rId129" o:title=""/>
              </v:shape>
              <v:shape id="_x0000_s1147" type="#_x0000_t75" style="position:absolute;left:12425;top:3286;width:136;height:112">
                <v:imagedata r:id="rId130" o:title=""/>
              </v:shape>
              <v:shape id="_x0000_s1146" type="#_x0000_t75" style="position:absolute;left:12423;top:3506;width:139;height:294">
                <v:imagedata r:id="rId131" o:title=""/>
              </v:shape>
              <v:shape id="_x0000_s1145" type="#_x0000_t75" style="position:absolute;left:12423;top:3903;width:138;height:674">
                <v:imagedata r:id="rId132" o:title=""/>
              </v:shape>
              <v:shape id="_x0000_s1144" type="#_x0000_t75" style="position:absolute;left:12126;top:735;width:435;height:3625">
                <v:imagedata r:id="rId133" o:title=""/>
              </v:shape>
              <w10:wrap anchorx="page" anchory="page"/>
            </v:group>
          </w:pict>
        </w:r>
        <w:r w:rsidR="003B66BE" w:rsidDel="00D37E84">
          <w:rPr>
            <w:noProof/>
          </w:rPr>
          <w:drawing>
            <wp:anchor distT="0" distB="0" distL="0" distR="0" simplePos="0" relativeHeight="251679744" behindDoc="1" locked="0" layoutInCell="1" allowOverlap="1" wp14:anchorId="577198D5" wp14:editId="3C01072F">
              <wp:simplePos x="0" y="0"/>
              <wp:positionH relativeFrom="page">
                <wp:posOffset>7889068</wp:posOffset>
              </wp:positionH>
              <wp:positionV relativeFrom="page">
                <wp:posOffset>2970136</wp:posOffset>
              </wp:positionV>
              <wp:extent cx="86607" cy="152400"/>
              <wp:effectExtent l="0" t="0" r="0" b="0"/>
              <wp:wrapNone/>
              <wp:docPr id="135" name="image12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6" name="image127.png"/>
                      <pic:cNvPicPr/>
                    </pic:nvPicPr>
                    <pic:blipFill>
                      <a:blip r:embed="rId13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607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81792" behindDoc="1" locked="0" layoutInCell="1" allowOverlap="1" wp14:anchorId="0E7D6DD2" wp14:editId="7CEAB94C">
              <wp:simplePos x="0" y="0"/>
              <wp:positionH relativeFrom="page">
                <wp:posOffset>7867711</wp:posOffset>
              </wp:positionH>
              <wp:positionV relativeFrom="page">
                <wp:posOffset>3193947</wp:posOffset>
              </wp:positionV>
              <wp:extent cx="108275" cy="347662"/>
              <wp:effectExtent l="0" t="0" r="0" b="0"/>
              <wp:wrapNone/>
              <wp:docPr id="137" name="image12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8" name="image128.png"/>
                      <pic:cNvPicPr/>
                    </pic:nvPicPr>
                    <pic:blipFill>
                      <a:blip r:embed="rId13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275" cy="3476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83840" behindDoc="1" locked="0" layoutInCell="1" allowOverlap="1" wp14:anchorId="53D398A9" wp14:editId="77947591">
              <wp:simplePos x="0" y="0"/>
              <wp:positionH relativeFrom="page">
                <wp:posOffset>7889071</wp:posOffset>
              </wp:positionH>
              <wp:positionV relativeFrom="page">
                <wp:posOffset>3609273</wp:posOffset>
              </wp:positionV>
              <wp:extent cx="87060" cy="176212"/>
              <wp:effectExtent l="0" t="0" r="0" b="0"/>
              <wp:wrapNone/>
              <wp:docPr id="139" name="image12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0" name="image129.png"/>
                      <pic:cNvPicPr/>
                    </pic:nvPicPr>
                    <pic:blipFill>
                      <a:blip r:embed="rId1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060" cy="1762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pict w14:anchorId="156F2447">
            <v:group id="_x0000_s1140" style="position:absolute;left:0;text-align:left;margin-left:523.95pt;margin-top:36.3pt;width:107.3pt;height:528.65pt;z-index:-16327168;mso-position-horizontal-relative:page;mso-position-vertical-relative:page" coordorigin="10479,726" coordsize="2146,10573">
              <v:shape id="_x0000_s1142" style="position:absolute;left:12423;top:6066;width:97;height:172" coordorigin="12424,6067" coordsize="97,172" o:spt="100" adj="0,,0" path="m12520,6200r,-3l12519,6194r-1,-4l12518,6187r-2,-5l12515,6179r-3,-4l12511,6173r,l12510,6172r-1,-1l12508,6171r-6,l12501,6171r-1,l12499,6172r-1,l12498,6172r,1l12498,6173r,2l12498,6176r2,3l12501,6181r3,5l12505,6188r1,7l12507,6198r,8l12506,6209r-1,5l12503,6216r-3,3l12498,6220r-5,2l12490,6222r-11,l12479,6203r,-6l12476,6186r-1,-4l12470,6174r-2,-2l12468,6204r,18l12449,6222r-4,-4l12442,6215r-5,-8l12436,6203r,-9l12438,6190r5,-6l12446,6183r8,l12456,6183r2,1l12460,6185r2,2l12463,6189r2,2l12466,6194r2,6l12468,6204r,-32l12467,6171r-7,-4l12455,6166r-9,l12442,6167r-6,3l12433,6172r-2,3l12428,6177r-1,3l12424,6188r,4l12424,6202r1,5l12427,6212r2,4l12433,6221r3,3l12437,6224r-10,1l12427,6225r-1,l12426,6226r-1,l12425,6228r,2l12425,6233r,1l12425,6236r1,1l12427,6238r,l12437,6238r31,l12493,6238r4,l12505,6235r2,-1l12509,6233r5,-5l12516,6224r3,-9l12520,6210r,-10xm12520,6106r-1,-5l12514,6091r-4,-5l12504,6081r12,l12517,6081r1,-1l12518,6078r,-8l12518,6068r-1,l12516,6067r-88,l12427,6067r-1,1l12425,6070r,7l12426,6081r,1l12428,6083r61,l12495,6087r4,5l12505,6100r1,4l12506,6111r-1,3l12503,6118r-2,2l12497,6123r-3,1l12488,6126r-4,l12428,6126r-1,l12426,6127r,l12425,6129r,7l12425,6139r1,2l12427,6142r1,l12488,6142r5,l12502,6140r4,-2l12512,6133r3,-3l12519,6122r1,-5l12520,6106xe" fillcolor="#231f20" stroked="f">
                <v:stroke joinstyle="round"/>
                <v:formulas/>
                <v:path arrowok="t" o:connecttype="segments"/>
              </v:shape>
              <v:shape id="_x0000_s1141" type="#_x0000_t75" style="position:absolute;left:10479;top:726;width:2146;height:10573">
                <v:imagedata r:id="rId137" o:title=""/>
              </v:shape>
              <w10:wrap anchorx="page" anchory="page"/>
            </v:group>
          </w:pict>
        </w:r>
        <w:r w:rsidR="003B66BE" w:rsidDel="00D37E84">
          <w:rPr>
            <w:noProof/>
          </w:rPr>
          <w:drawing>
            <wp:anchor distT="0" distB="0" distL="0" distR="0" simplePos="0" relativeHeight="251685888" behindDoc="1" locked="0" layoutInCell="1" allowOverlap="1" wp14:anchorId="63CF8125" wp14:editId="2A9A61FA">
              <wp:simplePos x="0" y="0"/>
              <wp:positionH relativeFrom="page">
                <wp:posOffset>7889071</wp:posOffset>
              </wp:positionH>
              <wp:positionV relativeFrom="page">
                <wp:posOffset>4032044</wp:posOffset>
              </wp:positionV>
              <wp:extent cx="87060" cy="176212"/>
              <wp:effectExtent l="0" t="0" r="0" b="0"/>
              <wp:wrapNone/>
              <wp:docPr id="141" name="image13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2" name="image131.png"/>
                      <pic:cNvPicPr/>
                    </pic:nvPicPr>
                    <pic:blipFill>
                      <a:blip r:embed="rId13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060" cy="1762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87936" behindDoc="1" locked="0" layoutInCell="1" allowOverlap="1" wp14:anchorId="7FAD7F1F" wp14:editId="3DF2B728">
              <wp:simplePos x="0" y="0"/>
              <wp:positionH relativeFrom="page">
                <wp:posOffset>7889087</wp:posOffset>
              </wp:positionH>
              <wp:positionV relativeFrom="page">
                <wp:posOffset>4275307</wp:posOffset>
              </wp:positionV>
              <wp:extent cx="86400" cy="205359"/>
              <wp:effectExtent l="0" t="0" r="0" b="0"/>
              <wp:wrapNone/>
              <wp:docPr id="143" name="image13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4" name="image132.png"/>
                      <pic:cNvPicPr/>
                    </pic:nvPicPr>
                    <pic:blipFill>
                      <a:blip r:embed="rId13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400" cy="2053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89984" behindDoc="1" locked="0" layoutInCell="1" allowOverlap="1" wp14:anchorId="23694CC7" wp14:editId="19B34091">
              <wp:simplePos x="0" y="0"/>
              <wp:positionH relativeFrom="page">
                <wp:posOffset>7867711</wp:posOffset>
              </wp:positionH>
              <wp:positionV relativeFrom="page">
                <wp:posOffset>4551081</wp:posOffset>
              </wp:positionV>
              <wp:extent cx="108461" cy="1000125"/>
              <wp:effectExtent l="0" t="0" r="0" b="0"/>
              <wp:wrapNone/>
              <wp:docPr id="145" name="image13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" name="image133.png"/>
                      <pic:cNvPicPr/>
                    </pic:nvPicPr>
                    <pic:blipFill>
                      <a:blip r:embed="rId14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461" cy="1000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B66BE" w:rsidDel="00D37E84">
          <w:rPr>
            <w:noProof/>
          </w:rPr>
          <w:drawing>
            <wp:anchor distT="0" distB="0" distL="0" distR="0" simplePos="0" relativeHeight="251692032" behindDoc="1" locked="0" layoutInCell="1" allowOverlap="1" wp14:anchorId="0CC0BF17" wp14:editId="596F829C">
              <wp:simplePos x="0" y="0"/>
              <wp:positionH relativeFrom="page">
                <wp:posOffset>7264205</wp:posOffset>
              </wp:positionH>
              <wp:positionV relativeFrom="page">
                <wp:posOffset>453557</wp:posOffset>
              </wp:positionV>
              <wp:extent cx="276674" cy="4886325"/>
              <wp:effectExtent l="0" t="0" r="0" b="0"/>
              <wp:wrapNone/>
              <wp:docPr id="147" name="image13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8" name="image134.png"/>
                      <pic:cNvPicPr/>
                    </pic:nvPicPr>
                    <pic:blipFill>
                      <a:blip r:embed="rId14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674" cy="4886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pict w14:anchorId="25F28FC9">
            <v:group id="_x0000_s1137" style="position:absolute;left:0;text-align:left;margin-left:489.65pt;margin-top:-528.95pt;width:.65pt;height:497.05pt;z-index:-16324608;mso-position-horizontal-relative:page;mso-position-vertical-relative:text" coordorigin="9793,-10579" coordsize="13,9941">
              <v:shape id="_x0000_s1139" style="position:absolute;left:9792;top:-10580;width:13;height:7059" coordorigin="9793,-10579" coordsize="13,7059" o:spt="100" adj="0,,0" path="m9806,-3618r-1,-1l9803,-3620r-2,-1l9797,-3621r-2,1l9793,-3619r,1l9793,-3522r,l9795,-3521r2,1l9799,-3520r2,l9803,-3521r2,-1l9806,-3523r,-95xm9806,-3817r-1,-1l9803,-3819r-2,l9797,-3819r-2,l9793,-3818r,1l9793,-3721r,1l9794,-3720r-1,l9793,-3719r,96l9793,-3622r2,1l9797,-3621r2,l9801,-3621r2,l9805,-3622r1,-1l9806,-3719r-1,-1l9804,-3720r1,-1l9806,-3721r,-96xm9806,-4016r-1,-1l9803,-4018r-2,l9797,-4018r-2,l9793,-4017r,1l9793,-3920r,1l9794,-3919r-1,1l9793,-3918r,96l9793,-3821r2,1l9797,-3820r2,l9801,-3820r2,l9805,-3821r1,-1l9806,-3918r-1,l9804,-3919r1,l9806,-3920r,-96xm9806,-4215r-1,-1l9803,-4217r-2,l9797,-4217r-2,l9793,-4216r,1l9793,-4119r,1l9794,-4118r-1,1l9793,-4116r,96l9793,-4020r2,1l9797,-4018r2,l9801,-4018r2,-1l9805,-4020r1,-1l9806,-4116r-1,-1l9804,-4118r1,l9806,-4119r,-96xm9806,-4414r-1,l9803,-4416r-2,l9797,-4416r-2,l9793,-4414r,l9793,-4318r,1l9794,-4316r-1,l9793,-4315r,96l9793,-4218r2,1l9797,-4217r2,l9801,-4217r2,-1l9805,-4219r1,l9806,-4315r-1,-1l9804,-4316r1,-1l9806,-4318r,-96xm9806,-4612r-1,-1l9803,-4614r-2,-1l9797,-4615r-2,1l9793,-4613r,1l9793,-4517r,1l9794,-4515r-1,l9793,-4514r,96l9793,-4417r2,1l9797,-4416r2,l9801,-4416r2,l9805,-4417r1,-1l9806,-4514r-1,-1l9804,-4515r1,-1l9806,-4517r,-95xm9806,-4811r-1,-1l9803,-4813r-2,-1l9797,-4814r-2,1l9793,-4812r,1l9793,-4715r,l9794,-4714r-1,l9793,-4713r,96l9793,-4616r2,1l9797,-4615r2,l9801,-4615r2,l9805,-4616r1,-1l9806,-4713r-1,-1l9804,-4714r1,-1l9806,-4715r,-96xm9806,-5010r-1,-1l9803,-5012r-2,l9797,-5012r-2,l9793,-5011r,1l9793,-4914r,1l9794,-4913r-1,1l9793,-4912r,96l9793,-4815r2,1l9797,-4814r2,l9801,-4814r2,l9805,-4815r1,-1l9806,-4912r-1,l9804,-4913r1,l9806,-4914r,-96xm9806,-5209r-1,-1l9803,-5211r-2,l9797,-5211r-2,l9793,-5210r,1l9793,-5113r,1l9794,-5112r-1,1l9793,-5110r,95l9793,-5014r2,1l9797,-5012r2,l9801,-5012r2,-1l9805,-5014r1,-1l9806,-5110r-1,-1l9804,-5112r1,l9806,-5113r,-96xm9806,-5408r-1,-1l9803,-5410r-2,l9797,-5410r-2,l9793,-5409r,1l9793,-5312r,1l9794,-5311r-1,1l9793,-5309r,96l9793,-5213r2,1l9797,-5211r2,l9801,-5211r2,-1l9805,-5213r1,l9806,-5309r-1,-1l9804,-5311r1,l9806,-5312r,-96xm9806,-5607r-1,l9803,-5609r-2,l9797,-5609r-2,l9793,-5607r,l9793,-5511r,1l9794,-5509r-1,l9793,-5508r,96l9793,-5411r2,1l9797,-5410r2,l9801,-5410r2,l9805,-5411r1,-1l9806,-5508r-1,-1l9804,-5509r1,-1l9806,-5511r,-96xm9806,-5805r-1,-1l9803,-5807r-2,-1l9797,-5808r-2,1l9793,-5806r,1l9793,-5709r,l9794,-5708r-1,l9793,-5707r,96l9793,-5610r2,1l9797,-5609r2,l9801,-5609r2,l9805,-5610r1,-1l9806,-5707r-1,-1l9804,-5708r1,-1l9806,-5710r,-95xm9806,-6004r-1,-1l9803,-6006r-2,l9797,-6006r-2,l9793,-6005r,1l9793,-5908r,1l9794,-5907r-1,l9793,-5906r,96l9793,-5809r2,1l9797,-5808r2,l9801,-5808r2,l9805,-5809r1,-1l9806,-5906r-1,-1l9804,-5907r1,-1l9806,-5908r,-96xm9806,-6203r-1,-1l9803,-6205r-2,l9797,-6205r-2,l9793,-6204r,1l9793,-6107r,1l9794,-6106r-1,1l9793,-6105r,96l9793,-6008r2,1l9797,-6007r2,l9801,-6007r2,l9805,-6008r1,-1l9806,-6105r-1,l9804,-6106r1,l9806,-6107r,-96xm9806,-6402r-1,-1l9803,-6404r-2,l9797,-6404r-2,l9793,-6403r,1l9793,-6306r,1l9794,-6305r-1,1l9793,-6303r,95l9793,-6207r2,1l9797,-6205r2,l9801,-6205r2,-1l9805,-6207r1,-1l9806,-6303r-1,-1l9804,-6305r1,l9806,-6306r,-96xm9806,-6601r-1,l9803,-6603r-2,l9797,-6603r-2,l9793,-6601r,l9793,-6505r,1l9794,-6504r-1,1l9793,-6502r,96l9793,-6406r2,1l9797,-6404r2,l9801,-6404r2,-1l9805,-6406r1,l9806,-6502r-1,-1l9804,-6504r1,l9806,-6505r,-96xm9806,-6799r-1,-1l9803,-6801r-2,-1l9797,-6802r-2,1l9793,-6800r,1l9793,-6704r,1l9794,-6702r-1,l9793,-6701r,96l9793,-6604r2,1l9797,-6603r2,l9801,-6603r2,l9805,-6604r1,-1l9806,-6701r-1,-1l9804,-6702r1,-1l9806,-6704r,-95xm9806,-6998r-1,-1l9803,-7000r-2,-1l9797,-7001r-2,1l9793,-6999r,1l9793,-6902r,l9794,-6901r-1,l9793,-6900r,96l9793,-6803r2,1l9797,-6802r2,l9801,-6802r2,l9805,-6803r1,-1l9806,-6900r-1,-1l9804,-6901r1,-1l9806,-6902r,-96xm9806,-7197r-1,-1l9803,-7199r-2,l9797,-7199r-2,l9793,-7198r,1l9793,-7101r,1l9794,-7100r-1,1l9793,-7099r,96l9793,-7002r2,1l9797,-7001r2,l9801,-7001r2,l9805,-7002r1,-1l9806,-7099r-1,l9804,-7100r1,l9806,-7101r,-96xm9806,-7396r-1,-1l9803,-7398r-2,l9797,-7398r-2,l9793,-7397r,1l9793,-7300r,1l9794,-7299r-1,1l9793,-7297r,95l9793,-7201r2,1l9797,-7200r2,l9801,-7200r2,l9805,-7201r1,-1l9806,-7297r-1,-1l9804,-7299r1,l9806,-7300r,-96xm9806,-7595r-1,-1l9803,-7597r-2,l9797,-7597r-2,l9793,-7596r,1l9793,-7499r,1l9794,-7498r-1,1l9793,-7496r,96l9793,-7400r2,1l9797,-7398r2,l9801,-7398r2,-1l9805,-7400r1,l9806,-7496r-1,-1l9804,-7498r1,l9806,-7499r,-96xm9806,-7794r-1,l9803,-7796r-2,l9797,-7796r-2,l9793,-7794r,l9793,-7698r,1l9794,-7696r-1,l9793,-7695r,96l9793,-7598r2,1l9797,-7597r2,l9801,-7597r2,l9805,-7599r1,l9806,-7695r-1,-1l9804,-7696r1,-1l9806,-7698r,-96xm9806,-7992r-1,-1l9803,-7994r-2,-1l9797,-7995r-2,1l9793,-7993r,1l9793,-7896r,l9794,-7895r-1,l9793,-7894r,96l9793,-7797r2,1l9797,-7796r2,l9801,-7796r2,l9805,-7797r1,-1l9806,-7894r-1,-1l9804,-7895r1,-1l9806,-7897r,-95xm9806,-8191r-1,-1l9803,-8193r-2,l9797,-8193r-2,l9793,-8192r,1l9793,-8095r,1l9794,-8094r-1,l9793,-8093r,96l9793,-7996r2,1l9797,-7995r2,l9801,-7995r2,l9805,-7996r1,-1l9806,-8093r-1,-1l9804,-8094r1,-1l9806,-8095r,-96xm9806,-8390r-1,-1l9803,-8392r-2,l9797,-8392r-2,l9793,-8391r,1l9793,-8294r,1l9794,-8293r-1,1l9793,-8292r,96l9793,-8195r2,1l9797,-8194r2,l9801,-8194r2,l9805,-8195r1,-1l9806,-8292r-1,l9804,-8293r1,l9806,-8294r,-96xm9806,-8589r-1,-1l9803,-8591r-2,l9797,-8591r-2,l9793,-8590r,1l9793,-8493r,1l9794,-8492r-1,1l9793,-8490r,95l9793,-8394r2,1l9797,-8392r2,l9801,-8392r2,-1l9805,-8394r1,-1l9806,-8490r-1,-1l9804,-8492r1,l9806,-8493r,-96xm9806,-8788r-1,l9803,-8790r-2,l9797,-8790r-2,l9793,-8788r,l9793,-8692r,1l9794,-8691r-1,1l9793,-8689r,96l9793,-8593r2,1l9797,-8591r2,l9801,-8591r2,-1l9805,-8593r1,l9806,-8689r-1,-1l9804,-8691r1,l9806,-8692r,-96xm9806,-8986r-1,-1l9803,-8988r-2,-1l9797,-8989r-2,1l9793,-8987r,1l9793,-8891r,1l9794,-8889r-1,l9793,-8888r,96l9793,-8791r2,1l9797,-8790r2,l9801,-8790r2,l9805,-8791r1,-1l9806,-8888r-1,-1l9804,-8889r1,-1l9806,-8891r,-95xm9806,-9185r-1,-1l9803,-9187r-2,-1l9797,-9188r-2,1l9793,-9186r,1l9793,-9089r,l9794,-9088r-1,l9793,-9087r,96l9793,-8990r2,1l9797,-8989r2,l9801,-8989r2,l9805,-8990r1,-1l9806,-9087r-1,-1l9804,-9088r1,-1l9806,-9089r,-96xm9806,-9384r-1,-1l9803,-9386r-2,l9797,-9386r-2,l9793,-9385r,1l9793,-9288r,1l9794,-9287r-1,l9793,-9286r,96l9793,-9189r2,1l9797,-9188r2,l9801,-9188r2,l9805,-9189r1,-1l9806,-9286r-1,-1l9804,-9287r1,l9806,-9288r,-96xm9806,-9583r-1,-1l9803,-9585r-2,l9797,-9585r-2,l9793,-9584r,1l9793,-9487r,1l9794,-9486r-1,1l9793,-9484r,95l9793,-9388r2,1l9797,-9387r2,l9801,-9387r2,l9805,-9388r1,-1l9806,-9484r-1,-1l9804,-9486r1,l9806,-9487r,-96xm9806,-9782r-1,-1l9803,-9784r-2,l9797,-9784r-2,l9793,-9783r,1l9793,-9686r,1l9794,-9685r-1,1l9793,-9683r,96l9793,-9587r2,1l9797,-9585r2,l9801,-9585r2,-1l9805,-9587r1,-1l9806,-9683r-1,-1l9804,-9685r1,l9806,-9686r,-96xm9806,-9981r-1,l9803,-9983r-2,l9797,-9983r-2,l9793,-9981r,l9793,-9885r,1l9794,-9883r-1,l9793,-9882r,96l9793,-9785r2,1l9797,-9784r2,l9801,-9784r2,l9805,-9786r1,l9806,-9882r-1,-1l9804,-9883r1,-1l9806,-9885r,-96xm9806,-10179r-1,-1l9803,-10181r-2,-1l9797,-10182r-2,1l9793,-10180r,1l9793,-10083r,l9794,-10082r-1,l9793,-10081r,96l9793,-9984r2,1l9797,-9983r2,l9801,-9983r2,l9805,-9984r1,-1l9806,-10081r-1,-1l9804,-10082r1,-1l9806,-10084r,-95xm9806,-10378r-1,-1l9803,-10380r-2,-1l9797,-10381r-2,1l9793,-10379r,1l9793,-10282r,l9794,-10281r-1,l9793,-10280r,96l9793,-10183r2,1l9797,-10182r2,l9801,-10182r2,l9805,-10183r1,-1l9806,-10280r-1,-1l9804,-10281r1,-1l9806,-10282r,-96xm9806,-10577r-1,-1l9803,-10579r-2,l9797,-10579r-2,l9793,-10578r,1l9793,-10481r,1l9794,-10480r-1,1l9793,-10479r,96l9793,-10382r2,1l9797,-10381r2,l9801,-10381r2,l9805,-10382r1,-1l9806,-10479r-1,l9804,-10480r1,l9806,-10481r,-96xe" fillcolor="#231f20" stroked="f">
                <v:stroke joinstyle="round"/>
                <v:formulas/>
                <v:path arrowok="t" o:connecttype="segments"/>
              </v:shape>
              <v:shape id="_x0000_s1138" style="position:absolute;left:9792;top:-3621;width:13;height:2983" coordorigin="9793,-3621" coordsize="13,2983" o:spt="100" adj="0,,0" path="m9806,-835r-1,-1l9803,-837r-2,l9797,-837r-2,l9793,-836r,1l9793,-739r,1l9794,-738r-1,1l9793,-736r,95l9793,-640r2,1l9797,-638r2,l9801,-638r2,-1l9805,-640r1,-1l9806,-736r-1,-1l9804,-738r1,l9806,-739r,-96xm9806,-1034r-1,l9803,-1036r-2,l9797,-1036r-2,l9793,-1034r,l9793,-938r,1l9794,-937r-1,1l9793,-935r,96l9793,-839r2,1l9797,-837r2,l9801,-837r2,-1l9805,-839r1,l9806,-935r-1,-1l9804,-937r1,l9806,-938r,-96xm9806,-1232r-1,-1l9803,-1234r-2,-1l9797,-1235r-2,1l9793,-1233r,1l9793,-1137r,1l9794,-1135r-1,l9793,-1134r,96l9793,-1037r2,1l9797,-1036r2,l9801,-1036r2,l9805,-1037r1,-1l9806,-1134r-1,-1l9804,-1135r1,-1l9806,-1137r,-95xm9806,-1431r-1,-1l9803,-1433r-2,-1l9797,-1434r-2,1l9793,-1432r,1l9793,-1335r,l9794,-1334r-1,l9793,-1333r,96l9793,-1236r2,1l9797,-1235r2,l9801,-1235r2,l9805,-1236r1,-1l9806,-1333r-1,-1l9804,-1334r1,-1l9806,-1335r,-96xm9806,-1630r-1,-1l9803,-1632r-2,l9797,-1632r-2,l9793,-1631r,1l9793,-1534r,1l9794,-1533r-1,l9793,-1532r,96l9793,-1435r2,1l9797,-1434r2,l9801,-1434r2,l9805,-1435r1,-1l9806,-1532r-1,-1l9804,-1533r1,-1l9806,-1534r,-96xm9806,-1829r-1,-1l9803,-1831r-2,l9797,-1831r-2,l9793,-1830r,1l9793,-1733r,1l9794,-1732r-1,1l9793,-1730r,95l9793,-1634r2,1l9797,-1633r2,l9801,-1633r2,l9805,-1634r1,-1l9806,-1730r-1,-1l9804,-1732r1,l9806,-1733r,-96xm9806,-2028r-1,-1l9803,-2030r-2,l9797,-2030r-2,l9793,-2029r,1l9793,-1932r,1l9794,-1931r-1,1l9793,-1929r,96l9793,-1833r2,1l9797,-1831r2,l9801,-1831r2,-1l9805,-1833r1,-1l9806,-1929r-1,-1l9804,-1931r1,l9806,-1932r,-96xm9806,-2227r-1,l9803,-2229r-2,l9797,-2229r-2,l9793,-2227r,l9793,-2131r,1l9794,-2129r-1,l9793,-2128r,96l9793,-2031r2,1l9797,-2030r2,l9801,-2030r2,l9805,-2032r1,l9806,-2128r-1,-1l9804,-2129r1,-1l9806,-2131r,-96xm9806,-2425r-1,-1l9803,-2427r-2,-1l9797,-2428r-2,1l9793,-2426r,1l9793,-2329r,l9794,-2328r-1,l9793,-2327r,96l9793,-2230r2,1l9797,-2229r2,l9801,-2229r2,l9805,-2230r1,-1l9806,-2327r-1,-1l9804,-2328r1,-1l9806,-2330r,-95xm9806,-2624r-1,-1l9803,-2626r-2,-1l9797,-2627r-2,1l9793,-2625r,1l9793,-2528r,l9794,-2527r-1,l9793,-2526r,96l9793,-2429r2,1l9797,-2428r2,l9801,-2428r2,l9805,-2429r1,-1l9806,-2526r-1,-1l9804,-2527r1,-1l9806,-2528r,-96xm9806,-2823r-1,-1l9803,-2825r-2,l9797,-2825r-2,l9793,-2824r,1l9793,-2727r,1l9794,-2726r-1,1l9793,-2725r,96l9793,-2628r2,1l9797,-2627r2,l9801,-2627r2,l9805,-2628r1,-1l9806,-2725r-1,l9804,-2726r1,l9806,-2727r,-96xm9806,-3022r-1,-1l9803,-3024r-2,l9797,-3024r-2,l9793,-3023r,1l9793,-2926r,1l9794,-2925r-1,1l9793,-2923r,95l9793,-2827r2,1l9797,-2825r2,l9801,-2825r2,-1l9805,-2827r1,-1l9806,-2923r-1,-1l9804,-2925r1,l9806,-2926r,-96xm9806,-3221r-1,l9803,-3223r-2,l9797,-3223r-2,l9793,-3221r,l9793,-3125r,1l9794,-3124r-1,1l9793,-3122r,96l9793,-3026r2,1l9797,-3024r2,l9801,-3024r2,-1l9805,-3026r1,l9806,-3122r-1,-1l9804,-3124r1,l9806,-3125r,-96xm9806,-3419r-1,-1l9803,-3421r-2,-1l9797,-3422r-2,1l9793,-3420r,1l9793,-3324r,1l9794,-3322r-1,l9793,-3321r,96l9793,-3224r2,1l9797,-3223r2,l9801,-3223r2,l9805,-3224r1,-1l9806,-3321r-1,-1l9804,-3322r1,-1l9806,-3324r,-95xm9806,-3618r-1,-1l9803,-3620r-2,-1l9797,-3621r-2,1l9793,-3619r,1l9793,-3522r,l9794,-3521r-1,l9793,-3520r,96l9793,-3423r2,1l9797,-3422r2,l9801,-3422r2,l9805,-3423r1,-1l9806,-3520r-1,-1l9804,-3521r1,-1l9806,-3523r,-95xe" fillcolor="#231f20" stroked="f">
                <v:stroke joinstyle="round"/>
                <v:formulas/>
                <v:path arrowok="t" o:connecttype="segments"/>
              </v:shape>
              <w10:wrap anchorx="page"/>
            </v:group>
          </w:pict>
        </w:r>
        <w:r>
          <w:pict w14:anchorId="6582E82F">
            <v:group id="_x0000_s1134" style="position:absolute;left:0;text-align:left;margin-left:468.4pt;margin-top:-528.95pt;width:.65pt;height:497.85pt;z-index:-16324096;mso-position-horizontal-relative:page;mso-position-vertical-relative:text" coordorigin="9368,-10579" coordsize="13,9957">
              <v:shape id="_x0000_s1136" style="position:absolute;left:9367;top:-10580;width:13;height:7059" coordorigin="9368,-10579" coordsize="13,7059" o:spt="100" adj="0,,0" path="m9381,-3618r-1,-1l9378,-3620r-2,-1l9372,-3621r-2,1l9368,-3619r,1l9368,-3522r,l9370,-3521r2,1l9374,-3520r3,l9378,-3521r2,-1l9381,-3523r,-95xm9381,-3817r-1,-1l9378,-3819r-2,l9372,-3819r-2,l9368,-3818r,1l9368,-3721r,1l9369,-3720r-1,l9368,-3719r,96l9368,-3622r2,1l9372,-3621r2,l9377,-3621r1,l9380,-3622r1,-1l9381,-3719r-1,-1l9379,-3720r1,-1l9381,-3721r,-96xm9381,-4016r-1,-1l9378,-4018r-2,l9372,-4018r-2,l9368,-4017r,1l9368,-3920r,1l9369,-3919r-1,1l9368,-3918r,96l9368,-3821r2,1l9372,-3820r2,l9377,-3820r1,l9380,-3821r1,-1l9381,-3918r-1,l9379,-3919r1,l9381,-3920r,-96xm9381,-4215r-1,-1l9378,-4217r-2,l9372,-4217r-2,l9368,-4216r,1l9368,-4119r,1l9369,-4118r-1,1l9368,-4116r,96l9368,-4020r2,1l9372,-4018r2,l9377,-4018r1,-1l9380,-4020r1,-1l9381,-4116r-1,-1l9379,-4118r1,l9381,-4119r,-96xm9381,-4414r-1,l9378,-4416r-2,l9372,-4416r-2,l9368,-4414r,l9368,-4318r,1l9369,-4316r-1,l9368,-4315r,96l9368,-4218r2,1l9372,-4217r2,l9377,-4217r1,-1l9380,-4219r1,l9381,-4315r-1,-1l9379,-4316r1,-1l9381,-4318r,-96xm9381,-4612r-1,-1l9378,-4614r-2,-1l9372,-4615r-2,1l9368,-4613r,1l9368,-4517r,1l9369,-4515r-1,l9368,-4514r,96l9368,-4417r2,1l9372,-4416r2,l9377,-4416r1,l9380,-4417r1,-1l9381,-4514r-1,-1l9379,-4515r1,-1l9381,-4517r,-95xm9381,-4811r-1,-1l9378,-4813r-2,-1l9372,-4814r-2,1l9368,-4812r,1l9368,-4715r,l9369,-4714r-1,l9368,-4713r,96l9368,-4616r2,1l9372,-4615r2,l9377,-4615r1,l9380,-4616r1,-1l9381,-4713r-1,-1l9379,-4714r1,-1l9381,-4715r,-96xm9381,-5010r-1,-1l9378,-5012r-2,l9372,-5012r-2,l9368,-5011r,1l9368,-4914r,1l9369,-4913r-1,1l9368,-4912r,96l9368,-4815r2,1l9372,-4814r2,l9377,-4814r1,l9380,-4815r1,-1l9381,-4912r-1,l9379,-4913r1,l9381,-4914r,-96xm9381,-5209r-1,-1l9378,-5211r-2,l9372,-5211r-2,l9368,-5210r,1l9368,-5113r,1l9369,-5112r-1,1l9368,-5110r,95l9368,-5014r2,1l9372,-5012r2,l9377,-5012r1,-1l9380,-5014r1,-1l9381,-5110r-1,-1l9379,-5112r1,l9381,-5113r,-96xm9381,-5408r-1,-1l9378,-5410r-2,l9372,-5410r-2,l9368,-5409r,1l9368,-5312r,1l9369,-5311r-1,1l9368,-5309r,96l9368,-5213r2,1l9372,-5211r2,l9377,-5211r1,-1l9380,-5213r1,l9381,-5309r-1,-1l9379,-5311r1,l9381,-5312r,-96xm9381,-5607r-1,l9378,-5609r-2,l9372,-5609r-2,l9368,-5607r,l9368,-5511r,1l9369,-5509r-1,l9368,-5508r,96l9368,-5411r2,1l9372,-5410r2,l9377,-5410r1,l9380,-5411r1,-1l9381,-5508r-1,-1l9379,-5509r1,-1l9381,-5511r,-96xm9381,-5805r-1,-1l9378,-5807r-2,-1l9372,-5808r-2,1l9368,-5806r,1l9368,-5709r,l9369,-5708r-1,l9368,-5707r,96l9368,-5610r2,1l9372,-5609r2,l9377,-5609r1,l9380,-5610r1,-1l9381,-5707r-1,-1l9379,-5708r1,-1l9381,-5710r,-95xm9381,-6004r-1,-1l9378,-6006r-2,l9372,-6006r-2,l9368,-6005r,1l9368,-5908r,1l9369,-5907r-1,l9368,-5906r,96l9368,-5809r2,1l9372,-5808r2,l9377,-5808r1,l9380,-5809r1,-1l9381,-5906r-1,-1l9379,-5907r1,-1l9381,-5908r,-96xm9381,-6203r-1,-1l9378,-6205r-2,l9372,-6205r-2,l9368,-6204r,1l9368,-6107r,1l9369,-6106r-1,1l9368,-6105r,96l9368,-6008r2,1l9372,-6007r2,l9377,-6007r1,l9380,-6008r1,-1l9381,-6105r-1,l9379,-6106r1,l9381,-6107r,-96xm9381,-6402r-1,-1l9378,-6404r-2,l9372,-6404r-2,l9368,-6403r,1l9368,-6306r,1l9369,-6305r-1,1l9368,-6303r,95l9368,-6207r2,1l9372,-6205r2,l9377,-6205r1,-1l9380,-6207r1,-1l9381,-6303r-1,-1l9379,-6305r1,l9381,-6306r,-96xm9381,-6601r-1,l9378,-6603r-2,l9372,-6603r-2,l9368,-6601r,l9368,-6505r,1l9369,-6504r-1,1l9368,-6502r,96l9368,-6406r2,1l9372,-6404r2,l9377,-6404r1,-1l9380,-6406r1,l9381,-6502r-1,-1l9379,-6504r1,l9381,-6505r,-96xm9381,-6799r-1,-1l9378,-6801r-2,-1l9372,-6802r-2,1l9368,-6800r,1l9368,-6704r,1l9369,-6702r-1,l9368,-6701r,96l9368,-6604r2,1l9372,-6603r2,l9377,-6603r1,l9380,-6604r1,-1l9381,-6701r-1,-1l9379,-6702r1,-1l9381,-6704r,-95xm9381,-6998r-1,-1l9378,-7000r-2,-1l9372,-7001r-2,1l9368,-6999r,1l9368,-6902r,l9369,-6901r-1,l9368,-6900r,96l9368,-6803r2,1l9372,-6802r2,l9377,-6802r1,l9380,-6803r1,-1l9381,-6900r-1,-1l9379,-6901r1,-1l9381,-6902r,-96xm9381,-7197r-1,-1l9378,-7199r-2,l9372,-7199r-2,l9368,-7198r,1l9368,-7101r,1l9369,-7100r-1,1l9368,-7099r,96l9368,-7002r2,1l9372,-7001r2,l9377,-7001r1,l9380,-7002r1,-1l9381,-7099r-1,l9379,-7100r1,l9381,-7101r,-96xm9381,-7396r-1,-1l9378,-7398r-2,l9372,-7398r-2,l9368,-7397r,1l9368,-7300r,1l9369,-7299r-1,1l9368,-7297r,95l9368,-7201r2,1l9372,-7200r2,l9377,-7200r1,l9380,-7201r1,-1l9381,-7297r-1,-1l9379,-7299r1,l9381,-7300r,-96xm9381,-7595r-1,-1l9378,-7597r-2,l9372,-7597r-2,l9368,-7596r,1l9368,-7499r,1l9369,-7498r-1,1l9368,-7496r,96l9368,-7400r2,1l9372,-7398r2,l9377,-7398r1,-1l9380,-7400r1,l9381,-7496r-1,-1l9379,-7498r1,l9381,-7499r,-96xm9381,-7794r-1,l9378,-7796r-2,l9372,-7796r-2,l9368,-7794r,l9368,-7698r,1l9369,-7696r-1,l9368,-7695r,96l9368,-7598r2,1l9372,-7597r2,l9377,-7597r1,l9380,-7599r1,l9381,-7695r-1,-1l9379,-7696r1,-1l9381,-7698r,-96xm9381,-7992r-1,-1l9378,-7994r-2,-1l9372,-7995r-2,1l9368,-7993r,1l9368,-7896r,l9369,-7895r-1,l9368,-7894r,96l9368,-7797r2,1l9372,-7796r2,l9377,-7796r1,l9380,-7797r1,-1l9381,-7894r-1,-1l9379,-7895r1,-1l9381,-7897r,-95xm9381,-8191r-1,-1l9378,-8193r-2,l9372,-8193r-2,l9368,-8192r,1l9368,-8095r,1l9369,-8094r-1,l9368,-8093r,96l9368,-7996r2,1l9372,-7995r2,l9377,-7995r1,l9380,-7996r1,-1l9381,-8093r-1,-1l9379,-8094r1,-1l9381,-8095r,-96xm9381,-8390r-1,-1l9378,-8392r-2,l9372,-8392r-2,l9368,-8391r,1l9368,-8294r,1l9369,-8293r-1,1l9368,-8292r,96l9368,-8195r2,1l9372,-8194r2,l9377,-8194r1,l9380,-8195r1,-1l9381,-8292r-1,l9379,-8293r1,l9381,-8294r,-96xm9381,-8589r-1,-1l9378,-8591r-2,l9372,-8591r-2,l9368,-8590r,1l9368,-8493r,1l9369,-8492r-1,1l9368,-8490r,95l9368,-8394r2,1l9372,-8392r2,l9377,-8392r1,-1l9380,-8394r1,-1l9381,-8490r-1,-1l9379,-8492r1,l9381,-8493r,-96xm9381,-8788r-1,l9378,-8790r-2,l9372,-8790r-2,l9368,-8788r,l9368,-8692r,1l9369,-8691r-1,1l9368,-8689r,96l9368,-8593r2,1l9372,-8591r2,l9377,-8591r1,-1l9380,-8593r1,l9381,-8689r-1,-1l9379,-8691r1,l9381,-8692r,-96xm9381,-8986r-1,-1l9378,-8988r-2,-1l9372,-8989r-2,1l9368,-8987r,1l9368,-8891r,1l9369,-8889r-1,l9368,-8888r,96l9368,-8791r2,1l9372,-8790r2,l9377,-8790r1,l9380,-8791r1,-1l9381,-8888r-1,-1l9379,-8889r1,-1l9381,-8891r,-95xm9381,-9185r-1,-1l9378,-9187r-2,-1l9372,-9188r-2,1l9368,-9186r,1l9368,-9089r,l9369,-9088r-1,l9368,-9087r,96l9368,-8990r2,1l9372,-8989r2,l9377,-8989r1,l9380,-8990r1,-1l9381,-9087r-1,-1l9379,-9088r1,-1l9381,-9089r,-96xm9381,-9384r-1,-1l9378,-9386r-2,l9372,-9386r-2,l9368,-9385r,1l9368,-9288r,1l9369,-9287r-1,l9368,-9286r,96l9368,-9189r2,1l9372,-9188r2,l9377,-9188r1,l9380,-9189r1,-1l9381,-9286r-1,-1l9379,-9287r1,l9381,-9288r,-96xm9381,-9583r-1,-1l9378,-9585r-2,l9372,-9585r-2,l9368,-9584r,1l9368,-9487r,1l9369,-9486r-1,1l9368,-9484r,95l9368,-9388r2,1l9372,-9387r2,l9377,-9387r1,l9380,-9388r1,-1l9381,-9484r-1,-1l9379,-9486r1,l9381,-9487r,-96xm9381,-9782r-1,-1l9378,-9784r-2,l9372,-9784r-2,l9368,-9783r,1l9368,-9686r,1l9369,-9685r-1,1l9368,-9683r,96l9368,-9587r2,1l9372,-9585r2,l9377,-9585r1,-1l9380,-9587r1,-1l9381,-9683r-1,-1l9379,-9685r1,l9381,-9686r,-96xm9381,-9981r-1,l9378,-9983r-2,l9372,-9983r-2,l9368,-9981r,l9368,-9885r,1l9369,-9883r-1,l9368,-9882r,96l9368,-9785r2,1l9372,-9784r2,l9377,-9784r1,l9380,-9786r1,l9381,-9882r-1,-1l9379,-9883r1,-1l9381,-9885r,-96xm9381,-10179r-1,-1l9378,-10181r-2,-1l9372,-10182r-2,1l9368,-10180r,1l9368,-10083r,l9369,-10082r-1,l9368,-10081r,96l9368,-9984r2,1l9372,-9983r2,l9377,-9983r1,l9380,-9984r1,-1l9381,-10081r-1,-1l9379,-10082r1,-1l9381,-10084r,-95xm9381,-10378r-1,-1l9378,-10380r-2,-1l9372,-10381r-2,1l9368,-10379r,1l9368,-10282r,l9369,-10281r-1,l9368,-10280r,96l9368,-10183r2,1l9372,-10182r2,l9377,-10182r1,l9380,-10183r1,-1l9381,-10280r-1,-1l9379,-10281r1,-1l9381,-10282r,-96xm9381,-10577r-1,-1l9378,-10579r-2,l9372,-10579r-2,l9368,-10578r,1l9368,-10481r,1l9369,-10480r-1,1l9368,-10479r,96l9368,-10382r2,1l9372,-10381r2,l9377,-10381r1,l9380,-10382r1,-1l9381,-10479r-1,l9379,-10480r1,l9381,-10481r,-96xe" fillcolor="#231f20" stroked="f">
                <v:stroke joinstyle="round"/>
                <v:formulas/>
                <v:path arrowok="t" o:connecttype="segments"/>
              </v:shape>
              <v:shape id="_x0000_s1135" style="position:absolute;left:9367;top:-3621;width:13;height:2999" coordorigin="9368,-3621" coordsize="13,2999" o:spt="100" adj="0,,0" path="m9381,-819r-1,-1l9378,-821r-2,l9372,-821r-2,l9368,-820r,1l9368,-723r,1l9369,-722r-1,1l9368,-721r,96l9368,-624r2,1l9372,-623r2,l9377,-623r1,l9380,-624r1,-1l9381,-721r-1,l9379,-722r1,l9381,-723r,-96xm9381,-1018r-1,-1l9378,-1020r-2,l9372,-1020r-2,l9368,-1019r,1l9368,-922r,1l9369,-921r-1,1l9368,-919r,96l9368,-823r2,1l9372,-821r2,l9377,-821r1,-1l9380,-823r1,-1l9381,-919r-1,-1l9379,-921r1,l9381,-922r,-96xm9381,-1217r-1,l9378,-1219r-2,l9372,-1219r-2,l9368,-1217r,l9368,-1121r,1l9369,-1120r-1,1l9368,-1118r,96l9368,-1022r2,1l9372,-1020r2,l9377,-1020r1,-1l9380,-1022r1,l9381,-1118r-1,-1l9379,-1120r1,l9381,-1121r,-96xm9381,-1415r-1,-1l9378,-1417r-2,-1l9372,-1418r-2,1l9368,-1416r,1l9368,-1320r,1l9369,-1318r-1,l9368,-1317r,96l9368,-1220r2,1l9372,-1219r2,l9377,-1219r1,l9380,-1220r1,-1l9381,-1317r-1,-1l9379,-1318r1,-1l9381,-1320r,-95xm9381,-1614r-1,-1l9378,-1616r-2,-1l9372,-1617r-2,1l9368,-1615r,1l9368,-1518r,l9369,-1517r-1,l9368,-1516r,96l9368,-1419r2,1l9372,-1418r2,l9377,-1418r1,l9380,-1419r1,-1l9381,-1516r-1,-1l9379,-1517r1,-1l9381,-1518r,-96xm9381,-1813r-1,-1l9378,-1815r-2,l9372,-1815r-2,l9368,-1814r,1l9368,-1717r,1l9369,-1716r-1,l9368,-1715r,96l9368,-1618r2,1l9372,-1617r2,l9377,-1617r1,l9380,-1618r1,-1l9381,-1715r-1,-1l9379,-1716r1,l9381,-1717r,-96xm9381,-2012r-1,-1l9378,-2014r-2,l9372,-2014r-2,l9368,-2013r,1l9368,-1916r,1l9369,-1915r-1,1l9368,-1913r,95l9368,-1817r2,1l9372,-1816r2,l9377,-1816r1,l9380,-1817r1,-1l9381,-1913r-1,-1l9379,-1915r1,l9381,-1916r,-96xm9381,-2211r-1,-1l9378,-2213r-2,l9372,-2213r-2,l9368,-2212r,1l9368,-2115r,1l9369,-2114r-1,1l9368,-2112r,96l9368,-2016r2,1l9372,-2014r2,l9377,-2014r1,-1l9380,-2016r1,-1l9381,-2112r-1,-1l9379,-2114r1,l9381,-2115r,-96xm9381,-2410r-1,l9378,-2412r-2,l9372,-2412r-2,l9368,-2410r,l9368,-2314r,1l9369,-2312r-1,l9368,-2311r,96l9368,-2214r2,1l9372,-2213r2,l9377,-2213r1,l9380,-2215r1,l9381,-2311r-1,-1l9379,-2312r1,-1l9381,-2314r,-96xm9381,-2608r-1,-1l9378,-2610r-2,-1l9372,-2611r-2,1l9368,-2609r,1l9368,-2512r,l9369,-2511r-1,l9368,-2510r,96l9368,-2413r2,1l9372,-2412r2,l9377,-2412r1,l9380,-2413r1,-1l9381,-2510r-1,-1l9379,-2511r1,-1l9381,-2513r,-95xm9381,-2807r-1,-1l9378,-2809r-2,-1l9372,-2810r-2,1l9368,-2808r,1l9368,-2711r,1l9369,-2710r-1,l9368,-2709r,96l9368,-2612r2,1l9372,-2611r2,l9377,-2611r1,l9380,-2612r1,-1l9381,-2709r-1,-1l9379,-2710r1,-1l9381,-2711r,-96xm9381,-3006r-1,-1l9378,-3008r-2,l9372,-3008r-2,l9368,-3007r,1l9368,-2910r,1l9369,-2909r-1,1l9368,-2908r,96l9368,-2811r2,1l9372,-2810r2,l9377,-2810r1,l9380,-2811r1,-1l9381,-2908r-1,l9379,-2909r1,l9381,-2910r,-96xm9381,-3221r-1,l9378,-3223r-2,l9372,-3223r-2,l9368,-3221r,l9368,-3125r,1l9369,-3124r-1,1l9368,-3122r,96l9368,-3026r2,1l9372,-3024r2,l9377,-3024r1,-1l9380,-3026r1,l9381,-3122r-1,-1l9379,-3124r1,l9381,-3125r,-96xm9381,-3419r-1,-1l9378,-3421r-2,-1l9372,-3422r-2,1l9368,-3420r,1l9368,-3324r,1l9369,-3322r-1,l9368,-3321r,96l9368,-3224r2,1l9372,-3223r2,l9377,-3223r1,l9380,-3224r1,-1l9381,-3321r-1,-1l9379,-3322r1,-1l9381,-3324r,-95xm9381,-3618r-1,-1l9378,-3620r-2,-1l9372,-3621r-2,1l9368,-3619r,1l9368,-3522r,l9369,-3521r-1,l9368,-3520r,96l9368,-3423r2,1l9372,-3422r2,l9377,-3422r1,l9380,-3423r1,-1l9381,-3520r-1,-1l9379,-3521r1,-1l9381,-3523r,-95xe" fillcolor="#231f20" stroked="f">
                <v:stroke joinstyle="round"/>
                <v:formulas/>
                <v:path arrowok="t" o:connecttype="segments"/>
              </v:shape>
              <w10:wrap anchorx="page"/>
            </v:group>
          </w:pict>
        </w:r>
        <w:r>
          <w:pict w14:anchorId="6A124EEE">
            <v:group id="_x0000_s1131" style="position:absolute;left:0;text-align:left;margin-left:447.25pt;margin-top:-528.95pt;width:.65pt;height:497.05pt;z-index:-16323584;mso-position-horizontal-relative:page;mso-position-vertical-relative:text" coordorigin="8945,-10579" coordsize="13,9941">
              <v:shape id="_x0000_s1133" style="position:absolute;left:8945;top:-10580;width:13;height:7059" coordorigin="8945,-10579" coordsize="13,7059" o:spt="100" adj="0,,0" path="m8958,-3618r,-1l8956,-3620r-2,-1l8950,-3621r-2,1l8946,-3619r-1,1l8945,-3522r1,l8948,-3521r2,1l8952,-3520r2,l8956,-3521r2,-1l8958,-3523r,-95xm8958,-3817r,-1l8956,-3819r-2,l8950,-3819r-2,l8946,-3818r-1,1l8945,-3721r1,1l8947,-3720r-1,l8945,-3719r,96l8946,-3622r2,1l8950,-3621r2,l8954,-3621r2,l8958,-3622r,-1l8958,-3719r,-1l8957,-3720r1,-1l8958,-3721r,-96xm8958,-4016r,-1l8956,-4018r-2,l8950,-4018r-2,l8946,-4017r-1,1l8945,-3920r1,1l8947,-3919r-1,1l8945,-3918r,96l8946,-3821r2,1l8950,-3820r2,l8954,-3820r2,l8958,-3821r,-1l8958,-3918r,l8957,-3919r1,l8958,-3920r,-96xm8958,-4215r,-1l8956,-4217r-2,l8950,-4217r-2,l8946,-4216r-1,1l8945,-4119r1,1l8947,-4118r-1,1l8945,-4116r,96l8946,-4020r2,1l8950,-4018r2,l8954,-4018r2,-1l8958,-4020r,-1l8958,-4116r,-1l8957,-4118r1,l8958,-4119r,-96xm8958,-4414r,l8956,-4416r-2,l8950,-4416r-2,l8946,-4414r-1,l8945,-4318r1,1l8947,-4316r-1,l8945,-4315r,96l8946,-4218r2,1l8950,-4217r2,l8954,-4217r2,-1l8958,-4219r,l8958,-4315r,-1l8957,-4316r1,-1l8958,-4318r,-96xm8958,-4612r,-1l8956,-4614r-2,-1l8950,-4615r-2,1l8946,-4613r-1,1l8945,-4517r1,1l8947,-4515r-1,l8945,-4514r,96l8946,-4417r2,1l8950,-4416r2,l8954,-4416r2,l8958,-4417r,-1l8958,-4514r,-1l8957,-4515r1,-1l8958,-4517r,-95xm8958,-4811r,-1l8956,-4813r-2,-1l8950,-4814r-2,1l8946,-4812r-1,1l8945,-4715r1,l8947,-4714r-1,l8945,-4713r,96l8946,-4616r2,1l8950,-4615r2,l8954,-4615r2,l8958,-4616r,-1l8958,-4713r,-1l8957,-4714r1,-1l8958,-4715r,-96xm8958,-5010r,-1l8956,-5012r-2,l8950,-5012r-2,l8946,-5011r-1,1l8945,-4914r1,1l8947,-4913r-1,1l8945,-4912r,96l8946,-4815r2,1l8950,-4814r2,l8954,-4814r2,l8958,-4815r,-1l8958,-4912r,l8957,-4913r1,l8958,-4914r,-96xm8958,-5209r,-1l8956,-5211r-2,l8950,-5211r-2,l8946,-5210r-1,1l8945,-5113r1,1l8947,-5112r-1,1l8945,-5110r,95l8946,-5014r2,1l8950,-5012r2,l8954,-5012r2,-1l8958,-5014r,-1l8958,-5110r,-1l8957,-5112r1,l8958,-5113r,-96xm8958,-5408r,-1l8956,-5410r-2,l8950,-5410r-2,l8946,-5409r-1,1l8945,-5312r1,1l8947,-5311r-1,1l8945,-5309r,96l8946,-5213r2,1l8950,-5211r2,l8954,-5211r2,-1l8958,-5213r,l8958,-5309r,-1l8957,-5311r1,l8958,-5312r,-96xm8958,-5607r,l8956,-5609r-2,l8950,-5609r-2,l8946,-5607r-1,l8945,-5511r1,1l8947,-5509r-1,l8945,-5508r,96l8946,-5411r2,1l8950,-5410r2,l8954,-5410r2,l8958,-5411r,-1l8958,-5508r,-1l8957,-5509r1,-1l8958,-5511r,-96xm8958,-5805r,-1l8956,-5807r-2,-1l8950,-5808r-2,1l8946,-5806r-1,1l8945,-5709r1,l8947,-5708r-1,l8945,-5707r,96l8946,-5610r2,1l8950,-5609r2,l8954,-5609r2,l8958,-5610r,-1l8958,-5707r,-1l8957,-5708r1,-1l8958,-5710r,-95xm8958,-6004r,-1l8956,-6006r-2,l8950,-6006r-2,l8946,-6005r-1,1l8945,-5908r1,1l8947,-5907r-1,l8945,-5906r,96l8946,-5809r2,1l8950,-5808r2,l8954,-5808r2,l8958,-5809r,-1l8958,-5906r,-1l8957,-5907r1,-1l8958,-5908r,-96xm8958,-6203r,-1l8956,-6205r-2,l8950,-6205r-2,l8946,-6204r-1,1l8945,-6107r1,1l8947,-6106r-1,1l8945,-6105r,96l8946,-6008r2,1l8950,-6007r2,l8954,-6007r2,l8958,-6008r,-1l8958,-6105r,l8957,-6106r1,l8958,-6107r,-96xm8958,-6402r,-1l8956,-6404r-2,l8950,-6404r-2,l8946,-6403r-1,1l8945,-6306r1,1l8947,-6305r-1,1l8945,-6303r,95l8946,-6207r2,1l8950,-6205r2,l8954,-6205r2,-1l8958,-6207r,-1l8958,-6303r,-1l8957,-6305r1,l8958,-6306r,-96xm8958,-6601r,l8956,-6603r-2,l8950,-6603r-2,l8946,-6601r-1,l8945,-6505r1,1l8947,-6504r-1,1l8945,-6502r,96l8946,-6406r2,1l8950,-6404r2,l8954,-6404r2,-1l8958,-6406r,l8958,-6502r,-1l8957,-6504r1,l8958,-6505r,-96xm8958,-6799r,-1l8956,-6801r-2,-1l8950,-6802r-2,1l8946,-6800r-1,1l8945,-6704r1,1l8947,-6702r-1,l8945,-6701r,96l8946,-6604r2,1l8950,-6603r2,l8954,-6603r2,l8958,-6604r,-1l8958,-6701r,-1l8957,-6702r1,-1l8958,-6704r,-95xm8958,-6998r,-1l8956,-7000r-2,-1l8950,-7001r-2,1l8946,-6999r-1,1l8945,-6902r1,l8947,-6901r-1,l8945,-6900r,96l8946,-6803r2,1l8950,-6802r2,l8954,-6802r2,l8958,-6803r,-1l8958,-6900r,-1l8957,-6901r1,-1l8958,-6902r,-96xm8958,-7197r,-1l8956,-7199r-2,l8950,-7199r-2,l8946,-7198r-1,1l8945,-7101r1,1l8947,-7100r-1,1l8945,-7099r,96l8946,-7002r2,1l8950,-7001r2,l8954,-7001r2,l8958,-7002r,-1l8958,-7099r,l8957,-7100r1,l8958,-7101r,-96xm8958,-7396r,-1l8956,-7398r-2,l8950,-7398r-2,l8946,-7397r-1,1l8945,-7300r1,1l8947,-7299r-1,1l8945,-7297r,95l8946,-7201r2,1l8950,-7200r2,l8954,-7200r2,l8958,-7201r,-1l8958,-7297r,-1l8957,-7299r1,l8958,-7300r,-96xm8958,-7595r,-1l8956,-7597r-2,l8950,-7597r-2,l8946,-7596r-1,1l8945,-7499r1,1l8947,-7498r-1,1l8945,-7496r,96l8946,-7400r2,1l8950,-7398r2,l8954,-7398r2,-1l8958,-7400r,l8958,-7496r,-1l8957,-7498r1,l8958,-7499r,-96xm8958,-7794r,l8956,-7796r-2,l8950,-7796r-2,l8946,-7794r-1,l8945,-7698r1,1l8947,-7696r-1,l8945,-7695r,96l8946,-7598r2,1l8950,-7597r2,l8954,-7597r2,l8958,-7599r,l8958,-7695r,-1l8957,-7696r1,-1l8958,-7698r,-96xm8958,-7992r,-1l8956,-7994r-2,-1l8950,-7995r-2,1l8946,-7993r-1,1l8945,-7896r1,l8947,-7895r-1,l8945,-7894r,96l8946,-7797r2,1l8950,-7796r2,l8954,-7796r2,l8958,-7797r,-1l8958,-7894r,-1l8957,-7895r1,-1l8958,-7897r,-95xm8958,-8191r,-1l8956,-8193r-2,l8950,-8193r-2,l8946,-8192r-1,1l8945,-8095r1,1l8947,-8094r-1,l8945,-8093r,96l8946,-7996r2,1l8950,-7995r2,l8954,-7995r2,l8958,-7996r,-1l8958,-8093r,-1l8957,-8094r1,-1l8958,-8095r,-96xm8958,-8390r,-1l8956,-8392r-2,l8950,-8392r-2,l8946,-8391r-1,1l8945,-8294r1,1l8947,-8293r-1,1l8945,-8292r,96l8946,-8195r2,1l8950,-8194r2,l8954,-8194r2,l8958,-8195r,-1l8958,-8292r,l8957,-8293r1,l8958,-8294r,-96xm8958,-8589r,-1l8956,-8591r-2,l8950,-8591r-2,l8946,-8590r-1,1l8945,-8493r1,1l8947,-8492r-1,1l8945,-8490r,95l8946,-8394r2,1l8950,-8392r2,l8954,-8392r2,-1l8958,-8394r,-1l8958,-8490r,-1l8957,-8492r1,l8958,-8493r,-96xm8958,-8788r,l8956,-8790r-2,l8950,-8790r-2,l8946,-8788r-1,l8945,-8692r1,1l8947,-8691r-1,1l8945,-8689r,96l8946,-8593r2,1l8950,-8591r2,l8954,-8591r2,-1l8958,-8593r,l8958,-8689r,-1l8957,-8691r1,l8958,-8692r,-96xm8958,-8986r,-1l8956,-8988r-2,-1l8950,-8989r-2,1l8946,-8987r-1,1l8945,-8891r1,1l8947,-8889r-1,l8945,-8888r,96l8946,-8791r2,1l8950,-8790r2,l8954,-8790r2,l8958,-8791r,-1l8958,-8888r,-1l8957,-8889r1,-1l8958,-8891r,-95xm8958,-9185r,-1l8956,-9187r-2,-1l8950,-9188r-2,1l8946,-9186r-1,1l8945,-9089r1,l8947,-9088r-1,l8945,-9087r,96l8946,-8990r2,1l8950,-8989r2,l8954,-8989r2,l8958,-8990r,-1l8958,-9087r,-1l8957,-9088r1,-1l8958,-9089r,-96xm8958,-9384r,-1l8956,-9386r-2,l8950,-9386r-2,l8946,-9385r-1,1l8945,-9288r1,1l8947,-9287r-1,l8945,-9286r,96l8946,-9189r2,1l8950,-9188r2,l8954,-9188r2,l8958,-9189r,-1l8958,-9286r,-1l8957,-9287r1,l8958,-9288r,-96xm8958,-9583r,-1l8956,-9585r-2,l8950,-9585r-2,l8946,-9584r-1,1l8945,-9487r1,1l8947,-9486r-1,1l8945,-9484r,95l8946,-9388r2,1l8950,-9387r2,l8954,-9387r2,l8958,-9388r,-1l8958,-9484r,-1l8957,-9486r1,l8958,-9487r,-96xm8958,-9782r,-1l8956,-9784r-2,l8950,-9784r-2,l8946,-9783r-1,1l8945,-9686r1,1l8947,-9685r-1,1l8945,-9683r,96l8946,-9587r2,1l8950,-9585r2,l8954,-9585r2,-1l8958,-9587r,-1l8958,-9683r,-1l8957,-9685r1,l8958,-9686r,-96xm8958,-9981r,l8956,-9983r-2,l8950,-9983r-2,l8946,-9981r-1,l8945,-9885r1,1l8947,-9883r-1,l8945,-9882r,96l8946,-9785r2,1l8950,-9784r2,l8954,-9784r2,l8958,-9786r,l8958,-9882r,-1l8957,-9883r1,-1l8958,-9885r,-96xm8958,-10179r,-1l8956,-10181r-2,-1l8950,-10182r-2,1l8946,-10180r-1,1l8945,-10083r1,l8947,-10082r-1,l8945,-10081r,96l8946,-9984r2,1l8950,-9983r2,l8954,-9983r2,l8958,-9984r,-1l8958,-10081r,-1l8957,-10082r1,-1l8958,-10084r,-95xm8958,-10378r,-1l8956,-10380r-2,-1l8950,-10381r-2,1l8946,-10379r-1,1l8945,-10282r1,l8947,-10281r-1,l8945,-10280r,96l8946,-10183r2,1l8950,-10182r2,l8954,-10182r2,l8958,-10183r,-1l8958,-10280r,-1l8957,-10281r1,-1l8958,-10282r,-96xm8958,-10577r,-1l8956,-10579r-2,l8950,-10579r-2,l8946,-10578r-1,1l8945,-10481r1,1l8947,-10480r-1,1l8945,-10479r,96l8946,-10382r2,1l8950,-10381r2,l8954,-10381r2,l8958,-10382r,-1l8958,-10479r,l8957,-10480r1,l8958,-10481r,-96xe" fillcolor="#231f20" stroked="f">
                <v:stroke joinstyle="round"/>
                <v:formulas/>
                <v:path arrowok="t" o:connecttype="segments"/>
              </v:shape>
              <v:shape id="_x0000_s1132" style="position:absolute;left:8945;top:-3621;width:13;height:2983" coordorigin="8945,-3621" coordsize="13,2983" o:spt="100" adj="0,,0" path="m8958,-835r,-1l8956,-837r-2,l8950,-837r-2,l8946,-836r-1,1l8945,-739r1,1l8947,-738r-1,1l8945,-736r,95l8946,-640r2,1l8950,-638r2,l8954,-638r2,-1l8958,-640r,-1l8958,-736r,-1l8957,-738r1,l8958,-739r,-96xm8958,-1034r,l8956,-1036r-2,l8950,-1036r-2,l8946,-1034r-1,l8945,-938r1,1l8947,-937r-1,1l8945,-935r,96l8946,-839r2,1l8950,-837r2,l8954,-837r2,-1l8958,-839r,l8958,-935r,-1l8957,-937r1,l8958,-938r,-96xm8958,-1232r,-1l8956,-1234r-2,-1l8950,-1235r-2,1l8946,-1233r-1,1l8945,-1137r1,1l8947,-1135r-1,l8945,-1134r,96l8946,-1037r2,1l8950,-1036r2,l8954,-1036r2,l8958,-1037r,-1l8958,-1134r,-1l8957,-1135r1,-1l8958,-1137r,-95xm8958,-1431r,-1l8956,-1433r-2,-1l8950,-1434r-2,1l8946,-1432r-1,1l8945,-1335r1,l8947,-1334r-1,l8945,-1333r,96l8946,-1236r2,1l8950,-1235r2,l8954,-1235r2,l8958,-1236r,-1l8958,-1333r,-1l8957,-1334r1,-1l8958,-1335r,-96xm8958,-1630r,-1l8956,-1632r-2,l8950,-1632r-2,l8946,-1631r-1,1l8945,-1534r1,1l8947,-1533r-1,l8945,-1532r,96l8946,-1435r2,1l8950,-1434r2,l8954,-1434r2,l8958,-1435r,-1l8958,-1532r,-1l8957,-1533r1,-1l8958,-1534r,-96xm8958,-1829r,-1l8956,-1831r-2,l8950,-1831r-2,l8946,-1830r-1,1l8945,-1733r1,1l8947,-1732r-1,1l8945,-1730r,95l8946,-1634r2,1l8950,-1633r2,l8954,-1633r2,l8958,-1634r,-1l8958,-1730r,-1l8957,-1732r1,l8958,-1733r,-96xm8958,-2028r,-1l8956,-2030r-2,l8950,-2030r-2,l8946,-2029r-1,1l8945,-1932r1,1l8947,-1931r-1,1l8945,-1929r,96l8946,-1833r2,1l8950,-1831r2,l8954,-1831r2,-1l8958,-1833r,-1l8958,-1929r,-1l8957,-1931r1,l8958,-1932r,-96xm8958,-2227r,l8956,-2229r-2,l8950,-2229r-2,l8946,-2227r-1,l8945,-2131r1,1l8947,-2129r-1,l8945,-2128r,96l8946,-2031r2,1l8950,-2030r2,l8954,-2030r2,l8958,-2032r,l8958,-2128r,-1l8957,-2129r1,-1l8958,-2131r,-96xm8958,-2425r,-1l8956,-2427r-2,-1l8950,-2428r-2,1l8946,-2426r-1,1l8945,-2329r1,l8947,-2328r-1,l8945,-2327r,96l8946,-2230r2,1l8950,-2229r2,l8954,-2229r2,l8958,-2230r,-1l8958,-2327r,-1l8957,-2328r1,-1l8958,-2330r,-95xm8958,-2624r,-1l8956,-2626r-2,-1l8950,-2627r-2,1l8946,-2625r-1,1l8945,-2528r1,l8947,-2527r-1,l8945,-2526r,96l8946,-2429r2,1l8950,-2428r2,l8954,-2428r2,l8958,-2429r,-1l8958,-2526r,-1l8957,-2527r1,-1l8958,-2528r,-96xm8958,-2823r,-1l8956,-2825r-2,l8950,-2825r-2,l8946,-2824r-1,1l8945,-2727r1,1l8947,-2726r-1,1l8945,-2725r,96l8946,-2628r2,1l8950,-2627r2,l8954,-2627r2,l8958,-2628r,-1l8958,-2725r,l8957,-2726r1,l8958,-2727r,-96xm8958,-3022r,-1l8956,-3024r-2,l8950,-3024r-2,l8946,-3023r-1,1l8945,-2926r1,1l8947,-2925r-1,1l8945,-2923r,95l8946,-2827r2,1l8950,-2825r2,l8954,-2825r2,-1l8958,-2827r,-1l8958,-2923r,-1l8957,-2925r1,l8958,-2926r,-96xm8958,-3221r,l8956,-3223r-2,l8950,-3223r-2,l8946,-3221r-1,l8945,-3125r1,1l8947,-3124r-1,1l8945,-3122r,96l8946,-3026r2,1l8950,-3024r2,l8954,-3024r2,-1l8958,-3026r,l8958,-3122r,-1l8957,-3124r1,l8958,-3125r,-96xm8958,-3419r,-1l8956,-3421r-2,-1l8950,-3422r-2,1l8946,-3420r-1,1l8945,-3324r1,1l8947,-3322r-1,l8945,-3321r,96l8946,-3224r2,1l8950,-3223r2,l8954,-3223r2,l8958,-3224r,-1l8958,-3321r,-1l8957,-3322r1,-1l8958,-3324r,-95xm8958,-3618r,-1l8956,-3620r-2,-1l8950,-3621r-2,1l8946,-3619r-1,1l8945,-3522r1,l8947,-3521r-1,l8945,-3520r,96l8946,-3423r2,1l8950,-3422r2,l8954,-3422r2,l8958,-3423r,-1l8958,-3520r,-1l8957,-3521r1,-1l8958,-3523r,-95xe" fillcolor="#231f20" stroked="f">
                <v:stroke joinstyle="round"/>
                <v:formulas/>
                <v:path arrowok="t" o:connecttype="segments"/>
              </v:shape>
              <w10:wrap anchorx="page"/>
            </v:group>
          </w:pict>
        </w:r>
        <w:r>
          <w:pict w14:anchorId="5B6AE3F7">
            <v:group id="_x0000_s1128" style="position:absolute;left:0;text-align:left;margin-left:412.95pt;margin-top:36.05pt;width:22.1pt;height:512.05pt;z-index:-16323072;mso-position-horizontal-relative:page;mso-position-vertical-relative:page" coordorigin="8259,721" coordsize="442,10241">
              <v:shape id="_x0000_s1130" style="position:absolute;left:8553;top:720;width:129;height:151" coordorigin="8554,721" coordsize="129,151" o:spt="100" adj="0,,0" path="m8652,829r,-4l8650,818r-1,-3l8648,809r-2,-3l8644,801r-1,-1l8641,798r-1,-1l8638,797r-7,l8629,797r-1,l8626,798r,1l8625,800r-1,l8624,802r1,1l8627,807r1,2l8630,814r1,3l8633,823r,4l8633,834r,2l8632,841r-1,1l8628,845r,l8626,846r-4,1l8620,847r-8,l8612,831r-1,-7l8609,812r-2,-4l8602,800r-3,-3l8596,795r,39l8596,847r-14,l8578,844r-2,-3l8572,835r-1,-3l8571,825r1,-3l8574,819r2,-2l8579,816r6,l8587,816r3,2l8592,819r2,4l8595,825r1,5l8596,834r,-39l8595,795r-3,-2l8587,792r-11,l8573,793r-7,3l8563,798r-4,6l8557,807r-1,4l8555,815r-1,4l8554,829r1,5l8557,839r2,4l8562,847r4,4l8558,851r,l8557,852r-1,1l8556,855r,1l8556,858r,6l8556,866r,1l8556,868r1,1l8558,871r,l8566,871r5,l8596,871r29,l8628,870r1,l8633,869r4,-1l8641,865r5,-6l8648,855r3,-10l8652,840r,-11xm8683,757r-1,-6l8681,748r-2,-1l8589,747r-2,l8582,746r-1,-1l8578,743r,-1l8577,740r-1,-2l8577,733r3,-9l8580,722r-1,-1l8576,721r-13,l8560,721r-2,2l8557,726r-2,5l8554,738r,8l8555,751r3,9l8561,763r6,5l8571,770r9,2l8585,773r6,l8679,773r1,-1l8681,771r1,-3l8683,757xe" fillcolor="#231f20" stroked="f">
                <v:stroke joinstyle="round"/>
                <v:formulas/>
                <v:path arrowok="t" o:connecttype="segments"/>
              </v:shape>
              <v:shape id="_x0000_s1129" type="#_x0000_t75" style="position:absolute;left:8259;top:727;width:442;height:10234">
                <v:imagedata r:id="rId142" o:title=""/>
              </v:shape>
              <w10:wrap anchorx="page" anchory="page"/>
            </v:group>
          </w:pict>
        </w:r>
        <w:r>
          <w:pict w14:anchorId="2EB85CF6">
            <v:shape id="_x0000_s1127" style="position:absolute;left:0;text-align:left;margin-left:391.7pt;margin-top:36pt;width:.65pt;height:223.75pt;z-index:-16322560;mso-position-horizontal-relative:page;mso-position-vertical-relative:page" coordorigin="7834,720" coordsize="13,4475" o:spt="100" adj="0,,0" path="m7847,5096r,-1l7844,5094r-1,l7838,5094r-1,l7835,5095r-1,1l7834,5192r1,1l7837,5194r2,l7841,5194r2,l7845,5194r2,-2l7847,5192r,-96xm7847,4897r,-1l7844,4895r-1,l7838,4895r-1,l7835,4896r-1,1l7834,4993r1,1l7836,4994r-1,1l7834,4995r,96l7835,5092r2,1l7839,5093r2,l7843,5093r2,l7847,5092r,-1l7847,4995r,l7846,4994r1,l7847,4993r,-96xm7847,4698r,-1l7844,4696r-1,l7838,4696r-1,l7835,4697r-1,1l7834,4794r1,1l7836,4795r-1,1l7834,4797r,96l7835,4893r2,1l7839,4895r2,l7843,4895r2,-1l7847,4893r,-1l7847,4797r,-1l7846,4795r1,l7847,4794r,-96xm7847,4499r,l7844,4497r-1,l7838,4497r-1,l7835,4499r-1,l7834,4595r1,1l7836,4597r-1,l7834,4598r,96l7835,4695r2,1l7839,4696r2,l7843,4696r2,l7847,4694r,l7847,4598r,-1l7846,4597r1,-1l7847,4595r,-96xm7847,4301r,-1l7844,4299r-1,-1l7838,4298r-1,1l7835,4300r-1,1l7834,4396r1,1l7836,4398r-1,l7834,4399r,96l7835,4496r2,1l7839,4497r2,l7843,4497r2,l7847,4496r,-1l7847,4399r,-1l7846,4398r1,-1l7847,4396r,-95xm7847,4102r,-1l7844,4100r-1,-1l7838,4099r-1,1l7835,4101r-1,1l7834,4198r1,l7836,4199r-1,l7834,4200r,96l7835,4297r2,1l7839,4298r2,l7843,4298r2,l7847,4297r,-1l7847,4200r,-1l7846,4199r1,-1l7847,4198r,-96xm7847,3903r,-1l7844,3901r-1,l7838,3901r-1,l7835,3902r-1,1l7834,3999r1,1l7836,4000r-1,1l7834,4001r,96l7835,4098r2,1l7839,4099r2,l7843,4099r2,l7847,4098r,-1l7847,4001r,l7846,4000r1,l7847,3999r,-96xm7847,3704r,-1l7844,3702r-1,l7838,3702r-1,l7835,3703r-1,1l7834,3800r1,1l7836,3801r-1,1l7834,3803r,95l7835,3899r2,1l7839,3901r2,l7843,3901r2,-1l7847,3899r,-1l7847,3803r,-1l7846,3801r1,l7847,3800r,-96xm7847,3505r,-1l7844,3503r-1,l7838,3503r-1,l7835,3504r-1,1l7834,3601r1,1l7836,3602r-1,1l7834,3604r,96l7835,3700r2,1l7839,3702r2,l7843,3702r2,-1l7847,3700r,l7847,3604r,-1l7846,3602r1,l7847,3601r,-96xm7847,3306r,l7844,3304r-1,l7838,3304r-1,l7835,3306r-1,l7834,3402r1,1l7836,3404r-1,l7834,3405r,96l7835,3502r2,1l7839,3503r2,l7843,3503r2,l7847,3502r,-1l7847,3405r,-1l7846,3404r1,-1l7847,3402r,-96xm7847,3108r,-1l7844,3106r-1,-1l7838,3105r-1,1l7835,3107r-1,1l7834,3204r1,l7836,3205r-1,l7834,3206r,96l7835,3303r2,1l7839,3304r2,l7843,3304r2,l7847,3303r,-1l7847,3206r,-1l7846,3205r1,-1l7847,3203r,-95xm7847,2909r,-1l7844,2907r-1,l7838,2907r-1,l7835,2908r-1,1l7834,3005r1,1l7836,3006r-1,l7834,3007r,96l7835,3104r2,1l7839,3105r2,l7843,3105r2,l7847,3104r,-1l7847,3007r,-1l7846,3006r1,-1l7847,3005r,-96xm7847,2710r,-1l7844,2708r-1,l7838,2708r-1,l7835,2709r-1,1l7834,2806r1,1l7836,2807r-1,1l7834,2808r,96l7835,2905r2,1l7839,2906r2,l7843,2906r2,l7847,2905r,-1l7847,2808r,l7846,2807r1,l7847,2806r,-96xm7847,2511r,-1l7844,2509r-1,l7838,2509r-1,l7835,2510r-1,1l7834,2607r1,1l7836,2608r-1,1l7834,2610r,95l7835,2706r2,1l7839,2708r2,l7843,2708r2,-1l7847,2706r,-1l7847,2610r,-1l7846,2608r1,l7847,2607r,-96xm7847,2312r,l7844,2310r-1,l7838,2310r-1,l7835,2312r-1,l7834,2408r1,1l7836,2409r-1,1l7834,2411r,96l7835,2507r2,2l7839,2509r2,l7843,2509r2,l7847,2507r,l7847,2411r,-1l7846,2409r1,l7847,2408r,-96xm7847,2114r,-1l7844,2112r-1,-1l7838,2111r-1,1l7835,2113r-1,1l7834,2209r1,1l7836,2211r-1,l7834,2212r,96l7835,2309r2,1l7839,2310r2,l7843,2310r2,l7847,2309r,-1l7847,2212r,-1l7846,2211r1,-1l7847,2209r,-95xm7847,1915r,-1l7844,1913r-1,-1l7838,1912r-1,1l7835,1914r-1,1l7834,2011r1,l7836,2012r-1,l7834,2013r,96l7835,2110r2,1l7839,2111r2,l7843,2111r2,l7847,2110r,-1l7847,2013r,-1l7846,2012r1,-1l7847,2011r,-96xm7847,1716r,-1l7844,1714r-1,l7838,1714r-1,l7835,1715r-1,1l7834,1812r1,1l7836,1813r-1,1l7834,1814r,96l7835,1911r2,1l7839,1912r2,l7843,1912r2,l7847,1911r,-1l7847,1814r,l7846,1813r1,l7847,1812r,-96xm7847,1517r,-1l7844,1515r-1,l7838,1515r-1,l7835,1516r-1,1l7834,1613r1,1l7836,1614r-1,1l7834,1616r,95l7835,1712r2,1l7839,1713r2,l7843,1713r2,l7847,1712r,-1l7847,1616r,-1l7846,1614r1,l7847,1613r,-96xm7847,1318r,-1l7844,1316r-1,l7838,1316r-1,l7835,1317r-1,1l7834,1414r1,1l7836,1415r-1,1l7834,1417r,96l7835,1513r2,1l7839,1515r2,l7843,1515r2,-1l7847,1513r,l7847,1417r,-1l7846,1415r1,l7847,1414r,-96xm7847,1119r,l7844,1117r-1,l7838,1117r-1,l7835,1119r-1,l7834,1215r1,1l7836,1217r-1,l7834,1218r,96l7835,1315r2,1l7839,1316r2,l7843,1316r2,l7847,1314r,l7847,1218r,-1l7846,1217r1,-1l7847,1215r,-96xm7847,921r,-1l7844,919r-1,-1l7838,918r-1,1l7835,920r-1,1l7834,1017r1,l7836,1018r-1,l7834,1019r,96l7835,1116r2,1l7839,1117r2,l7843,1117r2,l7847,1116r,-1l7847,1019r,-1l7846,1018r1,-1l7847,1016r,-95xm7847,722r,-1l7844,720r-1,l7838,720r-1,l7835,721r-1,1l7834,818r1,1l7836,819r-1,l7834,820r,96l7835,917r2,1l7839,918r2,l7843,918r2,l7847,917r,-1l7847,820r,-1l7846,819r1,-1l7847,818r,-96xe" fillcolor="#231f20" stroked="f">
              <v:stroke joinstyle="round"/>
              <v:formulas/>
              <v:path arrowok="t" o:connecttype="segments"/>
              <w10:wrap anchorx="page" anchory="page"/>
            </v:shape>
          </w:pict>
        </w:r>
        <w:r>
          <w:pict w14:anchorId="71D32839">
            <v:line id="_x0000_s1126" style="position:absolute;left:0;text-align:left;z-index:-16322048;mso-position-horizontal-relative:page;mso-position-vertical-relative:page" from="349.65pt,36pt" to="349.65pt,249.75pt" strokecolor="#231f20" strokeweight=".22789mm">
              <w10:wrap anchorx="page" anchory="page"/>
            </v:line>
          </w:pict>
        </w:r>
        <w:r>
          <w:pict w14:anchorId="4CBB1143">
            <v:shape id="_x0000_s1125" style="position:absolute;left:0;text-align:left;margin-left:349.35pt;margin-top:-294.85pt;width:.65pt;height:248.55pt;z-index:-16321536;mso-position-horizontal-relative:page;mso-position-vertical-relative:text" coordorigin="6987,-5897" coordsize="13,4971" o:spt="100" adj="0,,0" path="m7000,-1024r-1,-1l6997,-1026r-2,-1l6991,-1027r-2,1l6987,-1025r,1l6987,-928r,l6989,-927r2,1l6993,-926r2,l6997,-927r2,-1l7000,-928r,-96xm7000,-1223r-1,-1l6997,-1225r-2,l6991,-1225r-2,l6987,-1224r,1l6987,-1127r,1l6988,-1126r-1,1l6987,-1125r,96l6987,-1028r2,1l6991,-1027r2,l6995,-1027r2,l6999,-1028r1,-1l7000,-1125r-1,l6998,-1126r1,l7000,-1127r,-96xm7000,-1422r-1,-1l6997,-1424r-2,l6991,-1424r-2,l6987,-1423r,1l6987,-1326r,1l6988,-1325r-1,1l6987,-1323r,95l6987,-1227r2,1l6991,-1225r2,l6995,-1225r2,-1l6999,-1227r1,-1l7000,-1323r-1,-1l6998,-1325r1,l7000,-1326r,-96xm7000,-1621r-1,l6997,-1623r-2,l6991,-1623r-2,l6987,-1621r,l6987,-1525r,1l6988,-1524r-1,1l6987,-1522r,96l6987,-1426r2,1l6991,-1424r2,l6995,-1424r2,-1l6999,-1426r1,l7000,-1522r-1,-1l6998,-1524r1,l7000,-1525r,-96xm7000,-1819r-1,-1l6997,-1821r-2,-1l6991,-1822r-2,1l6987,-1820r,1l6987,-1724r,1l6988,-1722r-1,l6987,-1721r,96l6987,-1624r2,1l6991,-1623r2,l6995,-1623r2,l6999,-1624r1,-1l7000,-1721r-1,-1l6998,-1722r1,-1l7000,-1724r,-95xm7000,-2018r-1,-1l6997,-2020r-2,-1l6991,-2021r-2,1l6987,-2019r,1l6987,-1922r,l6988,-1921r-1,l6987,-1920r,96l6987,-1823r2,1l6991,-1822r2,l6995,-1822r2,l6999,-1823r1,-1l7000,-1920r-1,-1l6998,-1921r1,-1l7000,-1922r,-96xm7000,-2217r-1,-1l6997,-2219r-2,l6991,-2219r-2,l6987,-2218r,1l6987,-2121r,1l6988,-2120r-1,l6987,-2119r,96l6987,-2022r2,1l6991,-2021r2,l6995,-2021r2,l6999,-2022r1,-1l7000,-2119r-1,-1l6998,-2120r1,l7000,-2121r,-96xm7000,-2416r-1,-1l6997,-2418r-2,l6991,-2418r-2,l6987,-2417r,1l6987,-2320r,1l6988,-2319r-1,1l6987,-2318r,96l6987,-2221r2,1l6991,-2220r2,l6995,-2220r2,l6999,-2221r1,-1l7000,-2318r-1,l6998,-2319r1,l7000,-2320r,-96xm7000,-2615r-1,-1l6997,-2617r-2,l6991,-2617r-2,l6987,-2616r,1l6987,-2519r,1l6988,-2518r-1,1l6987,-2516r,96l6987,-2420r2,1l6991,-2418r2,l6995,-2418r2,-1l6999,-2420r1,-1l7000,-2516r-1,-1l6998,-2518r1,l7000,-2519r,-96xm7000,-2814r-1,l6997,-2816r-2,l6991,-2816r-2,l6987,-2814r,l6987,-2718r,1l6988,-2716r-1,l6987,-2715r,96l6987,-2618r2,1l6991,-2617r2,l6995,-2617r2,l6999,-2619r1,l7000,-2715r-1,-1l6998,-2716r1,-1l7000,-2718r,-96xm7000,-3012r-1,-1l6997,-3014r-2,-1l6991,-3015r-2,1l6987,-3013r,1l6987,-2916r,l6988,-2915r-1,l6987,-2914r,96l6987,-2817r2,1l6991,-2816r2,l6995,-2816r2,l6999,-2817r1,-1l7000,-2914r-1,-1l6998,-2915r1,-1l7000,-2917r,-95xm7000,-3211r-1,-1l6997,-3213r-2,-1l6991,-3214r-2,1l6987,-3212r,1l6987,-3115r,l6988,-3114r-1,l6987,-3113r,96l6987,-3016r2,1l6991,-3015r2,l6995,-3015r2,l6999,-3016r1,-1l7000,-3113r-1,-1l6998,-3114r1,-1l7000,-3115r,-96xm7000,-3410r-1,-1l6997,-3412r-2,l6991,-3412r-2,l6987,-3411r,1l6987,-3314r,1l6988,-3313r-1,1l6987,-3312r,96l6987,-3215r2,1l6991,-3214r2,l6995,-3214r2,l6999,-3215r1,-1l7000,-3312r-1,l6998,-3313r1,l7000,-3314r,-96xm7000,-3609r-1,-1l6997,-3611r-2,l6991,-3611r-2,l6987,-3610r,1l6987,-3513r,1l6988,-3512r-1,1l6987,-3510r,95l6987,-3414r2,1l6991,-3412r2,l6995,-3412r2,-1l6999,-3414r1,-1l7000,-3510r-1,-1l6998,-3512r1,l7000,-3513r,-96xm7000,-3808r-1,-1l6997,-3810r-2,l6991,-3810r-2,l6987,-3809r,1l6987,-3712r,1l6988,-3711r-1,1l6987,-3709r,96l6987,-3613r2,1l6991,-3611r2,l6995,-3611r2,-1l6999,-3613r1,l7000,-3709r-1,-1l6998,-3711r1,l7000,-3712r,-96xm7000,-4006r-1,-1l6997,-4008r-2,-1l6991,-4009r-2,1l6987,-4007r,1l6987,-3911r,1l6988,-3909r-1,l6987,-3908r,96l6987,-3811r2,1l6991,-3810r2,l6995,-3810r2,l6999,-3811r1,-1l7000,-3908r-1,-1l6998,-3909r1,-1l7000,-3911r,-95xm7000,-4205r-1,-1l6997,-4207r-2,-1l6991,-4208r-2,1l6987,-4206r,1l6987,-4109r,l6988,-4108r-1,l6987,-4107r,96l6987,-4010r2,1l6991,-4009r2,l6995,-4009r2,l6999,-4010r1,-1l7000,-4107r-1,-1l6998,-4108r1,-1l7000,-4109r,-96xm7000,-4404r-1,-1l6997,-4406r-2,l6991,-4406r-2,l6987,-4405r,1l6987,-4308r,1l6988,-4307r-1,l6987,-4306r,96l6987,-4209r2,1l6991,-4208r2,l6995,-4208r2,l6999,-4209r1,-1l7000,-4306r-1,-1l6998,-4307r1,-1l7000,-4308r,-96xm7000,-4603r-1,-1l6997,-4605r-2,l6991,-4605r-2,l6987,-4604r,1l6987,-4507r,1l6988,-4506r-1,1l6987,-4505r,96l6987,-4408r2,1l6991,-4407r2,l6995,-4407r2,l6999,-4408r1,-1l7000,-4505r-1,l6998,-4506r1,l7000,-4507r,-96xm7000,-4802r-1,-1l6997,-4804r-2,l6991,-4804r-2,l6987,-4803r,1l6987,-4706r,1l6988,-4705r-1,1l6987,-4703r,96l6987,-4607r2,1l6991,-4605r2,l6995,-4605r2,-1l6999,-4607r1,-1l7000,-4703r-1,-1l6998,-4705r1,l7000,-4706r,-96xm7000,-5001r-1,l6997,-5003r-2,l6991,-5003r-2,l6987,-5001r,l6987,-4905r,1l6988,-4903r-1,l6987,-4902r,96l6987,-4805r2,1l6991,-4804r2,l6995,-4804r2,-1l6999,-4806r1,l7000,-4902r-1,-1l6998,-4903r1,-1l7000,-4905r,-96xm7000,-5199r-1,-1l6997,-5201r-2,-1l6991,-5202r-2,1l6987,-5200r,1l6987,-5104r,1l6988,-5102r-1,l6987,-5101r,96l6987,-5004r2,1l6991,-5003r2,l6995,-5003r2,l6999,-5004r1,-1l7000,-5101r-1,-1l6998,-5102r1,-1l7000,-5104r,-95xm7000,-5398r-1,-1l6997,-5400r-2,-1l6991,-5401r-2,1l6987,-5399r,1l6987,-5302r,l6988,-5301r-1,l6987,-5300r,96l6987,-5203r2,1l6991,-5202r2,l6995,-5202r2,l6999,-5203r1,-1l7000,-5300r-1,-1l6998,-5301r1,-1l7000,-5302r,-96xm7000,-5597r-1,-1l6997,-5599r-2,l6991,-5599r-2,l6987,-5598r,1l6987,-5501r,1l6988,-5500r-1,1l6987,-5499r,96l6987,-5402r2,1l6991,-5401r2,l6995,-5401r2,l6999,-5402r1,-1l7000,-5499r-1,l6998,-5500r1,l7000,-5501r,-96xm7000,-5895r-1,-1l6997,-5897r-2,l6991,-5897r-2,l6987,-5896r,1l6987,-5799r,1l6989,-5797r-2,l6987,-5796r,96l6987,-5699r1,l6987,-5698r,1l6987,-5602r,1l6989,-5600r2,l6993,-5600r2,l6997,-5600r2,-1l7000,-5602r,-95l6999,-5698r-1,-1l6999,-5699r1,-1l7000,-5796r-1,-1l6997,-5797r2,-1l7000,-5799r,-96xe" fillcolor="#231f20" stroked="f">
              <v:stroke joinstyle="round"/>
              <v:formulas/>
              <v:path arrowok="t" o:connecttype="segments"/>
              <w10:wrap anchorx="page"/>
            </v:shape>
          </w:pict>
        </w:r>
        <w:r>
          <w:pict w14:anchorId="3F92093D">
            <v:line id="_x0000_s1124" style="position:absolute;left:0;text-align:left;z-index:-16321024;mso-position-horizontal-relative:page;mso-position-vertical-relative:page" from="307.3pt,36pt" to="307.3pt,249.75pt" strokecolor="#231f20" strokeweight=".22861mm">
              <w10:wrap anchorx="page" anchory="page"/>
            </v:line>
          </w:pict>
        </w:r>
        <w:r>
          <w:pict w14:anchorId="60793117">
            <v:shape id="_x0000_s1123" style="position:absolute;left:0;text-align:left;margin-left:306.95pt;margin-top:-294.85pt;width:.65pt;height:248.55pt;z-index:-16320512;mso-position-horizontal-relative:page;mso-position-vertical-relative:text" coordorigin="6139,-5897" coordsize="13,4971" o:spt="100" adj="0,,0" path="m6152,-1024r,-1l6150,-1026r-2,-1l6144,-1027r-2,1l6140,-1025r-1,1l6139,-928r1,l6142,-927r2,1l6146,-926r2,l6150,-927r2,-1l6152,-928r,-96xm6152,-1223r,-1l6150,-1225r-2,l6144,-1225r-2,l6140,-1224r-1,1l6139,-1127r1,1l6141,-1126r-1,1l6139,-1125r,96l6140,-1028r2,1l6144,-1027r2,l6148,-1027r2,l6152,-1028r,-1l6152,-1125r,l6151,-1126r1,l6152,-1127r,-96xm6152,-1422r,-1l6150,-1424r-2,l6144,-1424r-2,l6140,-1423r-1,1l6139,-1326r1,1l6141,-1325r-1,1l6139,-1323r,95l6140,-1227r2,1l6144,-1225r2,l6148,-1225r2,-1l6152,-1227r,-1l6152,-1323r,-1l6151,-1325r1,l6152,-1326r,-96xm6152,-1621r,l6150,-1623r-2,l6144,-1623r-2,l6140,-1621r-1,l6139,-1525r1,1l6141,-1524r-1,1l6139,-1522r,96l6140,-1426r2,1l6144,-1424r2,l6148,-1424r2,-1l6152,-1426r,l6152,-1522r,-1l6151,-1524r1,l6152,-1525r,-96xm6152,-1819r,-1l6150,-1821r-2,-1l6144,-1822r-2,1l6140,-1820r-1,1l6139,-1724r1,1l6141,-1722r-1,l6139,-1721r,96l6140,-1624r2,1l6144,-1623r2,l6148,-1623r2,l6152,-1624r,-1l6152,-1721r,-1l6151,-1722r1,-1l6152,-1724r,-95xm6152,-2018r,-1l6150,-2020r-2,-1l6144,-2021r-2,1l6140,-2019r-1,1l6139,-1922r1,l6141,-1921r-1,l6139,-1920r,96l6140,-1823r2,1l6144,-1822r2,l6148,-1822r2,l6152,-1823r,-1l6152,-1920r,-1l6151,-1921r1,-1l6152,-1922r,-96xm6152,-2217r,-1l6150,-2219r-2,l6144,-2219r-2,l6140,-2218r-1,1l6139,-2121r1,1l6141,-2120r-1,l6139,-2119r,96l6140,-2022r2,1l6144,-2021r2,l6148,-2021r2,l6152,-2022r,-1l6152,-2119r,-1l6151,-2120r1,l6152,-2121r,-96xm6152,-2416r,-1l6150,-2418r-2,l6144,-2418r-2,l6140,-2417r-1,1l6139,-2320r1,1l6141,-2319r-1,1l6139,-2318r,96l6140,-2221r2,1l6144,-2220r2,l6148,-2220r2,l6152,-2221r,-1l6152,-2318r,l6151,-2319r1,l6152,-2320r,-96xm6152,-2615r,-1l6150,-2617r-2,l6144,-2617r-2,l6140,-2616r-1,1l6139,-2519r1,1l6141,-2518r-1,1l6139,-2516r,96l6140,-2420r2,1l6144,-2418r2,l6148,-2418r2,-1l6152,-2420r,-1l6152,-2516r,-1l6151,-2518r1,l6152,-2519r,-96xm6152,-2814r,l6150,-2816r-2,l6144,-2816r-2,l6140,-2814r-1,l6139,-2718r1,1l6141,-2716r-1,l6139,-2715r,96l6140,-2618r2,1l6144,-2617r2,l6148,-2617r2,l6152,-2619r,l6152,-2715r,-1l6151,-2716r1,-1l6152,-2718r,-96xm6152,-3012r,-1l6150,-3014r-2,-1l6144,-3015r-2,1l6140,-3013r-1,1l6139,-2916r1,l6141,-2915r-1,l6139,-2914r,96l6140,-2817r2,1l6144,-2816r2,l6148,-2816r2,l6152,-2817r,-1l6152,-2914r,-1l6151,-2915r1,-1l6152,-2917r,-95xm6152,-3211r,-1l6150,-3213r-2,-1l6144,-3214r-2,1l6140,-3212r-1,1l6139,-3115r1,l6141,-3114r-1,l6139,-3113r,96l6140,-3016r2,1l6144,-3015r2,l6148,-3015r2,l6152,-3016r,-1l6152,-3113r,-1l6151,-3114r1,-1l6152,-3115r,-96xm6152,-3410r,-1l6150,-3412r-2,l6144,-3412r-2,l6140,-3411r-1,1l6139,-3314r1,1l6141,-3313r-1,1l6139,-3312r,96l6140,-3215r2,1l6144,-3214r2,l6148,-3214r2,l6152,-3215r,-1l6152,-3312r,l6151,-3313r1,l6152,-3314r,-96xm6152,-3609r,-1l6150,-3611r-2,l6144,-3611r-2,l6140,-3610r-1,1l6139,-3513r1,1l6141,-3512r-1,1l6139,-3510r,95l6140,-3414r2,1l6144,-3412r2,l6148,-3412r2,-1l6152,-3414r,-1l6152,-3510r,-1l6151,-3512r1,l6152,-3513r,-96xm6152,-3808r,-1l6150,-3810r-2,l6144,-3810r-2,l6140,-3809r-1,1l6139,-3712r1,1l6141,-3711r-1,1l6139,-3709r,96l6140,-3613r2,1l6144,-3611r2,l6148,-3611r2,-1l6152,-3613r,l6152,-3709r,-1l6151,-3711r1,l6152,-3712r,-96xm6152,-4006r,-1l6150,-4008r-2,-1l6144,-4009r-2,1l6140,-4007r-1,1l6139,-3911r1,1l6141,-3909r-1,l6139,-3908r,96l6140,-3811r2,1l6144,-3810r2,l6148,-3810r2,l6152,-3811r,-1l6152,-3908r,-1l6151,-3909r1,-1l6152,-3911r,-95xm6152,-4205r,-1l6150,-4207r-2,-1l6144,-4208r-2,1l6140,-4206r-1,1l6139,-4109r1,l6141,-4108r-1,l6139,-4107r,96l6140,-4010r2,1l6144,-4009r2,l6148,-4009r2,l6152,-4010r,-1l6152,-4107r,-1l6151,-4108r1,-1l6152,-4109r,-96xm6152,-4404r,-1l6150,-4406r-2,l6144,-4406r-2,l6140,-4405r-1,1l6139,-4308r1,1l6141,-4307r-1,l6139,-4306r,96l6140,-4209r2,1l6144,-4208r2,l6148,-4208r2,l6152,-4209r,-1l6152,-4306r,-1l6151,-4307r1,-1l6152,-4308r,-96xm6152,-4603r,-1l6150,-4605r-2,l6144,-4605r-2,l6140,-4604r-1,1l6139,-4507r1,1l6141,-4506r-1,1l6139,-4505r,96l6140,-4408r2,1l6144,-4407r2,l6148,-4407r2,l6152,-4408r,-1l6152,-4505r,l6151,-4506r1,l6152,-4507r,-96xm6152,-4802r,-1l6150,-4804r-2,l6144,-4804r-2,l6140,-4803r-1,1l6139,-4706r1,1l6141,-4705r-1,1l6139,-4703r,96l6140,-4607r2,1l6144,-4605r2,l6148,-4605r2,-1l6152,-4607r,-1l6152,-4703r,-1l6151,-4705r1,l6152,-4706r,-96xm6152,-5001r,l6150,-5003r-2,l6144,-5003r-2,l6140,-5001r-1,l6139,-4905r1,1l6141,-4903r-1,l6139,-4902r,96l6140,-4805r2,1l6144,-4804r2,l6148,-4804r2,-1l6152,-4806r,l6152,-4902r,-1l6151,-4903r1,-1l6152,-4905r,-96xm6152,-5199r,-1l6150,-5201r-2,-1l6144,-5202r-2,1l6140,-5200r-1,1l6139,-5104r1,1l6141,-5102r-1,l6139,-5101r,96l6140,-5004r2,1l6144,-5003r2,l6148,-5003r2,l6152,-5004r,-1l6152,-5101r,-1l6151,-5102r1,-1l6152,-5104r,-95xm6152,-5398r,-1l6150,-5400r-2,-1l6144,-5401r-2,1l6140,-5399r-1,1l6139,-5302r1,l6141,-5301r-1,l6139,-5300r,96l6140,-5203r2,1l6144,-5202r2,l6148,-5202r2,l6152,-5203r,-1l6152,-5300r,-1l6151,-5301r1,-1l6152,-5302r,-96xm6152,-5597r,-1l6150,-5599r-2,l6144,-5599r-2,l6140,-5598r-1,1l6139,-5501r1,1l6141,-5500r-1,1l6139,-5499r,96l6140,-5402r2,1l6144,-5401r2,l6148,-5401r2,l6152,-5402r,-1l6152,-5499r,l6151,-5500r1,l6152,-5501r,-96xm6152,-5895r,-1l6150,-5897r-2,l6144,-5897r-2,l6140,-5896r-1,1l6139,-5799r1,1l6142,-5797r-2,l6139,-5796r,96l6140,-5699r1,l6140,-5698r-1,1l6139,-5602r1,1l6142,-5600r2,l6146,-5600r2,l6150,-5600r2,-1l6152,-5602r,-95l6152,-5698r-1,-1l6152,-5699r,-1l6152,-5796r,-1l6150,-5797r2,-1l6152,-5799r,-96xe" fillcolor="#231f20" stroked="f">
              <v:stroke joinstyle="round"/>
              <v:formulas/>
              <v:path arrowok="t" o:connecttype="segments"/>
              <w10:wrap anchorx="page"/>
            </v:shape>
          </w:pict>
        </w:r>
        <w:r>
          <w:pict w14:anchorId="245D2795">
            <v:rect id="_x0000_s1122" style="position:absolute;left:0;text-align:left;margin-left:260.25pt;margin-top:34.55pt;width:1.45pt;height:526.2pt;z-index:-16320000;mso-position-horizontal-relative:page;mso-position-vertical-relative:page" fillcolor="#231f20" stroked="f">
              <w10:wrap anchorx="page" anchory="page"/>
            </v:rect>
          </w:pict>
        </w:r>
        <w:r>
          <w:pict w14:anchorId="24C44C02">
            <v:line id="_x0000_s1121" style="position:absolute;left:0;text-align:left;z-index:-16319488;mso-position-horizontal-relative:page;mso-position-vertical-relative:page" from="241.3pt,36pt" to="241.3pt,245.1pt" strokecolor="#231f20" strokeweight=".22861mm">
              <w10:wrap anchorx="page" anchory="page"/>
            </v:line>
          </w:pict>
        </w:r>
        <w:r>
          <w:pict w14:anchorId="19A4AA24">
            <v:line id="_x0000_s1120" style="position:absolute;left:0;text-align:left;z-index:-16318976;mso-position-horizontal-relative:page;mso-position-vertical-relative:page" from="198.9pt,36pt" to="198.9pt,245.15pt" strokecolor="#231f20" strokeweight=".22789mm">
              <w10:wrap anchorx="page" anchory="page"/>
            </v:line>
          </w:pict>
        </w:r>
        <w:r>
          <w:pict w14:anchorId="5D1FF082">
            <v:shape id="_x0000_s1119" style="position:absolute;left:0;text-align:left;margin-left:198.6pt;margin-top:-231.4pt;width:.65pt;height:173.95pt;z-index:-16318464;mso-position-horizontal-relative:page;mso-position-vertical-relative:text" coordorigin="3972,-4628" coordsize="13,3479" o:spt="100" adj="0,,0" path="m3985,-1346r-1,-1l3982,-1348r-2,-1l3976,-1349r-2,1l3972,-1347r,1l3972,-1251r,1l3973,-1249r-1,l3972,-1248r,96l3972,-1151r2,1l3976,-1150r2,l3980,-1150r2,l3984,-1151r1,-1l3985,-1248r-1,-1l3983,-1249r1,-1l3985,-1251r,-95xm3985,-1545r-1,-1l3982,-1547r-2,-1l3976,-1548r-2,1l3972,-1546r,1l3972,-1449r,l3973,-1448r-1,l3972,-1447r,96l3972,-1350r2,1l3976,-1349r2,l3980,-1349r2,l3984,-1350r1,-1l3985,-1447r-1,-1l3983,-1448r1,-1l3985,-1449r,-96xm3985,-1744r-1,-1l3982,-1746r-2,l3976,-1746r-2,l3972,-1745r,1l3972,-1648r,1l3973,-1647r-1,l3972,-1646r,96l3972,-1549r2,1l3976,-1548r2,l3980,-1548r2,l3984,-1549r1,-1l3985,-1646r-1,-1l3983,-1647r1,-1l3985,-1648r,-96xm3985,-1943r-1,-1l3982,-1945r-2,l3976,-1945r-2,l3972,-1944r,1l3972,-1847r,1l3973,-1846r-1,1l3972,-1845r,96l3972,-1748r2,1l3976,-1747r2,l3980,-1747r2,l3984,-1748r1,-1l3985,-1845r-1,l3983,-1846r1,l3985,-1847r,-96xm3985,-2142r-1,-1l3982,-2144r-2,l3976,-2144r-2,l3972,-2143r,1l3972,-2046r,1l3973,-2045r-1,1l3972,-2043r,96l3972,-1947r2,1l3976,-1945r2,l3980,-1945r2,-1l3984,-1947r1,-1l3985,-2043r-1,-1l3983,-2045r1,l3985,-2046r,-96xm3985,-2341r-1,l3982,-2343r-2,l3976,-2343r-2,l3972,-2341r,l3972,-2245r,1l3973,-2243r-1,l3972,-2242r,96l3972,-2145r2,1l3976,-2144r2,l3980,-2144r2,l3984,-2146r1,l3985,-2242r-1,-1l3983,-2243r1,-1l3985,-2245r,-96xm3985,-2539r-1,-1l3982,-2541r-2,-1l3976,-2542r-2,1l3972,-2540r,1l3972,-2443r,l3973,-2442r-1,l3972,-2441r,96l3972,-2344r2,1l3976,-2343r2,l3980,-2343r2,l3984,-2344r1,-1l3985,-2441r-1,-1l3983,-2442r1,-1l3985,-2444r,-95xm3985,-2738r-1,-1l3982,-2740r-2,-1l3976,-2741r-2,1l3972,-2739r,1l3972,-2642r,l3973,-2641r-1,l3972,-2640r,96l3972,-2543r2,1l3976,-2542r2,l3980,-2542r2,l3984,-2543r1,-1l3985,-2640r-1,-1l3983,-2641r1,-1l3985,-2642r,-96xm3985,-2937r-1,-1l3982,-2939r-2,l3976,-2939r-2,l3972,-2938r,1l3972,-2841r,1l3973,-2840r-1,1l3972,-2839r,96l3972,-2742r2,1l3976,-2741r2,l3980,-2741r2,l3984,-2742r1,-1l3985,-2839r-1,l3983,-2840r1,l3985,-2841r,-96xm3985,-3136r-1,-1l3982,-3138r-2,l3976,-3138r-2,l3972,-3137r,1l3972,-3040r,1l3973,-3039r-1,1l3972,-3037r,95l3972,-2941r2,1l3976,-2939r2,l3980,-2939r2,-1l3984,-2941r1,-1l3985,-3037r-1,-1l3983,-3039r1,l3985,-3040r,-96xm3985,-3335r-1,-1l3982,-3337r-2,l3976,-3337r-2,l3972,-3336r,1l3972,-3239r,1l3973,-3238r-1,1l3972,-3236r,96l3972,-3140r2,1l3976,-3138r2,l3980,-3138r2,-1l3984,-3140r1,l3985,-3236r-1,-1l3983,-3238r1,l3985,-3239r,-96xm3985,-3435r-1,-1l3982,-3437r-2,l3976,-3437r-2,l3972,-3436r,1l3972,-3339r,1l3974,-3337r2,l3978,-3337r2,l3982,-3337r2,-1l3985,-3339r,-96xm3985,-3634r-1,-1l3982,-3636r-2,l3976,-3636r-2,l3972,-3635r,1l3972,-3538r,1l3973,-3537r-1,1l3972,-3535r,95l3972,-3439r2,1l3976,-3437r2,l3980,-3437r2,-1l3984,-3439r1,-1l3985,-3535r-1,-1l3983,-3537r1,l3985,-3538r,-96xm3985,-3833r-1,-1l3982,-3835r-2,l3976,-3835r-2,l3972,-3834r,1l3972,-3737r,1l3973,-3736r-1,1l3972,-3734r,96l3972,-3638r2,1l3976,-3636r2,l3980,-3636r2,-1l3984,-3638r1,-1l3985,-3734r-1,-1l3983,-3736r1,l3985,-3737r,-96xm3985,-4032r-1,l3982,-4034r-2,l3976,-4034r-2,l3972,-4032r,l3972,-3936r,1l3973,-3934r-1,l3972,-3933r,96l3972,-3836r2,1l3976,-3835r2,l3980,-3835r2,l3984,-3837r1,l3985,-3933r-1,-1l3983,-3934r1,-1l3985,-3936r,-96xm3985,-4230r-1,-1l3982,-4232r-2,-1l3976,-4233r-2,1l3972,-4231r,1l3972,-4134r,l3973,-4133r-1,l3972,-4132r,96l3972,-4035r2,1l3976,-4034r2,l3980,-4034r2,l3984,-4035r1,-1l3985,-4132r-1,-1l3983,-4133r1,-1l3985,-4135r,-95xm3985,-4626r-1,-1l3982,-4628r-2,l3976,-4628r-2,l3972,-4627r,1l3972,-4530r,1l3973,-4529r-1,1l3972,-4528r,96l3972,-4431r1,l3972,-4430r,1l3972,-4333r,1l3973,-4332r-1,l3972,-4331r,96l3972,-4234r2,1l3976,-4233r2,l3980,-4233r2,l3984,-4234r1,-1l3985,-4331r-1,-1l3983,-4332r1,-1l3985,-4333r,-96l3984,-4430r-1,l3984,-4431r1,-1l3985,-4528r-1,l3983,-4529r1,l3985,-4530r,-96xe" fillcolor="#231f20" stroked="f">
              <v:stroke joinstyle="round"/>
              <v:formulas/>
              <v:path arrowok="t" o:connecttype="segments"/>
              <w10:wrap anchorx="page"/>
            </v:shape>
          </w:pict>
        </w:r>
        <w:r>
          <w:pict w14:anchorId="2D5A855E">
            <v:line id="_x0000_s1118" style="position:absolute;left:0;text-align:left;z-index:-16317952;mso-position-horizontal-relative:page;mso-position-vertical-relative:page" from="122.25pt,36pt" to="122.25pt,244.75pt" strokecolor="#231f20" strokeweight=".22861mm">
              <w10:wrap anchorx="page" anchory="page"/>
            </v:line>
          </w:pict>
        </w:r>
        <w:r>
          <w:pict w14:anchorId="04BB2E56">
            <v:line id="_x0000_s1117" style="position:absolute;left:0;text-align:left;z-index:-16317440;mso-position-horizontal-relative:page;mso-position-vertical-relative:page" from="79.85pt,36pt" to="79.85pt,245pt" strokecolor="#231f20" strokeweight=".22861mm">
              <w10:wrap anchorx="page" anchory="page"/>
            </v:line>
          </w:pict>
        </w:r>
        <w:r>
          <w:pict w14:anchorId="1BED3BC9">
            <v:line id="_x0000_s1116" style="position:absolute;left:0;text-align:left;z-index:-16316928;mso-position-horizontal-relative:page;mso-position-vertical-relative:text" from="79.85pt,-229.6pt" to="79.85pt,-55.7pt" strokecolor="#231f20" strokeweight=".22861mm">
              <w10:wrap anchorx="page"/>
            </v:line>
          </w:pict>
        </w:r>
        <w:r>
          <w:pict w14:anchorId="771B5DBD">
            <v:group id="_x0000_s1113" style="position:absolute;left:0;text-align:left;margin-left:784.1pt;margin-top:534.7pt;width:23.3pt;height:38.05pt;z-index:15801856;mso-position-horizontal-relative:page;mso-position-vertical-relative:page" coordorigin="15682,10694" coordsize="466,761">
              <v:shape id="_x0000_s1115" type="#_x0000_t75" style="position:absolute;left:15934;top:11102;width:210;height:352">
                <v:imagedata r:id="rId74" o:title=""/>
              </v:shape>
              <v:shape id="_x0000_s1114" style="position:absolute;left:15682;top:10693;width:466;height:347" coordorigin="15682,10694" coordsize="466,347" o:spt="100" adj="0,,0" path="m16148,10867r-4,-36l16134,10799r-16,-28l16097,10748r-32,-24l16029,10707r-39,-10l15950,10694r-265,l15682,10696r,46l15685,10745r157,l15842,11040r48,l15890,10745r60,l15980,10747r29,7l16035,10764r23,15l16074,10797r13,21l16095,10841r3,26l16098,10986r20,-22l16134,10936r10,-32l16148,10867xm15842,11040r,-51l15685,10989r-3,4l15682,11038r3,2l15842,11040xm16098,10986r,-119l16095,10894r-8,23l16074,10938r-16,17l16035,10970r-26,11l15980,10987r-30,2l15890,10989r,51l15950,11040r40,-3l16029,11028r36,-17l16097,10987r1,-1xe" fillcolor="#76777a" stroked="f">
                <v:stroke joinstyle="round"/>
                <v:formulas/>
                <v:path arrowok="t" o:connecttype="segments"/>
              </v:shape>
              <w10:wrap anchorx="page" anchory="page"/>
            </v:group>
          </w:pict>
        </w:r>
        <w:r>
          <w:pict w14:anchorId="6FE8260D">
            <v:group id="_x0000_s1108" style="position:absolute;left:0;text-align:left;margin-left:783.05pt;margin-top:312.45pt;width:33.75pt;height:79.8pt;z-index:15802368;mso-position-horizontal-relative:page;mso-position-vertical-relative:page" coordorigin="15661,6249" coordsize="675,1596">
              <v:shape id="_x0000_s1112" type="#_x0000_t75" style="position:absolute;left:15924;top:6596;width:232;height:381">
                <v:imagedata r:id="rId75" o:title=""/>
              </v:shape>
              <v:shape id="_x0000_s1111" style="position:absolute;left:15660;top:6544;width:303;height:484" coordorigin="15661,6545" coordsize="303,484" path="m15963,7028r-81,-19l15816,6974r-48,-51l15738,6860r-10,-73l15738,6715r30,-63l15816,6600r65,-36l15963,6546r-17,-1l15870,6556r-68,25l15745,6619r-45,48l15671,6723r-10,63l15661,6789r10,63l15700,6908r45,47l15802,6992r68,26l15946,7029r17,-1xe" fillcolor="#0370b8" stroked="f">
                <v:path arrowok="t"/>
              </v:shape>
              <v:shape id="_x0000_s1110" style="position:absolute;left:15675;top:6249;width:472;height:1596" coordorigin="15676,6249" coordsize="472,1596" o:spt="100" adj="0,,0" path="m16135,6252r-4,-3l15678,6249r-2,3l15676,6524r2,3l15720,6527r3,-3l15723,6300r408,l16135,6297r,-3l16135,6252xm16142,7056r-5,-1l16132,7057r-444,167l15682,7226r-2,3l15680,7280r2,2l15688,7285r444,169l16138,7456r4,-2l16142,7403r-3,-3l15748,7256r,-2l16134,7112r5,-1l16142,7108r,-52xm16148,7705r-12,-71l16102,7572r-51,-50l15986,7490r-74,-11l15832,7490r-65,31l15718,7569r-32,62l15676,7704r3,43l15687,7784r12,30l15713,7840r2,4l15718,7845r38,-17l15761,7826r,-3l15758,7819r-12,-21l15735,7772r-8,-31l15724,7705r14,-67l15776,7583r60,-38l15912,7531r72,14l16044,7583r40,55l16099,7704r-3,36l16088,7771r-11,25l16063,7821r,3l16067,7826r38,18l16108,7842r3,-4l16125,7813r11,-29l16144,7748r4,-43xe" fillcolor="#76777a" stroked="f">
                <v:stroke joinstyle="round"/>
                <v:formulas/>
                <v:path arrowok="t" o:connecttype="segments"/>
              </v:shape>
              <v:shape id="_x0000_s1109" type="#_x0000_t75" style="position:absolute;left:16204;top:7642;width:131;height:108">
                <v:imagedata r:id="rId76" o:title=""/>
              </v:shape>
              <w10:wrap anchorx="page" anchory="page"/>
            </v:group>
          </w:pict>
        </w:r>
        <w:r>
          <w:pict w14:anchorId="3808AD72">
            <v:shape id="_x0000_s1107" style="position:absolute;left:0;text-align:left;margin-left:784.1pt;margin-top:395.8pt;width:23pt;height:15.55pt;z-index:15802880;mso-position-horizontal-relative:page;mso-position-vertical-relative:page" coordorigin="15682,7916" coordsize="460,311" path="m16142,8224r,-3l16142,7919r-4,-3l15685,7916r-3,3l15682,8224r3,2l15727,8226r3,-2l15730,7967r159,l15889,8191r2,2l15933,8193r3,-2l15936,7967r158,l16094,8224r2,2l16138,8226r4,-2xe" fillcolor="#76777a" stroked="f">
              <v:path arrowok="t"/>
              <w10:wrap anchorx="page" anchory="page"/>
            </v:shape>
          </w:pict>
        </w:r>
        <w:r>
          <w:pict w14:anchorId="3FF2B778">
            <v:shape id="_x0000_s1106" style="position:absolute;left:0;text-align:left;margin-left:784.1pt;margin-top:414.85pt;width:23pt;height:18.8pt;z-index:15803392;mso-position-horizontal-relative:page;mso-position-vertical-relative:page" coordorigin="15682,8297" coordsize="460,376" path="m16142,8670r,-43l16138,8624r-3,l15769,8624r366,-274l16140,8346r2,-3l16142,8300r-4,-3l15685,8297r-3,3l15682,8343r3,3l16053,8346r-369,277l15682,8626r,44l15685,8673r453,l16142,8670xe" fillcolor="#76777a" stroked="f">
              <v:path arrowok="t"/>
              <w10:wrap anchorx="page" anchory="page"/>
            </v:shape>
          </w:pict>
        </w:r>
        <w:r>
          <w:pict w14:anchorId="5D755441">
            <v:shape id="_x0000_s1105" style="position:absolute;left:0;text-align:left;margin-left:784.1pt;margin-top:446.5pt;width:23pt;height:16.25pt;z-index:15803904;mso-position-horizontal-relative:page;mso-position-vertical-relative:page" coordorigin="15682,8930" coordsize="460,325" o:spt="100" adj="0,,0" path="m16142,9078r,-145l16138,8930r-453,l15682,8933r,178l15689,9165r23,46l15726,9223r,-242l15894,8981r,235l15907,9201r14,-40l15924,9161r13,21l15937,8981r161,l16098,9193r2,-2l16117,9173r12,-23l16137,9126r3,-24l16142,9078xm15894,9216r,-133l15894,9110r-2,22l15888,9150r-7,15l15868,9182r-17,12l15832,9201r-21,2l15785,9200r-21,-10l15748,9175r-12,-18l15732,9144r-4,-13l15727,9116r-1,-15l15726,9223r24,20l15805,9255r42,-6l15882,9231r12,-15xm16098,9193r,-113l16097,9094r-3,14l16089,9122r-6,12l16072,9148r-15,11l16039,9166r-22,2l15993,9165r-20,-7l15958,9147r-11,-15l15942,9119r-3,-14l15938,9089r-1,-16l15937,9182r2,3l15961,9203r28,12l16025,9219r29,-3l16080,9206r18,-13xe" fillcolor="#76777a" stroked="f">
              <v:stroke joinstyle="round"/>
              <v:formulas/>
              <v:path arrowok="t" o:connecttype="segments"/>
              <w10:wrap anchorx="page" anchory="page"/>
            </v:shape>
          </w:pict>
        </w:r>
        <w:r>
          <w:pict w14:anchorId="792E1D66">
            <v:shape id="_x0000_s1104" style="position:absolute;left:0;text-align:left;margin-left:784.1pt;margin-top:467.4pt;width:23.3pt;height:17.35pt;z-index:15804416;mso-position-horizontal-relative:page;mso-position-vertical-relative:page" coordorigin="15682,9348" coordsize="466,347" o:spt="100" adj="0,,0" path="m16148,9521r-4,-37l16134,9452r-16,-27l16097,9402r-32,-24l16029,9361r-39,-10l15950,9348r-265,l15682,9350r,46l15685,9399r157,l15842,9694r48,l15890,9399r60,l15980,9401r29,7l16035,9418r23,15l16074,9451r13,21l16095,9495r3,26l16098,9640r20,-22l16134,9590r10,-32l16148,9521xm15842,9694r,-51l15685,9643r-3,4l15682,9692r3,2l15842,9694xm16098,9640r,-119l16095,9547r-8,24l16074,9592r-16,17l16035,9624r-26,11l15980,9641r-30,2l15890,9643r,51l15950,9694r40,-3l16029,9681r36,-16l16097,9641r1,-1xe" fillcolor="#76777a" stroked="f">
              <v:stroke joinstyle="round"/>
              <v:formulas/>
              <v:path arrowok="t" o:connecttype="segments"/>
              <w10:wrap anchorx="page" anchory="page"/>
            </v:shape>
          </w:pict>
        </w:r>
        <w:r>
          <w:pict w14:anchorId="792ABF72">
            <v:shape id="_x0000_s1103" style="position:absolute;left:0;text-align:left;margin-left:784.1pt;margin-top:490.25pt;width:23pt;height:18.8pt;z-index:15804928;mso-position-horizontal-relative:page;mso-position-vertical-relative:page" coordorigin="15682,9805" coordsize="460,376" path="m16142,10177r,-43l16138,10131r-3,l15769,10131r366,-274l16140,9853r2,-3l16142,9807r-4,-2l15685,9805r-3,2l15682,9850r3,3l16053,9853r-369,278l15682,10133r,44l15685,10180r453,l16142,10177xe" fillcolor="#76777a" stroked="f">
              <v:path arrowok="t"/>
              <w10:wrap anchorx="page" anchory="page"/>
            </v:shape>
          </w:pict>
        </w:r>
        <w:r>
          <w:pict w14:anchorId="77FF801B">
            <v:shape id="_x0000_s1102" style="position:absolute;left:0;text-align:left;margin-left:784.1pt;margin-top:514.55pt;width:23pt;height:16.45pt;z-index:15805440;mso-position-horizontal-relative:page;mso-position-vertical-relative:page" coordorigin="15682,10291" coordsize="460,329" path="m16142,10608r,-60l16140,10545r-5,-4l15920,10342r218,l16142,10339r,-45l16138,10291r-453,l15682,10294r,45l15685,10342r167,l15901,10389r-213,167l15684,10559r-2,2l15682,10620r6,l15940,10424r196,186l16142,10608xe" fillcolor="#76777a" stroked="f">
              <v:path arrowok="t"/>
              <w10:wrap anchorx="page" anchory="page"/>
            </v:shape>
          </w:pict>
        </w:r>
        <w:r w:rsidR="003B66BE" w:rsidDel="00D37E84">
          <w:rPr>
            <w:rFonts w:ascii="Trebuchet MS" w:hAnsi="Trebuchet MS"/>
            <w:color w:val="010202"/>
            <w:w w:val="90"/>
            <w:sz w:val="16"/>
          </w:rPr>
          <w:delText>Lovćen</w:delText>
        </w:r>
        <w:r w:rsidR="003B66BE"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R="003B66BE" w:rsidDel="00D37E84">
          <w:rPr>
            <w:rFonts w:ascii="Trebuchet MS" w:hAnsi="Trebuchet MS"/>
            <w:color w:val="010202"/>
            <w:w w:val="90"/>
            <w:sz w:val="16"/>
          </w:rPr>
          <w:delText>banka</w:delText>
        </w:r>
        <w:r w:rsidR="003B66BE"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R="003B66BE" w:rsidDel="00D37E84">
          <w:rPr>
            <w:rFonts w:ascii="Trebuchet MS" w:hAnsi="Trebuchet MS"/>
            <w:color w:val="010202"/>
            <w:w w:val="90"/>
            <w:sz w:val="16"/>
          </w:rPr>
          <w:delText>AD</w:delText>
        </w:r>
        <w:r w:rsidR="003B66BE" w:rsidDel="00D37E84"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  <w:r w:rsidR="003B66BE" w:rsidDel="00D37E84"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p w14:paraId="227A2D50" w14:textId="64A6FBAE" w:rsidR="001A631C" w:rsidDel="00D37E84" w:rsidRDefault="001A631C">
      <w:pPr>
        <w:rPr>
          <w:del w:id="334" w:author="User" w:date="2023-04-17T13:56:00Z"/>
          <w:rFonts w:ascii="Trebuchet MS" w:hAnsi="Trebuchet MS"/>
          <w:sz w:val="16"/>
        </w:rPr>
        <w:sectPr w:rsidR="001A631C" w:rsidDel="00D37E84">
          <w:pgSz w:w="16840" w:h="11910" w:orient="landscape"/>
          <w:pgMar w:top="600" w:right="1860" w:bottom="0" w:left="620" w:header="720" w:footer="720" w:gutter="0"/>
          <w:cols w:space="720"/>
        </w:sectPr>
      </w:pPr>
    </w:p>
    <w:p w14:paraId="44290D0F" w14:textId="77777777" w:rsidR="001A631C" w:rsidRDefault="00911BAD">
      <w:pPr>
        <w:pStyle w:val="a3"/>
        <w:tabs>
          <w:tab w:val="left" w:pos="8718"/>
        </w:tabs>
        <w:ind w:left="6037"/>
        <w:rPr>
          <w:rFonts w:ascii="Trebuchet MS"/>
        </w:rPr>
      </w:pPr>
      <w:r>
        <w:rPr>
          <w:rFonts w:ascii="Trebuchet MS"/>
        </w:rPr>
      </w:r>
      <w:r>
        <w:rPr>
          <w:rFonts w:ascii="Trebuchet MS"/>
        </w:rPr>
        <w:pict w14:anchorId="50DD23F1">
          <v:group id="_x0000_s1097" style="width:79.8pt;height:33.75pt;mso-position-horizontal-relative:char;mso-position-vertical-relative:line" coordsize="1596,675">
            <v:shape id="_x0000_s1101" type="#_x0000_t75" style="position:absolute;left:347;top:180;width:381;height:232">
              <v:imagedata r:id="rId143" o:title=""/>
            </v:shape>
            <v:shape id="_x0000_s1100" style="position:absolute;left:295;top:372;width:484;height:303" coordorigin="296,372" coordsize="484,303" path="m778,372r-18,82l724,520r-50,48l611,597r-73,10l466,597,402,568,351,520,315,454,297,372r-1,18l307,466r25,67l370,591r47,44l474,664r63,11l540,675r63,-11l659,635r47,-44l743,533r25,-67l780,390r-2,-18xe" fillcolor="#0071b8" stroked="f">
              <v:path arrowok="t"/>
            </v:shape>
            <v:shape id="_x0000_s1099" style="position:absolute;left:-1;top:188;width:1596;height:472" coordorigin=",188" coordsize="1596,472" o:spt="100" adj="0,,0" path="m278,616r-3,-4l51,612r,-408l48,201r-3,l3,201,,204,,657r3,3l275,660r3,-3l278,616xm1206,198r-1,-4l1154,194r-3,3l1006,588r-1,l863,202r-1,-5l859,194r-52,l806,198r2,6l975,648r2,6l980,655r51,l1033,654r3,-6l1205,204r1,-6xm1596,618r-17,-39l1577,575r-3,-1l1570,577r-21,13l1522,601r-30,8l1456,612r-67,-14l1334,560r-38,-60l1282,423r14,-72l1333,292r55,-40l1455,237r36,3l1521,248r26,11l1572,272r3,1l1577,268r17,-37l1593,227r-4,-2l1564,211r-30,-11l1499,191r-43,-3l1385,200r-63,34l1273,285r-32,64l1229,423r12,80l1272,569r48,49l1382,649r73,11l1498,657r37,-8l1565,637r26,-14l1595,620r1,-2xe" fillcolor="#76787b" stroked="f">
              <v:stroke joinstyle="round"/>
              <v:formulas/>
              <v:path arrowok="t" o:connecttype="segments"/>
            </v:shape>
            <v:shape id="_x0000_s1098" type="#_x0000_t75" style="position:absolute;left:1393;width:108;height:131">
              <v:imagedata r:id="rId144" o:title=""/>
            </v:shape>
            <w10:anchorlock/>
          </v:group>
        </w:pict>
      </w:r>
      <w:r w:rsidR="003B66BE">
        <w:rPr>
          <w:rFonts w:ascii="Times New Roman"/>
          <w:spacing w:val="2"/>
        </w:rPr>
        <w:t xml:space="preserve"> </w:t>
      </w:r>
      <w:r>
        <w:rPr>
          <w:rFonts w:ascii="Trebuchet MS"/>
          <w:spacing w:val="2"/>
          <w:position w:val="2"/>
        </w:rPr>
      </w:r>
      <w:r>
        <w:rPr>
          <w:rFonts w:ascii="Trebuchet MS"/>
          <w:spacing w:val="2"/>
          <w:position w:val="2"/>
        </w:rPr>
        <w:pict w14:anchorId="1C9434AF">
          <v:group id="_x0000_s1095" style="width:15.55pt;height:23pt;mso-position-horizontal-relative:char;mso-position-vertical-relative:line" coordsize="311,460">
            <v:shape id="_x0000_s1096" style="position:absolute;width:311;height:460" coordsize="311,460" path="m308,r-3,l3,,,3,,457r3,2l308,459r2,-2l310,415r-2,-4l51,411r,-158l275,253r2,-3l277,208r-2,-2l51,206,51,48r257,l310,45r,-42l308,xe" fillcolor="#76787b" stroked="f">
              <v:path arrowok="t"/>
            </v:shape>
            <w10:anchorlock/>
          </v:group>
        </w:pict>
      </w:r>
      <w:r w:rsidR="003B66BE">
        <w:rPr>
          <w:rFonts w:ascii="Times New Roman"/>
          <w:spacing w:val="6"/>
          <w:position w:val="2"/>
        </w:rPr>
        <w:t xml:space="preserve"> </w:t>
      </w:r>
      <w:r>
        <w:rPr>
          <w:rFonts w:ascii="Trebuchet MS"/>
          <w:spacing w:val="6"/>
          <w:position w:val="2"/>
        </w:rPr>
      </w:r>
      <w:r>
        <w:rPr>
          <w:rFonts w:ascii="Trebuchet MS"/>
          <w:spacing w:val="6"/>
          <w:position w:val="2"/>
        </w:rPr>
        <w:pict w14:anchorId="6AFE5965">
          <v:group id="_x0000_s1093" style="width:18.8pt;height:23pt;mso-position-horizontal-relative:char;mso-position-vertical-relative:line" coordsize="376,460">
            <v:shape id="_x0000_s1094" style="position:absolute;width:376;height:460" coordsize="376,460" path="m373,l329,r-2,3l327,7r,365l53,7,48,1,46,,3,,,3,,456r3,3l46,459r2,-3l48,88,326,458r3,1l373,459r3,-3l376,3,373,xe" fillcolor="#76787b" stroked="f">
              <v:path arrowok="t"/>
            </v:shape>
            <w10:anchorlock/>
          </v:group>
        </w:pict>
      </w:r>
      <w:r w:rsidR="003B66BE">
        <w:rPr>
          <w:rFonts w:ascii="Trebuchet MS"/>
          <w:spacing w:val="6"/>
          <w:position w:val="2"/>
        </w:rPr>
        <w:tab/>
      </w:r>
      <w:r>
        <w:rPr>
          <w:rFonts w:ascii="Trebuchet MS"/>
          <w:spacing w:val="6"/>
          <w:position w:val="2"/>
        </w:rPr>
      </w:r>
      <w:r>
        <w:rPr>
          <w:rFonts w:ascii="Trebuchet MS"/>
          <w:spacing w:val="6"/>
          <w:position w:val="2"/>
        </w:rPr>
        <w:pict w14:anchorId="4EDA0099">
          <v:group id="_x0000_s1091" style="width:16.25pt;height:23pt;mso-position-horizontal-relative:char;mso-position-vertical-relative:line" coordsize="325,460">
            <v:shape id="_x0000_s1092" style="position:absolute;width:325;height:460" coordsize="325,460" o:spt="100" adj="0,,0" path="m147,l3,,,3,,456r3,3l181,459r53,-7l280,430r12,-15l51,415r,-168l286,247,271,235,231,221r,-3l251,204r-200,l51,44r212,l261,41,242,25,220,13,196,5,171,1,147,xm286,247r-134,l179,248r23,2l219,254r15,7l251,274r12,16l270,309r3,21l269,357r-9,21l245,394r-19,11l214,410r-14,3l186,415r-15,l292,415r20,-23l324,336r-6,-42l300,260,286,247xm263,44r-114,l164,45r14,2l191,52r13,7l218,70r10,15l235,103r3,22l235,149r-7,19l216,183r-14,11l189,199r-14,4l159,204r-16,l251,204r3,-2l273,181r11,-29l289,117,285,87,276,62,263,44xe" fillcolor="#76787b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7"/>
          <w:position w:val="2"/>
        </w:rPr>
        <w:t xml:space="preserve"> </w:t>
      </w:r>
      <w:r>
        <w:rPr>
          <w:rFonts w:ascii="Trebuchet MS"/>
          <w:spacing w:val="27"/>
          <w:position w:val="2"/>
        </w:rPr>
      </w:r>
      <w:r>
        <w:rPr>
          <w:rFonts w:ascii="Trebuchet MS"/>
          <w:spacing w:val="27"/>
          <w:position w:val="2"/>
        </w:rPr>
        <w:pict w14:anchorId="2193EEA0">
          <v:group id="_x0000_s1089" style="width:17.35pt;height:23.3pt;mso-position-horizontal-relative:char;mso-position-vertical-relative:line" coordsize="347,466">
            <v:shape id="_x0000_s1090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6787b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rFonts w:ascii="Trebuchet MS"/>
          <w:spacing w:val="36"/>
          <w:position w:val="2"/>
        </w:rPr>
      </w:r>
      <w:r>
        <w:rPr>
          <w:rFonts w:ascii="Trebuchet MS"/>
          <w:spacing w:val="36"/>
          <w:position w:val="2"/>
        </w:rPr>
        <w:pict w14:anchorId="1067EC74">
          <v:group id="_x0000_s1087" style="width:18.8pt;height:23pt;mso-position-horizontal-relative:char;mso-position-vertical-relative:line" coordsize="376,460">
            <v:shape id="_x0000_s1088" style="position:absolute;width:376;height:460" coordsize="376,460" path="m373,l329,r-2,3l327,7r,365l53,7,48,1,46,,3,,,3,,456r3,3l46,459r2,-3l48,88,326,458r3,1l373,459r3,-3l376,3,373,xe" fillcolor="#76787b" stroked="f">
              <v:path arrowok="t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rFonts w:ascii="Trebuchet MS"/>
          <w:spacing w:val="36"/>
          <w:position w:val="2"/>
        </w:rPr>
      </w:r>
      <w:r>
        <w:rPr>
          <w:rFonts w:ascii="Trebuchet MS"/>
          <w:spacing w:val="36"/>
          <w:position w:val="2"/>
        </w:rPr>
        <w:pict w14:anchorId="1E3D66F5">
          <v:group id="_x0000_s1085" style="width:16.45pt;height:23pt;mso-position-horizontal-relative:char;mso-position-vertical-relative:line" coordsize="329,460">
            <v:shape id="_x0000_s1086" style="position:absolute;width:329;height:460" coordsize="329,460" path="m317,l257,r-3,2l250,7,51,221,51,3,48,,3,,,3,,456r3,3l48,459r3,-3l51,290,97,241,264,453r4,5l270,459r59,l329,453,133,202,319,5,317,xe" fillcolor="#76787b" stroked="f">
              <v:path arrowok="t"/>
            </v:shape>
            <w10:anchorlock/>
          </v:group>
        </w:pict>
      </w:r>
      <w:r w:rsidR="003B66BE">
        <w:rPr>
          <w:rFonts w:ascii="Times New Roman"/>
          <w:spacing w:val="12"/>
          <w:position w:val="2"/>
        </w:rPr>
        <w:t xml:space="preserve"> </w:t>
      </w:r>
      <w:r>
        <w:rPr>
          <w:rFonts w:ascii="Trebuchet MS"/>
          <w:spacing w:val="12"/>
          <w:position w:val="2"/>
        </w:rPr>
      </w:r>
      <w:r>
        <w:rPr>
          <w:rFonts w:ascii="Trebuchet MS"/>
          <w:spacing w:val="12"/>
          <w:position w:val="2"/>
        </w:rPr>
        <w:pict w14:anchorId="7F3D8DBF">
          <v:group id="_x0000_s1082" style="width:38.05pt;height:23.3pt;mso-position-horizontal-relative:char;mso-position-vertical-relative:line" coordsize="761,466">
            <v:shape id="_x0000_s1084" type="#_x0000_t75" style="position:absolute;left:408;top:3;width:352;height:210">
              <v:imagedata r:id="rId145" o:title=""/>
            </v:shape>
            <v:shape id="_x0000_s1083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6787b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5E6DEB9" w14:textId="77777777" w:rsidR="001A631C" w:rsidRDefault="001A631C">
      <w:pPr>
        <w:pStyle w:val="a3"/>
        <w:rPr>
          <w:rFonts w:ascii="Trebuchet MS"/>
        </w:rPr>
      </w:pPr>
    </w:p>
    <w:p w14:paraId="34FB5D16" w14:textId="77777777" w:rsidR="001A631C" w:rsidRDefault="001A631C">
      <w:pPr>
        <w:pStyle w:val="a3"/>
        <w:rPr>
          <w:rFonts w:ascii="Trebuchet MS"/>
        </w:rPr>
      </w:pPr>
    </w:p>
    <w:p w14:paraId="2A2EF4D4" w14:textId="77777777" w:rsidR="001A631C" w:rsidRDefault="001A631C">
      <w:pPr>
        <w:pStyle w:val="a3"/>
        <w:rPr>
          <w:rFonts w:ascii="Trebuchet MS"/>
        </w:rPr>
      </w:pPr>
    </w:p>
    <w:p w14:paraId="667328B4" w14:textId="77777777" w:rsidR="001A631C" w:rsidRDefault="003B66BE">
      <w:pPr>
        <w:pStyle w:val="1"/>
        <w:spacing w:before="172"/>
        <w:ind w:left="186"/>
      </w:pPr>
      <w:r>
        <w:rPr>
          <w:color w:val="231F20"/>
          <w:spacing w:val="-1"/>
        </w:rPr>
        <w:t>INFORMATIVNI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DODATAK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ZA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DEPONENTA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/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INFORMATION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DEPOSITORS</w:t>
      </w:r>
    </w:p>
    <w:p w14:paraId="6AED6A5D" w14:textId="77777777" w:rsidR="001A631C" w:rsidRDefault="003B66BE">
      <w:pPr>
        <w:pStyle w:val="3"/>
        <w:spacing w:before="214"/>
        <w:ind w:left="186"/>
        <w:rPr>
          <w:u w:val="none"/>
        </w:rPr>
      </w:pPr>
      <w:r>
        <w:rPr>
          <w:color w:val="231F20"/>
          <w:u w:color="231F20"/>
        </w:rPr>
        <w:t>Osnovne</w:t>
      </w:r>
      <w:r>
        <w:rPr>
          <w:color w:val="231F20"/>
          <w:spacing w:val="-2"/>
          <w:u w:color="231F20"/>
        </w:rPr>
        <w:t xml:space="preserve"> </w:t>
      </w:r>
      <w:r>
        <w:rPr>
          <w:color w:val="231F20"/>
          <w:u w:color="231F20"/>
        </w:rPr>
        <w:t>informacije</w:t>
      </w:r>
      <w:r>
        <w:rPr>
          <w:color w:val="231F20"/>
          <w:spacing w:val="-1"/>
          <w:u w:color="231F20"/>
        </w:rPr>
        <w:t xml:space="preserve"> </w:t>
      </w:r>
      <w:r>
        <w:rPr>
          <w:color w:val="231F20"/>
          <w:u w:color="231F20"/>
        </w:rPr>
        <w:t>o</w:t>
      </w:r>
      <w:r>
        <w:rPr>
          <w:color w:val="231F20"/>
          <w:spacing w:val="-1"/>
          <w:u w:color="231F20"/>
        </w:rPr>
        <w:t xml:space="preserve"> </w:t>
      </w:r>
      <w:r>
        <w:rPr>
          <w:color w:val="231F20"/>
          <w:u w:color="231F20"/>
        </w:rPr>
        <w:t>zaštiti</w:t>
      </w:r>
      <w:r>
        <w:rPr>
          <w:color w:val="231F20"/>
          <w:spacing w:val="-2"/>
          <w:u w:color="231F20"/>
        </w:rPr>
        <w:t xml:space="preserve"> </w:t>
      </w:r>
      <w:r>
        <w:rPr>
          <w:color w:val="231F20"/>
          <w:u w:color="231F20"/>
        </w:rPr>
        <w:t>depozita</w:t>
      </w:r>
      <w:r>
        <w:rPr>
          <w:color w:val="231F20"/>
          <w:spacing w:val="-1"/>
          <w:u w:color="231F20"/>
        </w:rPr>
        <w:t xml:space="preserve"> </w:t>
      </w:r>
      <w:r>
        <w:rPr>
          <w:color w:val="231F20"/>
          <w:u w:color="231F20"/>
        </w:rPr>
        <w:t>/</w:t>
      </w:r>
      <w:r>
        <w:rPr>
          <w:color w:val="231F20"/>
          <w:spacing w:val="-2"/>
          <w:u w:val="none"/>
        </w:rPr>
        <w:t xml:space="preserve"> </w:t>
      </w:r>
      <w:r>
        <w:rPr>
          <w:color w:val="939598"/>
          <w:u w:color="939598"/>
        </w:rPr>
        <w:t>Basic</w:t>
      </w:r>
      <w:r>
        <w:rPr>
          <w:color w:val="939598"/>
          <w:spacing w:val="-1"/>
          <w:u w:color="939598"/>
        </w:rPr>
        <w:t xml:space="preserve"> </w:t>
      </w:r>
      <w:r>
        <w:rPr>
          <w:color w:val="939598"/>
          <w:u w:color="939598"/>
        </w:rPr>
        <w:t>information</w:t>
      </w:r>
      <w:r>
        <w:rPr>
          <w:color w:val="939598"/>
          <w:spacing w:val="-2"/>
          <w:u w:color="939598"/>
        </w:rPr>
        <w:t xml:space="preserve"> </w:t>
      </w:r>
      <w:r>
        <w:rPr>
          <w:color w:val="939598"/>
          <w:u w:color="939598"/>
        </w:rPr>
        <w:t>on</w:t>
      </w:r>
      <w:r>
        <w:rPr>
          <w:color w:val="939598"/>
          <w:spacing w:val="-1"/>
          <w:u w:color="939598"/>
        </w:rPr>
        <w:t xml:space="preserve"> </w:t>
      </w:r>
      <w:r>
        <w:rPr>
          <w:color w:val="939598"/>
          <w:u w:color="939598"/>
        </w:rPr>
        <w:t>deposit</w:t>
      </w:r>
      <w:r>
        <w:rPr>
          <w:color w:val="939598"/>
          <w:spacing w:val="-1"/>
          <w:u w:color="939598"/>
        </w:rPr>
        <w:t xml:space="preserve"> </w:t>
      </w:r>
      <w:r>
        <w:rPr>
          <w:color w:val="939598"/>
          <w:u w:color="939598"/>
        </w:rPr>
        <w:t>protection</w:t>
      </w:r>
    </w:p>
    <w:p w14:paraId="31165DFC" w14:textId="77777777" w:rsidR="001A631C" w:rsidRDefault="001A631C">
      <w:pPr>
        <w:pStyle w:val="a3"/>
        <w:spacing w:before="11"/>
        <w:rPr>
          <w:b/>
          <w:sz w:val="27"/>
        </w:rPr>
      </w:pPr>
    </w:p>
    <w:p w14:paraId="42204B1D" w14:textId="77777777" w:rsidR="001A631C" w:rsidRDefault="00911BAD">
      <w:pPr>
        <w:spacing w:before="60"/>
        <w:ind w:left="186"/>
        <w:rPr>
          <w:b/>
          <w:i/>
          <w:sz w:val="20"/>
        </w:rPr>
      </w:pPr>
      <w:r>
        <w:pict w14:anchorId="7773DF7B">
          <v:shape id="_x0000_s1081" type="#_x0000_t202" style="position:absolute;left:0;text-align:left;margin-left:24.7pt;margin-top:18.9pt;width:545.9pt;height:19.95pt;z-index:-15647232;mso-wrap-distance-left:0;mso-wrap-distance-right:0;mso-position-horizontal-relative:page" filled="f" strokecolor="#230e0f" strokeweight=".5pt">
            <v:textbox inset="0,0,0,0">
              <w:txbxContent>
                <w:p w14:paraId="264A52CB" w14:textId="77777777" w:rsidR="001A631C" w:rsidRDefault="003B66BE">
                  <w:pPr>
                    <w:spacing w:before="57"/>
                    <w:ind w:left="67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Fond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zaštitu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depozita</w:t>
                  </w:r>
                  <w:r>
                    <w:rPr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Fund</w:t>
                  </w:r>
                </w:p>
              </w:txbxContent>
            </v:textbox>
            <w10:wrap type="topAndBottom" anchorx="page"/>
          </v:shape>
        </w:pict>
      </w:r>
      <w:r w:rsidR="003B66BE">
        <w:rPr>
          <w:b/>
          <w:color w:val="231F20"/>
          <w:sz w:val="20"/>
        </w:rPr>
        <w:t>Depozite</w:t>
      </w:r>
      <w:r w:rsidR="003B66BE">
        <w:rPr>
          <w:b/>
          <w:color w:val="231F20"/>
          <w:spacing w:val="-5"/>
          <w:sz w:val="20"/>
        </w:rPr>
        <w:t xml:space="preserve"> </w:t>
      </w:r>
      <w:r w:rsidR="003B66BE">
        <w:rPr>
          <w:b/>
          <w:color w:val="231F20"/>
          <w:sz w:val="20"/>
        </w:rPr>
        <w:t>u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Lovćen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banci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štiti</w:t>
      </w:r>
      <w:r w:rsidR="003B66BE">
        <w:rPr>
          <w:b/>
          <w:color w:val="231F20"/>
          <w:spacing w:val="-3"/>
          <w:sz w:val="20"/>
        </w:rPr>
        <w:t xml:space="preserve"> </w:t>
      </w:r>
      <w:r w:rsidR="003B66BE">
        <w:rPr>
          <w:color w:val="231F20"/>
          <w:sz w:val="20"/>
        </w:rPr>
        <w:t>/</w:t>
      </w:r>
      <w:r w:rsidR="003B66BE">
        <w:rPr>
          <w:color w:val="231F20"/>
          <w:spacing w:val="-5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Deposits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in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Lovćen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Bank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are</w:t>
      </w:r>
      <w:r w:rsidR="003B66BE">
        <w:rPr>
          <w:b/>
          <w:i/>
          <w:color w:val="939598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protected</w:t>
      </w:r>
      <w:r w:rsidR="003B66BE">
        <w:rPr>
          <w:b/>
          <w:i/>
          <w:color w:val="939598"/>
          <w:spacing w:val="-5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by:</w:t>
      </w:r>
    </w:p>
    <w:p w14:paraId="6BEE64B5" w14:textId="77777777" w:rsidR="001A631C" w:rsidRDefault="003B66BE">
      <w:pPr>
        <w:spacing w:before="110" w:after="110"/>
        <w:ind w:left="186"/>
        <w:rPr>
          <w:b/>
          <w:i/>
          <w:sz w:val="20"/>
        </w:rPr>
      </w:pPr>
      <w:r>
        <w:rPr>
          <w:b/>
          <w:color w:val="231F20"/>
          <w:sz w:val="20"/>
        </w:rPr>
        <w:t>Nivo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zaštite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Level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protection:</w:t>
      </w:r>
    </w:p>
    <w:p w14:paraId="339A7767" w14:textId="77777777" w:rsidR="001A631C" w:rsidRDefault="00911BAD">
      <w:pPr>
        <w:pStyle w:val="a3"/>
        <w:ind w:left="108"/>
      </w:pPr>
      <w:r>
        <w:pict w14:anchorId="53AB0451">
          <v:shape id="_x0000_s1353" type="#_x0000_t202" style="width:545.9pt;height:52.55pt;mso-left-percent:-10001;mso-top-percent:-10001;mso-position-horizontal:absolute;mso-position-horizontal-relative:char;mso-position-vertical:absolute;mso-position-vertical-relative:line;mso-left-percent:-10001;mso-top-percent:-10001" filled="f" strokecolor="#230e0f" strokeweight=".5pt">
            <v:textbox inset="0,0,0,0">
              <w:txbxContent>
                <w:p w14:paraId="7FB664EC" w14:textId="77777777" w:rsidR="001A631C" w:rsidRDefault="003B66BE">
                  <w:pPr>
                    <w:spacing w:before="20" w:line="235" w:lineRule="auto"/>
                    <w:ind w:left="67" w:right="64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w w:val="95"/>
                      <w:sz w:val="20"/>
                    </w:rPr>
                    <w:t>50.000 eura po deponetu po kreditnoj instituciji do dana pristupanja Crne Gore Evropskoj uniji. 100.000 eura po deponetu po kreditnoj</w:t>
                  </w:r>
                  <w:r>
                    <w:rPr>
                      <w:color w:val="231F20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 xml:space="preserve">instituciji od dana pristupanja Crne Gore Evropskoj uniji. / </w:t>
                  </w:r>
                  <w:r>
                    <w:rPr>
                      <w:i/>
                      <w:color w:val="939598"/>
                      <w:sz w:val="20"/>
                    </w:rPr>
                    <w:t>EUR 50,000 per deposit per credit institution until the day of Montenegro’s</w:t>
                  </w:r>
                  <w:r>
                    <w:rPr>
                      <w:i/>
                      <w:color w:val="939598"/>
                      <w:spacing w:val="-4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European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Union.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100,000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per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per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credit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institution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date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Euro-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pean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Union.</w:t>
                  </w:r>
                </w:p>
              </w:txbxContent>
            </v:textbox>
            <w10:anchorlock/>
          </v:shape>
        </w:pict>
      </w:r>
    </w:p>
    <w:p w14:paraId="47E389CD" w14:textId="77777777" w:rsidR="001A631C" w:rsidRDefault="001A631C">
      <w:pPr>
        <w:pStyle w:val="a3"/>
        <w:spacing w:before="3"/>
        <w:rPr>
          <w:b/>
          <w:i/>
          <w:sz w:val="6"/>
        </w:rPr>
      </w:pPr>
    </w:p>
    <w:p w14:paraId="7F2A6013" w14:textId="77777777" w:rsidR="001A631C" w:rsidRDefault="00911BAD">
      <w:pPr>
        <w:spacing w:before="59"/>
        <w:ind w:left="186"/>
        <w:rPr>
          <w:b/>
          <w:i/>
          <w:sz w:val="20"/>
        </w:rPr>
      </w:pPr>
      <w:r>
        <w:pict w14:anchorId="62D18AF7">
          <v:shape id="_x0000_s1079" type="#_x0000_t202" style="position:absolute;left:0;text-align:left;margin-left:24.7pt;margin-top:19.55pt;width:545.9pt;height:52.55pt;z-index:-15646208;mso-wrap-distance-left:0;mso-wrap-distance-right:0;mso-position-horizontal-relative:page" filled="f" strokecolor="#230e0f" strokeweight=".5pt">
            <v:textbox inset="0,0,0,0">
              <w:txbxContent>
                <w:p w14:paraId="35A43E66" w14:textId="77777777" w:rsidR="001A631C" w:rsidRDefault="003B66BE">
                  <w:pPr>
                    <w:spacing w:before="46" w:line="235" w:lineRule="auto"/>
                    <w:ind w:left="67" w:right="64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Svi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vaši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depoziti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u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istoj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kreditnoj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instituciji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su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»agregirani«,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ukupan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iznos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ograničen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je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na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50.000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eura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do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dana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pristupanja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Crne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Gore</w:t>
                  </w:r>
                  <w:r>
                    <w:rPr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Evropskoj uniji, odnosno 100.000 eura od dana pristupanja Crne Gore Evropskoj uniji. /</w:t>
                  </w:r>
                  <w:r>
                    <w:rPr>
                      <w:i/>
                      <w:color w:val="939598"/>
                      <w:sz w:val="20"/>
                    </w:rPr>
                    <w:t>All your deposits in the same credit institution</w:t>
                  </w:r>
                  <w:r>
                    <w:rPr>
                      <w:i/>
                      <w:color w:val="939598"/>
                      <w:spacing w:val="-4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are “aggregated”, and the total amount of protection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is limited to EUR 50,000 until the date of Montenegro’s accession to the Euro-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pean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Union,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i.e.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100,000 from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date of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 European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Union.</w:t>
                  </w:r>
                </w:p>
              </w:txbxContent>
            </v:textbox>
            <w10:wrap type="topAndBottom" anchorx="page"/>
          </v:shape>
        </w:pict>
      </w:r>
      <w:r w:rsidR="003B66BE">
        <w:rPr>
          <w:b/>
          <w:color w:val="231F20"/>
          <w:sz w:val="20"/>
        </w:rPr>
        <w:t>Ako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u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istoj</w:t>
      </w:r>
      <w:r w:rsidR="003B66BE">
        <w:rPr>
          <w:b/>
          <w:color w:val="231F20"/>
          <w:spacing w:val="-3"/>
          <w:sz w:val="20"/>
        </w:rPr>
        <w:t xml:space="preserve"> </w:t>
      </w:r>
      <w:r w:rsidR="003B66BE">
        <w:rPr>
          <w:b/>
          <w:color w:val="231F20"/>
          <w:sz w:val="20"/>
        </w:rPr>
        <w:t>kreditnoj</w:t>
      </w:r>
      <w:r w:rsidR="003B66BE">
        <w:rPr>
          <w:b/>
          <w:color w:val="231F20"/>
          <w:spacing w:val="-5"/>
          <w:sz w:val="20"/>
        </w:rPr>
        <w:t xml:space="preserve"> </w:t>
      </w:r>
      <w:r w:rsidR="003B66BE">
        <w:rPr>
          <w:b/>
          <w:color w:val="231F20"/>
          <w:sz w:val="20"/>
        </w:rPr>
        <w:t>instituciji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imate</w:t>
      </w:r>
      <w:r w:rsidR="003B66BE">
        <w:rPr>
          <w:b/>
          <w:color w:val="231F20"/>
          <w:spacing w:val="-5"/>
          <w:sz w:val="20"/>
        </w:rPr>
        <w:t xml:space="preserve"> </w:t>
      </w:r>
      <w:r w:rsidR="003B66BE">
        <w:rPr>
          <w:b/>
          <w:color w:val="231F20"/>
          <w:sz w:val="20"/>
        </w:rPr>
        <w:t>više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depozita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/</w:t>
      </w:r>
      <w:r w:rsidR="003B66BE">
        <w:rPr>
          <w:b/>
          <w:color w:val="231F20"/>
          <w:spacing w:val="-1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If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you</w:t>
      </w:r>
      <w:r w:rsidR="003B66BE">
        <w:rPr>
          <w:b/>
          <w:i/>
          <w:color w:val="939598"/>
          <w:spacing w:val="-5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have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more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deposits</w:t>
      </w:r>
      <w:r w:rsidR="003B66BE">
        <w:rPr>
          <w:b/>
          <w:i/>
          <w:color w:val="939598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in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the</w:t>
      </w:r>
      <w:r w:rsidR="003B66BE">
        <w:rPr>
          <w:b/>
          <w:i/>
          <w:color w:val="939598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same</w:t>
      </w:r>
      <w:r w:rsidR="003B66BE">
        <w:rPr>
          <w:b/>
          <w:i/>
          <w:color w:val="939598"/>
          <w:spacing w:val="-5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credit</w:t>
      </w:r>
      <w:r w:rsidR="003B66BE">
        <w:rPr>
          <w:b/>
          <w:i/>
          <w:color w:val="939598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institution:</w:t>
      </w:r>
    </w:p>
    <w:p w14:paraId="17B4BA9B" w14:textId="77777777" w:rsidR="001A631C" w:rsidRDefault="001A631C">
      <w:pPr>
        <w:pStyle w:val="a3"/>
        <w:spacing w:before="6"/>
        <w:rPr>
          <w:b/>
          <w:i/>
          <w:sz w:val="8"/>
        </w:rPr>
      </w:pPr>
    </w:p>
    <w:p w14:paraId="0B678FF9" w14:textId="77777777" w:rsidR="001A631C" w:rsidRDefault="00911BAD">
      <w:pPr>
        <w:spacing w:before="60"/>
        <w:ind w:left="186"/>
        <w:rPr>
          <w:b/>
          <w:i/>
          <w:sz w:val="20"/>
        </w:rPr>
      </w:pPr>
      <w:r>
        <w:pict w14:anchorId="1BCD0305">
          <v:shape id="_x0000_s1078" type="#_x0000_t202" style="position:absolute;left:0;text-align:left;margin-left:24.7pt;margin-top:18.3pt;width:545.9pt;height:43.45pt;z-index:-15645696;mso-wrap-distance-left:0;mso-wrap-distance-right:0;mso-position-horizontal-relative:page" filled="f" strokecolor="#230e0f" strokeweight=".5pt">
            <v:textbox inset="0,0,0,0">
              <w:txbxContent>
                <w:p w14:paraId="40FDA415" w14:textId="77777777" w:rsidR="001A631C" w:rsidRDefault="003B66BE">
                  <w:pPr>
                    <w:pStyle w:val="a3"/>
                    <w:spacing w:before="69" w:line="242" w:lineRule="exact"/>
                    <w:ind w:left="67"/>
                  </w:pPr>
                  <w:r>
                    <w:rPr>
                      <w:color w:val="231F20"/>
                    </w:rPr>
                    <w:t>Ograničenje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50.000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eura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primjenjuje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se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na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svakog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deponenta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posebno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do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dana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pristupanja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Crne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Gore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Evropskoj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uniji,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odnosno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od</w:t>
                  </w:r>
                </w:p>
                <w:p w14:paraId="5D8C9112" w14:textId="77777777" w:rsidR="001A631C" w:rsidRDefault="003B66BE">
                  <w:pPr>
                    <w:spacing w:before="2" w:line="235" w:lineRule="auto"/>
                    <w:ind w:left="67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pacing w:val="-1"/>
                      <w:sz w:val="20"/>
                    </w:rPr>
                    <w:t>100.000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eura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od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dana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pristupanja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Crne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Gore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Evropskoj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uniji.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sz w:val="20"/>
                    </w:rPr>
                    <w:t>/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limit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50,000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applies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each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depositor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separately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until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day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European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Union,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i.e.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100,000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date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European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Union.</w:t>
                  </w:r>
                </w:p>
              </w:txbxContent>
            </v:textbox>
            <w10:wrap type="topAndBottom" anchorx="page"/>
          </v:shape>
        </w:pict>
      </w:r>
      <w:r w:rsidR="003B66BE">
        <w:rPr>
          <w:b/>
          <w:color w:val="231F20"/>
          <w:sz w:val="20"/>
        </w:rPr>
        <w:t>Ako</w:t>
      </w:r>
      <w:r w:rsidR="003B66BE">
        <w:rPr>
          <w:b/>
          <w:color w:val="231F20"/>
          <w:spacing w:val="-3"/>
          <w:sz w:val="20"/>
        </w:rPr>
        <w:t xml:space="preserve"> </w:t>
      </w:r>
      <w:r w:rsidR="003B66BE">
        <w:rPr>
          <w:b/>
          <w:color w:val="231F20"/>
          <w:sz w:val="20"/>
        </w:rPr>
        <w:t>dijelite</w:t>
      </w:r>
      <w:r w:rsidR="003B66BE">
        <w:rPr>
          <w:b/>
          <w:color w:val="231F20"/>
          <w:spacing w:val="-3"/>
          <w:sz w:val="20"/>
        </w:rPr>
        <w:t xml:space="preserve"> </w:t>
      </w:r>
      <w:r w:rsidR="003B66BE">
        <w:rPr>
          <w:b/>
          <w:color w:val="231F20"/>
          <w:sz w:val="20"/>
        </w:rPr>
        <w:t>račun</w:t>
      </w:r>
      <w:r w:rsidR="003B66BE">
        <w:rPr>
          <w:b/>
          <w:color w:val="231F20"/>
          <w:spacing w:val="-2"/>
          <w:sz w:val="20"/>
        </w:rPr>
        <w:t xml:space="preserve"> </w:t>
      </w:r>
      <w:r w:rsidR="003B66BE">
        <w:rPr>
          <w:b/>
          <w:color w:val="231F20"/>
          <w:sz w:val="20"/>
        </w:rPr>
        <w:t>s</w:t>
      </w:r>
      <w:r w:rsidR="003B66BE">
        <w:rPr>
          <w:b/>
          <w:color w:val="231F20"/>
          <w:spacing w:val="-2"/>
          <w:sz w:val="20"/>
        </w:rPr>
        <w:t xml:space="preserve"> </w:t>
      </w:r>
      <w:r w:rsidR="003B66BE">
        <w:rPr>
          <w:b/>
          <w:color w:val="231F20"/>
          <w:sz w:val="20"/>
        </w:rPr>
        <w:t>drugim</w:t>
      </w:r>
      <w:r w:rsidR="003B66BE">
        <w:rPr>
          <w:b/>
          <w:color w:val="231F20"/>
          <w:spacing w:val="-2"/>
          <w:sz w:val="20"/>
        </w:rPr>
        <w:t xml:space="preserve"> </w:t>
      </w:r>
      <w:r w:rsidR="003B66BE">
        <w:rPr>
          <w:b/>
          <w:color w:val="231F20"/>
          <w:sz w:val="20"/>
        </w:rPr>
        <w:t>licem</w:t>
      </w:r>
      <w:r w:rsidR="003B66BE">
        <w:rPr>
          <w:b/>
          <w:color w:val="231F20"/>
          <w:spacing w:val="-2"/>
          <w:sz w:val="20"/>
        </w:rPr>
        <w:t xml:space="preserve"> </w:t>
      </w:r>
      <w:r w:rsidR="003B66BE">
        <w:rPr>
          <w:b/>
          <w:color w:val="231F20"/>
          <w:sz w:val="20"/>
        </w:rPr>
        <w:t>/</w:t>
      </w:r>
      <w:r w:rsidR="003B66BE">
        <w:rPr>
          <w:b/>
          <w:color w:val="231F20"/>
          <w:spacing w:val="-2"/>
          <w:sz w:val="20"/>
        </w:rPr>
        <w:t xml:space="preserve"> </w:t>
      </w:r>
      <w:r w:rsidR="003B66BE">
        <w:rPr>
          <w:b/>
          <w:color w:val="231F20"/>
          <w:sz w:val="20"/>
        </w:rPr>
        <w:t>drugim</w:t>
      </w:r>
      <w:r w:rsidR="003B66BE">
        <w:rPr>
          <w:b/>
          <w:color w:val="231F20"/>
          <w:spacing w:val="-2"/>
          <w:sz w:val="20"/>
        </w:rPr>
        <w:t xml:space="preserve"> </w:t>
      </w:r>
      <w:r w:rsidR="003B66BE">
        <w:rPr>
          <w:b/>
          <w:color w:val="231F20"/>
          <w:sz w:val="20"/>
        </w:rPr>
        <w:t>licima</w:t>
      </w:r>
      <w:r w:rsidR="003B66BE">
        <w:rPr>
          <w:b/>
          <w:color w:val="231F20"/>
          <w:spacing w:val="-2"/>
          <w:sz w:val="20"/>
        </w:rPr>
        <w:t xml:space="preserve"> </w:t>
      </w:r>
      <w:r w:rsidR="003B66BE">
        <w:rPr>
          <w:b/>
          <w:color w:val="231F20"/>
          <w:sz w:val="20"/>
        </w:rPr>
        <w:t>/</w:t>
      </w:r>
      <w:r w:rsidR="003B66BE">
        <w:rPr>
          <w:b/>
          <w:color w:val="231F20"/>
          <w:spacing w:val="-7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If</w:t>
      </w:r>
      <w:r w:rsidR="003B66BE">
        <w:rPr>
          <w:b/>
          <w:i/>
          <w:color w:val="939598"/>
          <w:spacing w:val="-2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you</w:t>
      </w:r>
      <w:r w:rsidR="003B66BE">
        <w:rPr>
          <w:b/>
          <w:i/>
          <w:color w:val="939598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share</w:t>
      </w:r>
      <w:r w:rsidR="003B66BE">
        <w:rPr>
          <w:b/>
          <w:i/>
          <w:color w:val="939598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the</w:t>
      </w:r>
      <w:r w:rsidR="003B66BE">
        <w:rPr>
          <w:b/>
          <w:i/>
          <w:color w:val="939598"/>
          <w:spacing w:val="-2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account</w:t>
      </w:r>
      <w:r w:rsidR="003B66BE">
        <w:rPr>
          <w:b/>
          <w:i/>
          <w:color w:val="939598"/>
          <w:spacing w:val="-2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with</w:t>
      </w:r>
      <w:r w:rsidR="003B66BE">
        <w:rPr>
          <w:b/>
          <w:i/>
          <w:color w:val="939598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another</w:t>
      </w:r>
      <w:r w:rsidR="003B66BE">
        <w:rPr>
          <w:b/>
          <w:i/>
          <w:color w:val="939598"/>
          <w:spacing w:val="-2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person/other</w:t>
      </w:r>
      <w:r w:rsidR="003B66BE">
        <w:rPr>
          <w:b/>
          <w:i/>
          <w:color w:val="939598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persons:</w:t>
      </w:r>
    </w:p>
    <w:p w14:paraId="1F0AF7C2" w14:textId="77777777" w:rsidR="001A631C" w:rsidRDefault="001A631C">
      <w:pPr>
        <w:pStyle w:val="a3"/>
        <w:spacing w:before="10"/>
        <w:rPr>
          <w:b/>
          <w:i/>
          <w:sz w:val="5"/>
        </w:rPr>
      </w:pPr>
    </w:p>
    <w:p w14:paraId="02CF9F14" w14:textId="77777777" w:rsidR="001A631C" w:rsidRDefault="00911BAD">
      <w:pPr>
        <w:spacing w:before="64" w:line="235" w:lineRule="auto"/>
        <w:ind w:left="186"/>
        <w:rPr>
          <w:b/>
          <w:i/>
          <w:sz w:val="20"/>
        </w:rPr>
      </w:pPr>
      <w:r>
        <w:pict w14:anchorId="22F98FC4">
          <v:shape id="_x0000_s1077" type="#_x0000_t202" style="position:absolute;left:0;text-align:left;margin-left:24.7pt;margin-top:31.1pt;width:545.9pt;height:43.45pt;z-index:-15645184;mso-wrap-distance-left:0;mso-wrap-distance-right:0;mso-position-horizontal-relative:page" filled="f" strokecolor="#230e0f" strokeweight=".5pt">
            <v:textbox inset="0,0,0,0">
              <w:txbxContent>
                <w:p w14:paraId="27CEB198" w14:textId="77777777" w:rsidR="001A631C" w:rsidRDefault="003B66BE">
                  <w:pPr>
                    <w:pStyle w:val="a3"/>
                    <w:spacing w:before="53" w:line="242" w:lineRule="exact"/>
                    <w:ind w:left="67"/>
                  </w:pPr>
                  <w:r>
                    <w:rPr>
                      <w:color w:val="231F20"/>
                    </w:rPr>
                    <w:t>15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radnih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dana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do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31.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decembra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2020.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10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radnih</w:t>
                  </w:r>
                  <w:r>
                    <w:rPr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color w:val="231F20"/>
                    </w:rPr>
                    <w:t>dana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u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periodu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od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1.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januara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2021.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do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31.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decembra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2023.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7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radnih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dana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od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1.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janu-</w:t>
                  </w:r>
                </w:p>
                <w:p w14:paraId="3F7FD688" w14:textId="77777777" w:rsidR="001A631C" w:rsidRDefault="003B66BE">
                  <w:pPr>
                    <w:spacing w:line="240" w:lineRule="exact"/>
                    <w:ind w:left="67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ara</w:t>
                  </w:r>
                  <w:r>
                    <w:rPr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2024.</w:t>
                  </w:r>
                  <w:r>
                    <w:rPr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nadalje</w:t>
                  </w:r>
                  <w:r>
                    <w:rPr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15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working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days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until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31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December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2020.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10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working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days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period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January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2021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31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December</w:t>
                  </w:r>
                  <w:r>
                    <w:rPr>
                      <w:i/>
                      <w:color w:val="939598"/>
                      <w:spacing w:val="-7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2023.</w:t>
                  </w:r>
                </w:p>
                <w:p w14:paraId="2655EFBB" w14:textId="77777777" w:rsidR="001A631C" w:rsidRDefault="003B66BE">
                  <w:pPr>
                    <w:spacing w:line="242" w:lineRule="exact"/>
                    <w:ind w:left="67"/>
                    <w:rPr>
                      <w:i/>
                      <w:sz w:val="20"/>
                    </w:rPr>
                  </w:pPr>
                  <w:r>
                    <w:rPr>
                      <w:i/>
                      <w:color w:val="939598"/>
                      <w:sz w:val="20"/>
                    </w:rPr>
                    <w:t>7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working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days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January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2024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onwards</w:t>
                  </w:r>
                </w:p>
              </w:txbxContent>
            </v:textbox>
            <w10:wrap type="topAndBottom" anchorx="page"/>
          </v:shape>
        </w:pict>
      </w:r>
      <w:r w:rsidR="003B66BE">
        <w:rPr>
          <w:b/>
          <w:color w:val="231F20"/>
          <w:sz w:val="20"/>
        </w:rPr>
        <w:t>Rok</w:t>
      </w:r>
      <w:r w:rsidR="003B66BE">
        <w:rPr>
          <w:b/>
          <w:color w:val="231F20"/>
          <w:spacing w:val="-7"/>
          <w:sz w:val="20"/>
        </w:rPr>
        <w:t xml:space="preserve"> </w:t>
      </w:r>
      <w:r w:rsidR="003B66BE">
        <w:rPr>
          <w:b/>
          <w:color w:val="231F20"/>
          <w:sz w:val="20"/>
        </w:rPr>
        <w:t>za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color w:val="231F20"/>
          <w:sz w:val="20"/>
        </w:rPr>
        <w:t>početak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color w:val="231F20"/>
          <w:sz w:val="20"/>
        </w:rPr>
        <w:t>isplate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color w:val="231F20"/>
          <w:sz w:val="20"/>
        </w:rPr>
        <w:t>garantovanog</w:t>
      </w:r>
      <w:r w:rsidR="003B66BE">
        <w:rPr>
          <w:b/>
          <w:color w:val="231F20"/>
          <w:spacing w:val="-7"/>
          <w:sz w:val="20"/>
        </w:rPr>
        <w:t xml:space="preserve"> </w:t>
      </w:r>
      <w:r w:rsidR="003B66BE">
        <w:rPr>
          <w:b/>
          <w:color w:val="231F20"/>
          <w:sz w:val="20"/>
        </w:rPr>
        <w:t>depozita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color w:val="231F20"/>
          <w:sz w:val="20"/>
        </w:rPr>
        <w:t>u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color w:val="231F20"/>
          <w:sz w:val="20"/>
        </w:rPr>
        <w:t>slučaju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color w:val="231F20"/>
          <w:sz w:val="20"/>
        </w:rPr>
        <w:t>propasti</w:t>
      </w:r>
      <w:r w:rsidR="003B66BE">
        <w:rPr>
          <w:b/>
          <w:color w:val="231F20"/>
          <w:spacing w:val="-7"/>
          <w:sz w:val="20"/>
        </w:rPr>
        <w:t xml:space="preserve"> </w:t>
      </w:r>
      <w:r w:rsidR="003B66BE">
        <w:rPr>
          <w:b/>
          <w:color w:val="231F20"/>
          <w:sz w:val="20"/>
        </w:rPr>
        <w:t>kreditne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color w:val="231F20"/>
          <w:sz w:val="20"/>
        </w:rPr>
        <w:t>institucije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color w:val="231F20"/>
          <w:sz w:val="20"/>
        </w:rPr>
        <w:t>/</w:t>
      </w:r>
      <w:r w:rsidR="003B66BE">
        <w:rPr>
          <w:b/>
          <w:color w:val="231F20"/>
          <w:spacing w:val="-6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Deadline</w:t>
      </w:r>
      <w:r w:rsidR="003B66BE">
        <w:rPr>
          <w:b/>
          <w:i/>
          <w:color w:val="939598"/>
          <w:spacing w:val="-6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for</w:t>
      </w:r>
      <w:r w:rsidR="003B66BE">
        <w:rPr>
          <w:b/>
          <w:i/>
          <w:color w:val="939598"/>
          <w:spacing w:val="-7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the</w:t>
      </w:r>
      <w:r w:rsidR="003B66BE">
        <w:rPr>
          <w:b/>
          <w:i/>
          <w:color w:val="939598"/>
          <w:spacing w:val="-6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beginning</w:t>
      </w:r>
      <w:r w:rsidR="003B66BE">
        <w:rPr>
          <w:b/>
          <w:i/>
          <w:color w:val="939598"/>
          <w:spacing w:val="-6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of</w:t>
      </w:r>
      <w:r w:rsidR="003B66BE">
        <w:rPr>
          <w:b/>
          <w:i/>
          <w:color w:val="939598"/>
          <w:spacing w:val="-6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payment</w:t>
      </w:r>
      <w:r w:rsidR="003B66BE">
        <w:rPr>
          <w:b/>
          <w:i/>
          <w:color w:val="939598"/>
          <w:spacing w:val="-7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of</w:t>
      </w:r>
      <w:r w:rsidR="003B66BE">
        <w:rPr>
          <w:b/>
          <w:i/>
          <w:color w:val="939598"/>
          <w:spacing w:val="-6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the</w:t>
      </w:r>
      <w:r w:rsidR="003B66BE">
        <w:rPr>
          <w:b/>
          <w:i/>
          <w:color w:val="939598"/>
          <w:spacing w:val="1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guaranteed</w:t>
      </w:r>
      <w:r w:rsidR="003B66BE">
        <w:rPr>
          <w:b/>
          <w:i/>
          <w:color w:val="939598"/>
          <w:spacing w:val="-2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deposit in case of</w:t>
      </w:r>
      <w:r w:rsidR="003B66BE">
        <w:rPr>
          <w:b/>
          <w:i/>
          <w:color w:val="939598"/>
          <w:spacing w:val="-1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bankrupcy</w:t>
      </w:r>
      <w:r w:rsidR="003B66BE">
        <w:rPr>
          <w:b/>
          <w:i/>
          <w:color w:val="939598"/>
          <w:spacing w:val="4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of</w:t>
      </w:r>
      <w:r w:rsidR="003B66BE">
        <w:rPr>
          <w:b/>
          <w:i/>
          <w:color w:val="939598"/>
          <w:spacing w:val="-1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the credit institution:</w:t>
      </w:r>
    </w:p>
    <w:p w14:paraId="72166E52" w14:textId="77777777" w:rsidR="001A631C" w:rsidRDefault="003B66BE">
      <w:pPr>
        <w:spacing w:before="115" w:after="57"/>
        <w:ind w:left="186"/>
        <w:rPr>
          <w:b/>
          <w:i/>
          <w:sz w:val="20"/>
        </w:rPr>
      </w:pPr>
      <w:r>
        <w:rPr>
          <w:b/>
          <w:color w:val="231F20"/>
          <w:sz w:val="20"/>
        </w:rPr>
        <w:t>Valuta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nadoknade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Currency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compensation:</w:t>
      </w:r>
    </w:p>
    <w:p w14:paraId="61933880" w14:textId="77777777" w:rsidR="001A631C" w:rsidRDefault="00911BAD">
      <w:pPr>
        <w:pStyle w:val="a3"/>
        <w:ind w:left="108"/>
      </w:pPr>
      <w:r>
        <w:pict w14:anchorId="1DE4B2C8">
          <v:shape id="_x0000_s1352" type="#_x0000_t202" style="width:545.9pt;height:67.55pt;mso-left-percent:-10001;mso-top-percent:-10001;mso-position-horizontal:absolute;mso-position-horizontal-relative:char;mso-position-vertical:absolute;mso-position-vertical-relative:line;mso-left-percent:-10001;mso-top-percent:-10001" filled="f" strokecolor="#230e0f" strokeweight=".5pt">
            <v:textbox inset="0,0,0,0">
              <w:txbxContent>
                <w:p w14:paraId="646B3A39" w14:textId="77777777" w:rsidR="001A631C" w:rsidRDefault="003B66BE">
                  <w:pPr>
                    <w:pStyle w:val="a3"/>
                    <w:spacing w:before="69" w:line="242" w:lineRule="exact"/>
                    <w:ind w:left="67"/>
                  </w:pPr>
                  <w:r>
                    <w:rPr>
                      <w:color w:val="231F20"/>
                    </w:rPr>
                    <w:t>EUR</w:t>
                  </w:r>
                </w:p>
                <w:p w14:paraId="00A58815" w14:textId="77777777" w:rsidR="001A631C" w:rsidRDefault="003B66BE">
                  <w:pPr>
                    <w:spacing w:before="2" w:line="235" w:lineRule="auto"/>
                    <w:ind w:left="67" w:right="64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Svi depoziti u valutama koja nije euro preračunavaju se u euro po srednjem kursu te valute sa kursne liste koju objavljuje Centralna</w:t>
                  </w:r>
                  <w:r>
                    <w:rPr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 xml:space="preserve">banka Crne Gore, važećem na dan nastanka zaštićenog slučaja. / </w:t>
                  </w:r>
                  <w:r>
                    <w:rPr>
                      <w:i/>
                      <w:color w:val="939598"/>
                      <w:sz w:val="20"/>
                    </w:rPr>
                    <w:t>All deposits in non-euro currencies are converted into euros at me-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dian exchange rate of that currency from the exchange rate list published by the Central Bank of Montenegro, valid on the day of the</w:t>
                  </w:r>
                  <w:r>
                    <w:rPr>
                      <w:i/>
                      <w:color w:val="939598"/>
                      <w:spacing w:val="-4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protected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event.</w:t>
                  </w:r>
                </w:p>
              </w:txbxContent>
            </v:textbox>
            <w10:anchorlock/>
          </v:shape>
        </w:pict>
      </w:r>
    </w:p>
    <w:p w14:paraId="67EB68E1" w14:textId="77777777" w:rsidR="001A631C" w:rsidRDefault="001A631C">
      <w:pPr>
        <w:pStyle w:val="a3"/>
        <w:spacing w:before="8"/>
        <w:rPr>
          <w:b/>
          <w:i/>
          <w:sz w:val="5"/>
        </w:rPr>
      </w:pPr>
    </w:p>
    <w:p w14:paraId="4D236C89" w14:textId="77777777" w:rsidR="001A631C" w:rsidRDefault="00911BAD">
      <w:pPr>
        <w:spacing w:before="60"/>
        <w:ind w:left="186"/>
        <w:rPr>
          <w:b/>
          <w:i/>
          <w:sz w:val="20"/>
        </w:rPr>
      </w:pPr>
      <w:r>
        <w:pict w14:anchorId="69AB65DD">
          <v:shape id="_x0000_s1075" type="#_x0000_t202" style="position:absolute;left:0;text-align:left;margin-left:24.7pt;margin-top:18.25pt;width:545.9pt;height:43.45pt;z-index:-15644160;mso-wrap-distance-left:0;mso-wrap-distance-right:0;mso-position-horizontal-relative:page" filled="f" strokecolor="#230e0f" strokeweight=".5pt">
            <v:textbox inset="0,0,0,0">
              <w:txbxContent>
                <w:p w14:paraId="7B14C735" w14:textId="77777777" w:rsidR="001A631C" w:rsidRDefault="003B66BE">
                  <w:pPr>
                    <w:pStyle w:val="a3"/>
                    <w:spacing w:before="69" w:line="242" w:lineRule="exact"/>
                    <w:ind w:left="67"/>
                  </w:pPr>
                  <w:r>
                    <w:rPr>
                      <w:color w:val="231F20"/>
                    </w:rPr>
                    <w:t>Fond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za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zaštitu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depozita;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Miljana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Vukova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bb;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81000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Podgorica,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Crna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Gora;</w:t>
                  </w:r>
                  <w:r>
                    <w:rPr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color w:val="231F20"/>
                    </w:rPr>
                    <w:t>Telefon: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020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210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466;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Faks: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020</w:t>
                  </w:r>
                  <w:r>
                    <w:rPr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color w:val="231F20"/>
                    </w:rPr>
                    <w:t>210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</w:rPr>
                    <w:t>465</w:t>
                  </w:r>
                </w:p>
                <w:p w14:paraId="672B473E" w14:textId="77777777" w:rsidR="001A631C" w:rsidRDefault="003B66BE">
                  <w:pPr>
                    <w:spacing w:before="2" w:line="235" w:lineRule="auto"/>
                    <w:ind w:left="67" w:right="1140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E-posta: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fzd@fzdcg.org;</w:t>
                  </w:r>
                  <w:r>
                    <w:rPr>
                      <w:color w:val="231F20"/>
                      <w:spacing w:val="-8"/>
                      <w:sz w:val="20"/>
                    </w:rPr>
                    <w:t xml:space="preserve"> </w:t>
                  </w:r>
                  <w:hyperlink r:id="rId146">
                    <w:r>
                      <w:rPr>
                        <w:color w:val="231F20"/>
                        <w:sz w:val="20"/>
                      </w:rPr>
                      <w:t>fzd@t-com.me</w:t>
                    </w:r>
                    <w:r>
                      <w:rPr>
                        <w:color w:val="231F20"/>
                        <w:spacing w:val="-10"/>
                        <w:sz w:val="20"/>
                      </w:rPr>
                      <w:t xml:space="preserve"> </w:t>
                    </w:r>
                  </w:hyperlink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8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Fund,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Miljana</w:t>
                  </w:r>
                  <w:r>
                    <w:rPr>
                      <w:i/>
                      <w:color w:val="939598"/>
                      <w:spacing w:val="-8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Vukova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bb;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81000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Podgorica,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Montenegro;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Tel: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020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210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466;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Fax: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020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210 465;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E-mail: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fzd@fzdcg.org;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hyperlink r:id="rId147">
                    <w:r>
                      <w:rPr>
                        <w:i/>
                        <w:color w:val="939598"/>
                        <w:sz w:val="20"/>
                      </w:rPr>
                      <w:t>fzd@t-com.me</w:t>
                    </w:r>
                  </w:hyperlink>
                </w:p>
              </w:txbxContent>
            </v:textbox>
            <w10:wrap type="topAndBottom" anchorx="page"/>
          </v:shape>
        </w:pict>
      </w:r>
      <w:r w:rsidR="003B66BE">
        <w:rPr>
          <w:b/>
          <w:color w:val="231F20"/>
          <w:sz w:val="20"/>
        </w:rPr>
        <w:t>Kontakt</w:t>
      </w:r>
      <w:r w:rsidR="003B66BE">
        <w:rPr>
          <w:b/>
          <w:color w:val="231F20"/>
          <w:spacing w:val="-5"/>
          <w:sz w:val="20"/>
        </w:rPr>
        <w:t xml:space="preserve"> </w:t>
      </w:r>
      <w:r w:rsidR="003B66BE">
        <w:rPr>
          <w:b/>
          <w:color w:val="231F20"/>
          <w:sz w:val="20"/>
        </w:rPr>
        <w:t>/</w:t>
      </w:r>
      <w:r w:rsidR="003B66BE">
        <w:rPr>
          <w:b/>
          <w:color w:val="231F20"/>
          <w:spacing w:val="-5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Contact:</w:t>
      </w:r>
    </w:p>
    <w:p w14:paraId="630793B7" w14:textId="77777777" w:rsidR="001A631C" w:rsidRDefault="001A631C">
      <w:pPr>
        <w:pStyle w:val="a3"/>
        <w:spacing w:before="11"/>
        <w:rPr>
          <w:b/>
          <w:i/>
          <w:sz w:val="5"/>
        </w:rPr>
      </w:pPr>
    </w:p>
    <w:p w14:paraId="34BACC6A" w14:textId="77777777" w:rsidR="001A631C" w:rsidRDefault="00911BAD">
      <w:pPr>
        <w:spacing w:before="60"/>
        <w:ind w:left="186"/>
        <w:rPr>
          <w:b/>
          <w:i/>
          <w:sz w:val="20"/>
        </w:rPr>
      </w:pPr>
      <w:r>
        <w:lastRenderedPageBreak/>
        <w:pict w14:anchorId="6F6FCCDD">
          <v:group id="_x0000_s1070" style="position:absolute;left:0;text-align:left;margin-left:24.45pt;margin-top:17.15pt;width:556.7pt;height:90.15pt;z-index:-15643648;mso-wrap-distance-left:0;mso-wrap-distance-right:0;mso-position-horizontal-relative:page" coordorigin="489,343" coordsize="11134,1803">
            <v:rect id="_x0000_s1074" style="position:absolute;left:493;top:1317;width:10918;height:824" filled="f" strokecolor="#230e0f" strokeweight=".5pt"/>
            <v:shape id="_x0000_s1073" type="#_x0000_t75" style="position:absolute;left:11474;top:343;width:148;height:1776">
              <v:imagedata r:id="rId148" o:title=""/>
            </v:shape>
            <v:shape id="_x0000_s1072" type="#_x0000_t202" style="position:absolute;left:488;top:343;width:11134;height:1803" filled="f" stroked="f">
              <v:textbox inset="0,0,0,0">
                <w:txbxContent>
                  <w:p w14:paraId="2E52D5DD" w14:textId="77777777" w:rsidR="001A631C" w:rsidRDefault="001A631C">
                    <w:pPr>
                      <w:rPr>
                        <w:b/>
                        <w:i/>
                        <w:sz w:val="20"/>
                      </w:rPr>
                    </w:pPr>
                  </w:p>
                  <w:p w14:paraId="3AE358FA" w14:textId="77777777" w:rsidR="001A631C" w:rsidRDefault="001A631C">
                    <w:pPr>
                      <w:rPr>
                        <w:b/>
                        <w:i/>
                        <w:sz w:val="26"/>
                      </w:rPr>
                    </w:pPr>
                  </w:p>
                  <w:p w14:paraId="3ED9498F" w14:textId="77777777" w:rsidR="001A631C" w:rsidRDefault="003B66BE">
                    <w:pPr>
                      <w:ind w:left="77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color w:val="231F20"/>
                        <w:sz w:val="20"/>
                      </w:rPr>
                      <w:t>Potvrda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20"/>
                      </w:rPr>
                      <w:t>deponenta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20"/>
                      </w:rPr>
                      <w:t>o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20"/>
                      </w:rPr>
                      <w:t>prijemu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20"/>
                      </w:rPr>
                      <w:t>/</w:t>
                    </w:r>
                    <w:r>
                      <w:rPr>
                        <w:b/>
                        <w:color w:val="231F2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939598"/>
                        <w:sz w:val="20"/>
                      </w:rPr>
                      <w:t>Depositor’s</w:t>
                    </w:r>
                    <w:r>
                      <w:rPr>
                        <w:b/>
                        <w:i/>
                        <w:color w:val="939598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939598"/>
                        <w:sz w:val="20"/>
                      </w:rPr>
                      <w:t>confirmation</w:t>
                    </w:r>
                    <w:r>
                      <w:rPr>
                        <w:b/>
                        <w:i/>
                        <w:color w:val="939598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939598"/>
                        <w:sz w:val="20"/>
                      </w:rPr>
                      <w:t>of</w:t>
                    </w:r>
                    <w:r>
                      <w:rPr>
                        <w:b/>
                        <w:i/>
                        <w:color w:val="939598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939598"/>
                        <w:sz w:val="20"/>
                      </w:rPr>
                      <w:t>receipt:</w:t>
                    </w:r>
                  </w:p>
                </w:txbxContent>
              </v:textbox>
            </v:shape>
            <v:shape id="_x0000_s1071" type="#_x0000_t202" style="position:absolute;left:493;top:348;width:10918;height:393" filled="f" strokecolor="#230e0f" strokeweight=".5pt">
              <v:textbox inset="0,0,0,0">
                <w:txbxContent>
                  <w:p w14:paraId="47775541" w14:textId="77777777" w:rsidR="001A631C" w:rsidRDefault="003B66BE">
                    <w:pPr>
                      <w:spacing w:before="71"/>
                      <w:ind w:left="67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http://www.fzdcg,org</w:t>
                    </w:r>
                  </w:p>
                </w:txbxContent>
              </v:textbox>
            </v:shape>
            <w10:wrap type="topAndBottom" anchorx="page"/>
          </v:group>
        </w:pict>
      </w:r>
      <w:r w:rsidR="003B66BE">
        <w:rPr>
          <w:b/>
          <w:color w:val="231F20"/>
          <w:sz w:val="20"/>
        </w:rPr>
        <w:t>Više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informacija</w:t>
      </w:r>
      <w:r w:rsidR="003B66BE">
        <w:rPr>
          <w:b/>
          <w:color w:val="231F20"/>
          <w:spacing w:val="-3"/>
          <w:sz w:val="20"/>
        </w:rPr>
        <w:t xml:space="preserve"> </w:t>
      </w:r>
      <w:r w:rsidR="003B66BE">
        <w:rPr>
          <w:b/>
          <w:color w:val="231F20"/>
          <w:sz w:val="20"/>
        </w:rPr>
        <w:t>/</w:t>
      </w:r>
      <w:r w:rsidR="003B66BE">
        <w:rPr>
          <w:b/>
          <w:color w:val="231F20"/>
          <w:spacing w:val="-3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More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information</w:t>
      </w:r>
      <w:r w:rsidR="003B66BE">
        <w:rPr>
          <w:b/>
          <w:i/>
          <w:color w:val="939598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at:</w:t>
      </w:r>
    </w:p>
    <w:p w14:paraId="7D40DECA" w14:textId="77777777" w:rsidR="001A631C" w:rsidRDefault="001A631C">
      <w:pPr>
        <w:rPr>
          <w:sz w:val="20"/>
        </w:rPr>
        <w:sectPr w:rsidR="001A631C">
          <w:pgSz w:w="11910" w:h="16840"/>
          <w:pgMar w:top="980" w:right="180" w:bottom="280" w:left="380" w:header="720" w:footer="720" w:gutter="0"/>
          <w:cols w:space="720"/>
        </w:sectPr>
      </w:pPr>
    </w:p>
    <w:p w14:paraId="3CAFD4E2" w14:textId="77777777" w:rsidR="001A631C" w:rsidRDefault="003B66BE">
      <w:pPr>
        <w:spacing w:before="48"/>
        <w:ind w:left="186"/>
        <w:jc w:val="both"/>
        <w:rPr>
          <w:b/>
          <w:i/>
          <w:sz w:val="20"/>
        </w:rPr>
      </w:pPr>
      <w:r>
        <w:rPr>
          <w:b/>
          <w:color w:val="231F20"/>
          <w:sz w:val="20"/>
        </w:rPr>
        <w:lastRenderedPageBreak/>
        <w:t>Dodatne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Additional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information:</w:t>
      </w:r>
    </w:p>
    <w:p w14:paraId="4086B25A" w14:textId="77777777" w:rsidR="001A631C" w:rsidRDefault="00911BAD">
      <w:pPr>
        <w:spacing w:before="135" w:line="216" w:lineRule="auto"/>
        <w:ind w:left="186" w:right="381"/>
        <w:jc w:val="both"/>
        <w:rPr>
          <w:i/>
          <w:sz w:val="20"/>
        </w:rPr>
      </w:pPr>
      <w:r>
        <w:pict w14:anchorId="2F13249C">
          <v:rect id="_x0000_s1069" style="position:absolute;left:0;text-align:left;margin-left:24.35pt;margin-top:4.25pt;width:546.6pt;height:470.6pt;z-index:-16302592;mso-position-horizontal-relative:page" filled="f" strokecolor="#230e0f" strokeweight=".5pt">
            <w10:wrap anchorx="page"/>
          </v:rect>
        </w:pict>
      </w:r>
      <w:r w:rsidR="003B66BE">
        <w:rPr>
          <w:color w:val="231F20"/>
          <w:sz w:val="20"/>
        </w:rPr>
        <w:t>Ako je deposit nedostupan zato sto kreditna institucija ne može da ispuni svoje finansijske obaveze, deponenti se isplaćuju iz sistema</w:t>
      </w:r>
      <w:r w:rsidR="003B66BE">
        <w:rPr>
          <w:color w:val="231F20"/>
          <w:spacing w:val="-43"/>
          <w:sz w:val="20"/>
        </w:rPr>
        <w:t xml:space="preserve"> </w:t>
      </w:r>
      <w:r w:rsidR="003B66BE">
        <w:rPr>
          <w:color w:val="231F20"/>
          <w:sz w:val="20"/>
        </w:rPr>
        <w:t>zaštite depozita. Tom isplatom pokriveno je najviše 50.000 eura po deponentu po kreditnoj instituciji do dana pristupanja Crne Gore</w:t>
      </w:r>
      <w:r w:rsidR="003B66BE">
        <w:rPr>
          <w:color w:val="231F20"/>
          <w:spacing w:val="1"/>
          <w:sz w:val="20"/>
        </w:rPr>
        <w:t xml:space="preserve"> </w:t>
      </w:r>
      <w:r w:rsidR="003B66BE">
        <w:rPr>
          <w:color w:val="231F20"/>
          <w:sz w:val="20"/>
        </w:rPr>
        <w:t>Evropskoj uniji, odnosno 100.000 eura od dana pristupanja Crne Gore Evropskoj uniji. To znači da se svi depoziti po deponentu u is-</w:t>
      </w:r>
      <w:r w:rsidR="003B66BE">
        <w:rPr>
          <w:color w:val="231F20"/>
          <w:spacing w:val="1"/>
          <w:sz w:val="20"/>
        </w:rPr>
        <w:t xml:space="preserve"> </w:t>
      </w:r>
      <w:r w:rsidR="003B66BE">
        <w:rPr>
          <w:color w:val="231F20"/>
          <w:sz w:val="20"/>
        </w:rPr>
        <w:t>toj kreditnoj instituciji sabiraju kako bi se odredio nivo pokrića. Na primjer, ako deponent na štednom računu ima 90.000 eura, a na</w:t>
      </w:r>
      <w:r w:rsidR="003B66BE">
        <w:rPr>
          <w:color w:val="231F20"/>
          <w:spacing w:val="1"/>
          <w:sz w:val="20"/>
        </w:rPr>
        <w:t xml:space="preserve"> </w:t>
      </w:r>
      <w:r w:rsidR="003B66BE">
        <w:rPr>
          <w:color w:val="231F20"/>
          <w:sz w:val="20"/>
        </w:rPr>
        <w:t>tekućem 20.000 eura, isplatiće mu se samo 50.000 eura do dana pristupanja Evropskoj uniji, odnosno 100.000 eura od dana pristu-</w:t>
      </w:r>
      <w:r w:rsidR="003B66BE">
        <w:rPr>
          <w:color w:val="231F20"/>
          <w:spacing w:val="1"/>
          <w:sz w:val="20"/>
        </w:rPr>
        <w:t xml:space="preserve"> </w:t>
      </w:r>
      <w:r w:rsidR="003B66BE">
        <w:rPr>
          <w:color w:val="231F20"/>
          <w:sz w:val="20"/>
        </w:rPr>
        <w:t>panja</w:t>
      </w:r>
      <w:r w:rsidR="003B66BE">
        <w:rPr>
          <w:color w:val="231F20"/>
          <w:spacing w:val="-5"/>
          <w:sz w:val="20"/>
        </w:rPr>
        <w:t xml:space="preserve"> </w:t>
      </w:r>
      <w:r w:rsidR="003B66BE">
        <w:rPr>
          <w:color w:val="231F20"/>
          <w:sz w:val="20"/>
        </w:rPr>
        <w:t>Crne</w:t>
      </w:r>
      <w:r w:rsidR="003B66BE">
        <w:rPr>
          <w:color w:val="231F20"/>
          <w:spacing w:val="-5"/>
          <w:sz w:val="20"/>
        </w:rPr>
        <w:t xml:space="preserve"> </w:t>
      </w:r>
      <w:r w:rsidR="003B66BE">
        <w:rPr>
          <w:color w:val="231F20"/>
          <w:sz w:val="20"/>
        </w:rPr>
        <w:t>Gore</w:t>
      </w:r>
      <w:r w:rsidR="003B66BE">
        <w:rPr>
          <w:color w:val="231F20"/>
          <w:spacing w:val="-5"/>
          <w:sz w:val="20"/>
        </w:rPr>
        <w:t xml:space="preserve"> </w:t>
      </w:r>
      <w:r w:rsidR="003B66BE">
        <w:rPr>
          <w:color w:val="231F20"/>
          <w:sz w:val="20"/>
        </w:rPr>
        <w:t>Evropskoj</w:t>
      </w:r>
      <w:r w:rsidR="003B66BE">
        <w:rPr>
          <w:color w:val="231F20"/>
          <w:spacing w:val="-4"/>
          <w:sz w:val="20"/>
        </w:rPr>
        <w:t xml:space="preserve"> </w:t>
      </w:r>
      <w:r w:rsidR="003B66BE">
        <w:rPr>
          <w:color w:val="231F20"/>
          <w:sz w:val="20"/>
        </w:rPr>
        <w:t>uniji.</w:t>
      </w:r>
      <w:r w:rsidR="003B66BE">
        <w:rPr>
          <w:color w:val="231F20"/>
          <w:spacing w:val="-5"/>
          <w:sz w:val="20"/>
        </w:rPr>
        <w:t xml:space="preserve"> </w:t>
      </w:r>
      <w:r w:rsidR="003B66BE">
        <w:rPr>
          <w:color w:val="231F20"/>
          <w:sz w:val="20"/>
        </w:rPr>
        <w:t>/</w:t>
      </w:r>
      <w:r w:rsidR="003B66BE">
        <w:rPr>
          <w:color w:val="231F20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If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deposit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is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unavailable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because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credit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institution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is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unable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to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meet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its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financial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obligations,</w:t>
      </w:r>
      <w:r w:rsidR="003B66BE">
        <w:rPr>
          <w:i/>
          <w:color w:val="939598"/>
          <w:spacing w:val="1"/>
          <w:sz w:val="20"/>
        </w:rPr>
        <w:t xml:space="preserve"> </w:t>
      </w:r>
      <w:r w:rsidR="003B66BE">
        <w:rPr>
          <w:i/>
          <w:color w:val="939598"/>
          <w:sz w:val="20"/>
        </w:rPr>
        <w:t>depositors are paid out of the deposit protection system. This payment covers a maximum of EUR 50,000 per depositor per credit in-</w:t>
      </w:r>
      <w:r w:rsidR="003B66BE">
        <w:rPr>
          <w:i/>
          <w:color w:val="939598"/>
          <w:spacing w:val="1"/>
          <w:sz w:val="20"/>
        </w:rPr>
        <w:t xml:space="preserve"> </w:t>
      </w:r>
      <w:r w:rsidR="003B66BE">
        <w:rPr>
          <w:i/>
          <w:color w:val="939598"/>
          <w:sz w:val="20"/>
        </w:rPr>
        <w:t>stitution</w:t>
      </w:r>
      <w:r w:rsidR="003B66BE">
        <w:rPr>
          <w:i/>
          <w:color w:val="939598"/>
          <w:spacing w:val="-6"/>
          <w:sz w:val="20"/>
        </w:rPr>
        <w:t xml:space="preserve"> </w:t>
      </w:r>
      <w:r w:rsidR="003B66BE">
        <w:rPr>
          <w:i/>
          <w:color w:val="939598"/>
          <w:sz w:val="20"/>
        </w:rPr>
        <w:t>until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6"/>
          <w:sz w:val="20"/>
        </w:rPr>
        <w:t xml:space="preserve"> </w:t>
      </w:r>
      <w:r w:rsidR="003B66BE">
        <w:rPr>
          <w:i/>
          <w:color w:val="939598"/>
          <w:sz w:val="20"/>
        </w:rPr>
        <w:t>day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of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Montenegro’s</w:t>
      </w:r>
      <w:r w:rsidR="003B66BE">
        <w:rPr>
          <w:i/>
          <w:color w:val="939598"/>
          <w:spacing w:val="-6"/>
          <w:sz w:val="20"/>
        </w:rPr>
        <w:t xml:space="preserve"> </w:t>
      </w:r>
      <w:r w:rsidR="003B66BE">
        <w:rPr>
          <w:i/>
          <w:color w:val="939598"/>
          <w:sz w:val="20"/>
        </w:rPr>
        <w:t>accession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to</w:t>
      </w:r>
      <w:r w:rsidR="003B66BE">
        <w:rPr>
          <w:i/>
          <w:color w:val="939598"/>
          <w:spacing w:val="-6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European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Union,</w:t>
      </w:r>
      <w:r w:rsidR="003B66BE">
        <w:rPr>
          <w:i/>
          <w:color w:val="939598"/>
          <w:spacing w:val="-6"/>
          <w:sz w:val="20"/>
        </w:rPr>
        <w:t xml:space="preserve"> </w:t>
      </w:r>
      <w:r w:rsidR="003B66BE">
        <w:rPr>
          <w:i/>
          <w:color w:val="939598"/>
          <w:sz w:val="20"/>
        </w:rPr>
        <w:t>i.e.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EUR</w:t>
      </w:r>
      <w:r w:rsidR="003B66BE">
        <w:rPr>
          <w:i/>
          <w:color w:val="939598"/>
          <w:spacing w:val="-6"/>
          <w:sz w:val="20"/>
        </w:rPr>
        <w:t xml:space="preserve"> </w:t>
      </w:r>
      <w:r w:rsidR="003B66BE">
        <w:rPr>
          <w:i/>
          <w:color w:val="939598"/>
          <w:sz w:val="20"/>
        </w:rPr>
        <w:t>100,000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from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6"/>
          <w:sz w:val="20"/>
        </w:rPr>
        <w:t xml:space="preserve"> </w:t>
      </w:r>
      <w:r w:rsidR="003B66BE">
        <w:rPr>
          <w:i/>
          <w:color w:val="939598"/>
          <w:sz w:val="20"/>
        </w:rPr>
        <w:t>date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of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Montenegro’s</w:t>
      </w:r>
      <w:r w:rsidR="003B66BE">
        <w:rPr>
          <w:i/>
          <w:color w:val="939598"/>
          <w:spacing w:val="-6"/>
          <w:sz w:val="20"/>
        </w:rPr>
        <w:t xml:space="preserve"> </w:t>
      </w:r>
      <w:r w:rsidR="003B66BE">
        <w:rPr>
          <w:i/>
          <w:color w:val="939598"/>
          <w:sz w:val="20"/>
        </w:rPr>
        <w:t>accession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to</w:t>
      </w:r>
      <w:r w:rsidR="003B66BE">
        <w:rPr>
          <w:i/>
          <w:color w:val="939598"/>
          <w:spacing w:val="1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European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Union.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This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means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that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all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deposits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of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a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depositor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in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same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credit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institution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are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summed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up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to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determine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level</w:t>
      </w:r>
      <w:r w:rsidR="003B66BE">
        <w:rPr>
          <w:i/>
          <w:color w:val="939598"/>
          <w:spacing w:val="-5"/>
          <w:sz w:val="20"/>
        </w:rPr>
        <w:t xml:space="preserve"> </w:t>
      </w:r>
      <w:r w:rsidR="003B66BE">
        <w:rPr>
          <w:i/>
          <w:color w:val="939598"/>
          <w:sz w:val="20"/>
        </w:rPr>
        <w:t>of</w:t>
      </w:r>
      <w:r w:rsidR="003B66BE">
        <w:rPr>
          <w:i/>
          <w:color w:val="939598"/>
          <w:spacing w:val="1"/>
          <w:sz w:val="20"/>
        </w:rPr>
        <w:t xml:space="preserve"> </w:t>
      </w:r>
      <w:r w:rsidR="003B66BE">
        <w:rPr>
          <w:i/>
          <w:color w:val="939598"/>
          <w:sz w:val="20"/>
        </w:rPr>
        <w:t>coverage. For example, if a depositor has 90,000 euros in his/her savings account and 20,000 euros in his/her current account, he will</w:t>
      </w:r>
      <w:r w:rsidR="003B66BE">
        <w:rPr>
          <w:i/>
          <w:color w:val="939598"/>
          <w:spacing w:val="-43"/>
          <w:sz w:val="20"/>
        </w:rPr>
        <w:t xml:space="preserve"> </w:t>
      </w:r>
      <w:r w:rsidR="003B66BE">
        <w:rPr>
          <w:i/>
          <w:color w:val="939598"/>
          <w:sz w:val="20"/>
        </w:rPr>
        <w:t>be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paid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only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50,000</w:t>
      </w:r>
      <w:r w:rsidR="003B66BE">
        <w:rPr>
          <w:i/>
          <w:color w:val="939598"/>
          <w:spacing w:val="-2"/>
          <w:sz w:val="20"/>
        </w:rPr>
        <w:t xml:space="preserve"> </w:t>
      </w:r>
      <w:r w:rsidR="003B66BE">
        <w:rPr>
          <w:i/>
          <w:color w:val="939598"/>
          <w:sz w:val="20"/>
        </w:rPr>
        <w:t>euros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until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2"/>
          <w:sz w:val="20"/>
        </w:rPr>
        <w:t xml:space="preserve"> </w:t>
      </w:r>
      <w:r w:rsidR="003B66BE">
        <w:rPr>
          <w:i/>
          <w:color w:val="939598"/>
          <w:sz w:val="20"/>
        </w:rPr>
        <w:t>day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of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accession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to</w:t>
      </w:r>
      <w:r w:rsidR="003B66BE">
        <w:rPr>
          <w:i/>
          <w:color w:val="939598"/>
          <w:spacing w:val="-2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European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Union,</w:t>
      </w:r>
      <w:r w:rsidR="003B66BE">
        <w:rPr>
          <w:i/>
          <w:color w:val="939598"/>
          <w:spacing w:val="-2"/>
          <w:sz w:val="20"/>
        </w:rPr>
        <w:t xml:space="preserve"> </w:t>
      </w:r>
      <w:r w:rsidR="003B66BE">
        <w:rPr>
          <w:i/>
          <w:color w:val="939598"/>
          <w:sz w:val="20"/>
        </w:rPr>
        <w:t>or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100,000</w:t>
      </w:r>
      <w:r w:rsidR="003B66BE">
        <w:rPr>
          <w:i/>
          <w:color w:val="939598"/>
          <w:spacing w:val="-4"/>
          <w:sz w:val="20"/>
        </w:rPr>
        <w:t xml:space="preserve"> </w:t>
      </w:r>
      <w:r w:rsidR="003B66BE">
        <w:rPr>
          <w:i/>
          <w:color w:val="939598"/>
          <w:sz w:val="20"/>
        </w:rPr>
        <w:t>euros</w:t>
      </w:r>
      <w:r w:rsidR="003B66BE">
        <w:rPr>
          <w:i/>
          <w:color w:val="939598"/>
          <w:spacing w:val="-2"/>
          <w:sz w:val="20"/>
        </w:rPr>
        <w:t xml:space="preserve"> </w:t>
      </w:r>
      <w:r w:rsidR="003B66BE">
        <w:rPr>
          <w:i/>
          <w:color w:val="939598"/>
          <w:sz w:val="20"/>
        </w:rPr>
        <w:t>from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the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day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of</w:t>
      </w:r>
      <w:r w:rsidR="003B66BE">
        <w:rPr>
          <w:i/>
          <w:color w:val="939598"/>
          <w:spacing w:val="-2"/>
          <w:sz w:val="20"/>
        </w:rPr>
        <w:t xml:space="preserve"> </w:t>
      </w:r>
      <w:r w:rsidR="003B66BE">
        <w:rPr>
          <w:i/>
          <w:color w:val="939598"/>
          <w:sz w:val="20"/>
        </w:rPr>
        <w:t>Montenegro’s</w:t>
      </w:r>
      <w:r w:rsidR="003B66BE">
        <w:rPr>
          <w:i/>
          <w:color w:val="939598"/>
          <w:spacing w:val="-3"/>
          <w:sz w:val="20"/>
        </w:rPr>
        <w:t xml:space="preserve"> </w:t>
      </w:r>
      <w:r w:rsidR="003B66BE">
        <w:rPr>
          <w:i/>
          <w:color w:val="939598"/>
          <w:sz w:val="20"/>
        </w:rPr>
        <w:t>accession</w:t>
      </w:r>
      <w:r w:rsidR="003B66BE">
        <w:rPr>
          <w:i/>
          <w:color w:val="939598"/>
          <w:spacing w:val="1"/>
          <w:sz w:val="20"/>
        </w:rPr>
        <w:t xml:space="preserve"> </w:t>
      </w:r>
      <w:r w:rsidR="003B66BE">
        <w:rPr>
          <w:i/>
          <w:color w:val="939598"/>
          <w:sz w:val="20"/>
        </w:rPr>
        <w:t>to</w:t>
      </w:r>
      <w:r w:rsidR="003B66BE">
        <w:rPr>
          <w:i/>
          <w:color w:val="939598"/>
          <w:spacing w:val="-2"/>
          <w:sz w:val="20"/>
        </w:rPr>
        <w:t xml:space="preserve"> </w:t>
      </w:r>
      <w:r w:rsidR="003B66BE">
        <w:rPr>
          <w:i/>
          <w:color w:val="939598"/>
          <w:sz w:val="20"/>
        </w:rPr>
        <w:t>the European</w:t>
      </w:r>
      <w:r w:rsidR="003B66BE">
        <w:rPr>
          <w:i/>
          <w:color w:val="939598"/>
          <w:spacing w:val="-1"/>
          <w:sz w:val="20"/>
        </w:rPr>
        <w:t xml:space="preserve"> </w:t>
      </w:r>
      <w:r w:rsidR="003B66BE">
        <w:rPr>
          <w:i/>
          <w:color w:val="939598"/>
          <w:sz w:val="20"/>
        </w:rPr>
        <w:t>Union.</w:t>
      </w:r>
    </w:p>
    <w:p w14:paraId="0A74EEC8" w14:textId="77777777" w:rsidR="001A631C" w:rsidRDefault="001A631C">
      <w:pPr>
        <w:pStyle w:val="a3"/>
        <w:spacing w:before="4"/>
        <w:rPr>
          <w:i/>
          <w:sz w:val="18"/>
        </w:rPr>
      </w:pPr>
    </w:p>
    <w:p w14:paraId="42F91817" w14:textId="77777777" w:rsidR="001A631C" w:rsidRDefault="003B66BE">
      <w:pPr>
        <w:spacing w:line="216" w:lineRule="auto"/>
        <w:ind w:left="186" w:right="383"/>
        <w:jc w:val="both"/>
        <w:rPr>
          <w:i/>
          <w:sz w:val="20"/>
        </w:rPr>
      </w:pP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slučaju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zajedničkih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računa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ograničenje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50.000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primjenjuje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svakog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deponenta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posebno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Evropskoj uniji, odnosno od 100.000 eura od dana pristupanja Crne Gore Evropskoj uniji.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/ </w:t>
      </w:r>
      <w:r>
        <w:rPr>
          <w:i/>
          <w:color w:val="939598"/>
          <w:sz w:val="20"/>
        </w:rPr>
        <w:t>In the case of joint accounts, the limit of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applies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each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separately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date of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 w14:paraId="691E155A" w14:textId="77777777" w:rsidR="001A631C" w:rsidRDefault="001A631C">
      <w:pPr>
        <w:pStyle w:val="a3"/>
        <w:spacing w:before="1"/>
        <w:rPr>
          <w:i/>
          <w:sz w:val="18"/>
        </w:rPr>
      </w:pPr>
    </w:p>
    <w:p w14:paraId="42260638" w14:textId="77777777" w:rsidR="001A631C" w:rsidRDefault="003B66BE">
      <w:pPr>
        <w:spacing w:line="216" w:lineRule="auto"/>
        <w:ind w:left="186" w:right="382"/>
        <w:jc w:val="both"/>
        <w:rPr>
          <w:i/>
          <w:sz w:val="20"/>
        </w:rPr>
      </w:pPr>
      <w:r>
        <w:rPr>
          <w:color w:val="231F20"/>
          <w:sz w:val="20"/>
        </w:rPr>
        <w:t>Međutim, depoziti na računu na koji pravo imaju dva ili više lica, kao članovi drustva bez svojstva pravnog lica, sabiraju se i tretiraju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kao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sredstva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jednog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deponenta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potrebe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obračunavanja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ograničenja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50.000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uniji,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100.000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uniji.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7"/>
          <w:sz w:val="20"/>
        </w:rPr>
        <w:t xml:space="preserve"> </w:t>
      </w:r>
      <w:r>
        <w:rPr>
          <w:i/>
          <w:color w:val="939598"/>
          <w:sz w:val="20"/>
        </w:rPr>
        <w:t>However,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an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account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which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two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more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persons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entitled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members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company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does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not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have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legal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capacity,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treated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funds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single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 purpose of calculating the limit of 50,000 euros until the date of Montenegro’s accession to the European Union or 100,000 euros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day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 w14:paraId="47C97B18" w14:textId="77777777" w:rsidR="001A631C" w:rsidRDefault="001A631C">
      <w:pPr>
        <w:pStyle w:val="a3"/>
        <w:spacing w:before="2"/>
        <w:rPr>
          <w:i/>
          <w:sz w:val="18"/>
        </w:rPr>
      </w:pPr>
    </w:p>
    <w:p w14:paraId="17841F03" w14:textId="77777777" w:rsidR="001A631C" w:rsidRDefault="003B66BE">
      <w:pPr>
        <w:spacing w:line="216" w:lineRule="auto"/>
        <w:ind w:left="186" w:right="383"/>
        <w:jc w:val="both"/>
        <w:rPr>
          <w:i/>
          <w:sz w:val="20"/>
        </w:rPr>
      </w:pPr>
      <w:r>
        <w:rPr>
          <w:color w:val="231F20"/>
          <w:spacing w:val="-1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pojedinim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slučajevima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depoziti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koji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predstavljaju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privremeni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visoki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saldo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zastićeni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dodatnom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iznosu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30.000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eura,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ukupno 80.000 eura do dana pristupanja Crne Gore Evropskoj uniji, odnosno 130.000 eura od dana pristupanja Crne Gore Evropskoj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uniji, šest mjeseci nakon knjiženja ili od trenutka kada ti depoziti postanu pravno prenosivi, a odnose se na depozite: / </w:t>
      </w:r>
      <w:r>
        <w:rPr>
          <w:i/>
          <w:color w:val="939598"/>
          <w:sz w:val="20"/>
        </w:rPr>
        <w:t>In some cases,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deposits representing a temporary high balance are protected by an additional amount of up to EUR 30,000, or up to a total amount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80,000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130,000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acces-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sion to the European Union, six months after booking or the moment when these deposits become legally transferable and this refers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following deposits:</w:t>
      </w:r>
    </w:p>
    <w:p w14:paraId="42A68105" w14:textId="77777777" w:rsidR="001A631C" w:rsidRDefault="001A631C">
      <w:pPr>
        <w:pStyle w:val="a3"/>
        <w:spacing w:before="8"/>
        <w:rPr>
          <w:i/>
          <w:sz w:val="16"/>
        </w:rPr>
      </w:pPr>
    </w:p>
    <w:p w14:paraId="08B068DF" w14:textId="77777777" w:rsidR="001A631C" w:rsidRDefault="003B66BE">
      <w:pPr>
        <w:pStyle w:val="a5"/>
        <w:numPr>
          <w:ilvl w:val="0"/>
          <w:numId w:val="3"/>
        </w:numPr>
        <w:tabs>
          <w:tab w:val="left" w:pos="395"/>
        </w:tabs>
        <w:spacing w:before="0" w:line="232" w:lineRule="exact"/>
        <w:ind w:hanging="209"/>
        <w:rPr>
          <w:sz w:val="20"/>
        </w:rPr>
      </w:pPr>
      <w:r>
        <w:rPr>
          <w:color w:val="231F20"/>
          <w:sz w:val="20"/>
        </w:rPr>
        <w:t>prodaje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stambene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nepokretnosti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kojoj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deponent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imao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prebivalište</w:t>
      </w:r>
    </w:p>
    <w:p w14:paraId="72B3F47F" w14:textId="77777777" w:rsidR="001A631C" w:rsidRDefault="003B66BE">
      <w:pPr>
        <w:pStyle w:val="a5"/>
        <w:numPr>
          <w:ilvl w:val="0"/>
          <w:numId w:val="3"/>
        </w:numPr>
        <w:tabs>
          <w:tab w:val="left" w:pos="395"/>
        </w:tabs>
        <w:spacing w:before="0" w:line="220" w:lineRule="exact"/>
        <w:ind w:hanging="209"/>
        <w:rPr>
          <w:sz w:val="20"/>
        </w:rPr>
      </w:pPr>
      <w:r>
        <w:rPr>
          <w:color w:val="231F20"/>
          <w:sz w:val="20"/>
        </w:rPr>
        <w:t>transakcija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vezanih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za: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sklapanja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braka,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razvod,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otpremnine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penzionisanje,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otpuštanje,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invaliditet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smrt</w:t>
      </w:r>
    </w:p>
    <w:p w14:paraId="7CB7A2E5" w14:textId="77777777" w:rsidR="001A631C" w:rsidRDefault="003B66BE">
      <w:pPr>
        <w:pStyle w:val="a5"/>
        <w:numPr>
          <w:ilvl w:val="0"/>
          <w:numId w:val="3"/>
        </w:numPr>
        <w:tabs>
          <w:tab w:val="left" w:pos="396"/>
        </w:tabs>
        <w:spacing w:before="7" w:line="216" w:lineRule="auto"/>
        <w:ind w:left="186" w:right="384" w:firstLine="0"/>
        <w:rPr>
          <w:sz w:val="20"/>
        </w:rPr>
      </w:pPr>
      <w:r>
        <w:rPr>
          <w:color w:val="231F20"/>
          <w:sz w:val="20"/>
        </w:rPr>
        <w:t>isplate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naknade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iz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osiguranja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odštete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žrtve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krivičnih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djela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grešaka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pravosudnih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državnih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organa,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državne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up-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rave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lokalne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samouprave.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Dodatne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informacije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mogu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dobiti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http://www.fzdcg,org</w:t>
      </w:r>
    </w:p>
    <w:p w14:paraId="2BF127A6" w14:textId="77777777" w:rsidR="001A631C" w:rsidRDefault="001A631C">
      <w:pPr>
        <w:pStyle w:val="a3"/>
        <w:spacing w:before="6"/>
        <w:rPr>
          <w:sz w:val="16"/>
        </w:rPr>
      </w:pPr>
    </w:p>
    <w:p w14:paraId="5D8AD9E7" w14:textId="77777777" w:rsidR="001A631C" w:rsidRDefault="003B66BE">
      <w:pPr>
        <w:pStyle w:val="a5"/>
        <w:numPr>
          <w:ilvl w:val="0"/>
          <w:numId w:val="2"/>
        </w:numPr>
        <w:tabs>
          <w:tab w:val="left" w:pos="395"/>
        </w:tabs>
        <w:spacing w:before="0" w:line="232" w:lineRule="exact"/>
        <w:ind w:hanging="209"/>
        <w:rPr>
          <w:i/>
          <w:sz w:val="20"/>
        </w:rPr>
      </w:pPr>
      <w:r>
        <w:rPr>
          <w:i/>
          <w:color w:val="939598"/>
          <w:sz w:val="20"/>
        </w:rPr>
        <w:t>sale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residential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real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estate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which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was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depositor’s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residence</w:t>
      </w:r>
    </w:p>
    <w:p w14:paraId="32D66183" w14:textId="77777777" w:rsidR="001A631C" w:rsidRDefault="003B66BE">
      <w:pPr>
        <w:pStyle w:val="a5"/>
        <w:numPr>
          <w:ilvl w:val="0"/>
          <w:numId w:val="2"/>
        </w:numPr>
        <w:tabs>
          <w:tab w:val="left" w:pos="395"/>
        </w:tabs>
        <w:spacing w:before="0" w:line="220" w:lineRule="exact"/>
        <w:ind w:hanging="209"/>
        <w:rPr>
          <w:i/>
          <w:sz w:val="20"/>
        </w:rPr>
      </w:pPr>
      <w:r>
        <w:rPr>
          <w:i/>
          <w:color w:val="939598"/>
          <w:sz w:val="20"/>
        </w:rPr>
        <w:t>transactions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related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to: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marriage,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divorce,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severance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pay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retirement,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dismissal,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disability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death</w:t>
      </w:r>
    </w:p>
    <w:p w14:paraId="6567BC53" w14:textId="77777777" w:rsidR="001A631C" w:rsidRDefault="003B66BE">
      <w:pPr>
        <w:pStyle w:val="a5"/>
        <w:numPr>
          <w:ilvl w:val="0"/>
          <w:numId w:val="2"/>
        </w:numPr>
        <w:tabs>
          <w:tab w:val="left" w:pos="396"/>
        </w:tabs>
        <w:spacing w:before="7" w:line="216" w:lineRule="auto"/>
        <w:ind w:left="186" w:right="386" w:firstLine="0"/>
        <w:rPr>
          <w:i/>
          <w:sz w:val="20"/>
        </w:rPr>
      </w:pPr>
      <w:r>
        <w:rPr>
          <w:i/>
          <w:color w:val="939598"/>
          <w:sz w:val="20"/>
        </w:rPr>
        <w:t>payment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insurance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victims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criminal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offenses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errors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judicial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administration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local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self-government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bodies.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Additional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information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can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obtained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at</w:t>
      </w:r>
      <w:r>
        <w:rPr>
          <w:i/>
          <w:color w:val="939598"/>
          <w:spacing w:val="-5"/>
          <w:sz w:val="20"/>
        </w:rPr>
        <w:t xml:space="preserve"> </w:t>
      </w:r>
      <w:hyperlink r:id="rId149">
        <w:r>
          <w:rPr>
            <w:i/>
            <w:color w:val="939598"/>
            <w:sz w:val="20"/>
          </w:rPr>
          <w:t>http://www.fzdcg.org</w:t>
        </w:r>
      </w:hyperlink>
    </w:p>
    <w:p w14:paraId="57B09EE8" w14:textId="77777777" w:rsidR="001A631C" w:rsidRDefault="001A631C">
      <w:pPr>
        <w:pStyle w:val="a3"/>
        <w:spacing w:before="6"/>
        <w:rPr>
          <w:i/>
          <w:sz w:val="16"/>
        </w:rPr>
      </w:pPr>
    </w:p>
    <w:p w14:paraId="2DCD138F" w14:textId="77777777" w:rsidR="001A631C" w:rsidRDefault="00911BAD">
      <w:pPr>
        <w:ind w:left="186"/>
        <w:jc w:val="both"/>
        <w:rPr>
          <w:b/>
          <w:i/>
          <w:sz w:val="20"/>
        </w:rPr>
      </w:pPr>
      <w:r>
        <w:pict w14:anchorId="0C7044EC">
          <v:shape id="_x0000_s1068" type="#_x0000_t202" style="position:absolute;left:0;text-align:left;margin-left:24.35pt;margin-top:16.85pt;width:546.6pt;height:149.75pt;z-index:-15643136;mso-wrap-distance-left:0;mso-wrap-distance-right:0;mso-position-horizontal-relative:page" filled="f" strokecolor="#230e0f" strokeweight=".5pt">
            <v:textbox inset="0,0,0,0">
              <w:txbxContent>
                <w:p w14:paraId="6D1EB819" w14:textId="77777777" w:rsidR="001A631C" w:rsidRDefault="003B66BE">
                  <w:pPr>
                    <w:spacing w:before="37" w:line="216" w:lineRule="auto"/>
                    <w:ind w:left="75" w:right="70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Sistemom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zaštite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depozita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upravlja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Fond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zaštitu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depozita,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Miljana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Vukova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bb,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81000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Podgorica,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Crna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Gora,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broj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telefona:</w:t>
                  </w:r>
                  <w:r>
                    <w:rPr>
                      <w:color w:val="231F2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020/210-</w:t>
                  </w:r>
                  <w:r>
                    <w:rPr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466,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e-pošta:</w:t>
                  </w:r>
                  <w:r>
                    <w:rPr>
                      <w:color w:val="231F20"/>
                      <w:spacing w:val="-8"/>
                      <w:sz w:val="20"/>
                    </w:rPr>
                    <w:t xml:space="preserve"> </w:t>
                  </w:r>
                  <w:hyperlink r:id="rId150">
                    <w:r>
                      <w:rPr>
                        <w:color w:val="231F20"/>
                        <w:sz w:val="20"/>
                      </w:rPr>
                      <w:t>fzd@fzdcg.org,</w:t>
                    </w:r>
                    <w:r>
                      <w:rPr>
                        <w:color w:val="231F20"/>
                        <w:spacing w:val="-9"/>
                        <w:sz w:val="20"/>
                      </w:rPr>
                      <w:t xml:space="preserve"> </w:t>
                    </w:r>
                  </w:hyperlink>
                  <w:hyperlink r:id="rId151">
                    <w:r>
                      <w:rPr>
                        <w:color w:val="231F20"/>
                        <w:sz w:val="20"/>
                      </w:rPr>
                      <w:t>fzd@t-com.me,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 xml:space="preserve"> </w:t>
                    </w:r>
                  </w:hyperlink>
                  <w:r>
                    <w:rPr>
                      <w:color w:val="231F20"/>
                      <w:sz w:val="20"/>
                    </w:rPr>
                    <w:t>web: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http://www.fzdcg,org.</w:t>
                  </w:r>
                  <w:r>
                    <w:rPr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Fond</w:t>
                  </w:r>
                  <w:r>
                    <w:rPr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zaštitu</w:t>
                  </w:r>
                  <w:r>
                    <w:rPr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depozita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će</w:t>
                  </w:r>
                  <w:r>
                    <w:rPr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vam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staviti</w:t>
                  </w:r>
                  <w:r>
                    <w:rPr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na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raspolaganje</w:t>
                  </w:r>
                  <w:r>
                    <w:rPr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vaše</w:t>
                  </w:r>
                  <w:r>
                    <w:rPr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depozite (do iznosa od 50.000 eura do pristupanja Crne Gore Evropskoj uniji, odnosno 100.000 eura od pristupanja Crne Gore Evrop-</w:t>
                  </w:r>
                  <w:r>
                    <w:rPr>
                      <w:color w:val="231F20"/>
                      <w:spacing w:val="-43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skoj uniji) najkasnije u roku od: 15 radnih dana do 31.12.2020, 10 radnih dana u periodu od 1. januara 2021. do 31. decembra 2023. i</w:t>
                  </w:r>
                  <w:r>
                    <w:rPr>
                      <w:color w:val="231F20"/>
                      <w:spacing w:val="-43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7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radnih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dana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od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1.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januara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2024.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system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is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managed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by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Fund,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Miljana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Vukova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bb,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81000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Pod-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gorica,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Montenegro,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Tel.: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020/210-466,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e-mail: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hyperlink r:id="rId152">
                    <w:r>
                      <w:rPr>
                        <w:i/>
                        <w:color w:val="939598"/>
                        <w:sz w:val="20"/>
                      </w:rPr>
                      <w:t>fzd@fzdcg.org,</w:t>
                    </w:r>
                    <w:r>
                      <w:rPr>
                        <w:i/>
                        <w:color w:val="939598"/>
                        <w:spacing w:val="-10"/>
                        <w:sz w:val="20"/>
                      </w:rPr>
                      <w:t xml:space="preserve"> </w:t>
                    </w:r>
                  </w:hyperlink>
                  <w:hyperlink r:id="rId153">
                    <w:r>
                      <w:rPr>
                        <w:i/>
                        <w:color w:val="939598"/>
                        <w:sz w:val="20"/>
                      </w:rPr>
                      <w:t>fzd@t-com.me,</w:t>
                    </w:r>
                    <w:r>
                      <w:rPr>
                        <w:i/>
                        <w:color w:val="939598"/>
                        <w:spacing w:val="-9"/>
                        <w:sz w:val="20"/>
                      </w:rPr>
                      <w:t xml:space="preserve"> </w:t>
                    </w:r>
                  </w:hyperlink>
                  <w:r>
                    <w:rPr>
                      <w:i/>
                      <w:color w:val="939598"/>
                      <w:sz w:val="20"/>
                    </w:rPr>
                    <w:t>website: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hyperlink r:id="rId154">
                    <w:r>
                      <w:rPr>
                        <w:i/>
                        <w:color w:val="939598"/>
                        <w:sz w:val="20"/>
                      </w:rPr>
                      <w:t>http://www.fzdcg.org.</w:t>
                    </w:r>
                    <w:r>
                      <w:rPr>
                        <w:i/>
                        <w:color w:val="939598"/>
                        <w:spacing w:val="-10"/>
                        <w:sz w:val="20"/>
                      </w:rPr>
                      <w:t xml:space="preserve"> </w:t>
                    </w:r>
                  </w:hyperlink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Fund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will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make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your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deposits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available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you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(up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amount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50,000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until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Montenegro’s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accession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to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9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European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Union,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or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EUR 100,000 from Montenegro’s accession to the European Union) no later than: 15 working days until 31.12.2020, 10 working days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 period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 January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2021 to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31 December 2023 and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7 working days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from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1 January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2024.</w:t>
                  </w:r>
                </w:p>
                <w:p w14:paraId="4E897857" w14:textId="77777777" w:rsidR="001A631C" w:rsidRDefault="001A631C">
                  <w:pPr>
                    <w:pStyle w:val="a3"/>
                    <w:spacing w:before="3"/>
                    <w:rPr>
                      <w:i/>
                      <w:sz w:val="18"/>
                    </w:rPr>
                  </w:pPr>
                </w:p>
                <w:p w14:paraId="0ADA72C2" w14:textId="77777777" w:rsidR="001A631C" w:rsidRDefault="003B66BE">
                  <w:pPr>
                    <w:spacing w:line="216" w:lineRule="auto"/>
                    <w:ind w:left="75" w:right="74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Pravo na isplatu garantovanog depozita zastarijeva protekom tri godine od dana nastanka zaštićenog slučaja. Dodatne informacije</w:t>
                  </w:r>
                  <w:r>
                    <w:rPr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 xml:space="preserve">mogu se dobiti na http://www.fzdcg,org. / </w:t>
                  </w:r>
                  <w:r>
                    <w:rPr>
                      <w:i/>
                      <w:color w:val="939598"/>
                      <w:sz w:val="20"/>
                    </w:rPr>
                    <w:t>The right to the payment of a guaranteed deposit expires three years after the occurrence</w:t>
                  </w:r>
                  <w:r>
                    <w:rPr>
                      <w:i/>
                      <w:color w:val="939598"/>
                      <w:spacing w:val="-4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protected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case.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Additional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information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can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be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obtained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at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http://www.fzdcg,org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 w:rsidR="003B66BE">
        <w:rPr>
          <w:b/>
          <w:color w:val="231F20"/>
          <w:sz w:val="20"/>
        </w:rPr>
        <w:t>Isplata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color w:val="231F20"/>
          <w:sz w:val="20"/>
        </w:rPr>
        <w:t>/</w:t>
      </w:r>
      <w:r w:rsidR="003B66BE">
        <w:rPr>
          <w:b/>
          <w:color w:val="231F20"/>
          <w:spacing w:val="-4"/>
          <w:sz w:val="20"/>
        </w:rPr>
        <w:t xml:space="preserve"> </w:t>
      </w:r>
      <w:r w:rsidR="003B66BE">
        <w:rPr>
          <w:b/>
          <w:i/>
          <w:color w:val="939598"/>
          <w:sz w:val="20"/>
        </w:rPr>
        <w:t>Payment/Disbursement</w:t>
      </w:r>
    </w:p>
    <w:p w14:paraId="2F74104B" w14:textId="77777777" w:rsidR="001A631C" w:rsidRDefault="003B66BE">
      <w:pPr>
        <w:spacing w:before="74" w:after="87"/>
        <w:ind w:left="186"/>
        <w:rPr>
          <w:b/>
          <w:i/>
          <w:sz w:val="20"/>
        </w:rPr>
      </w:pPr>
      <w:r>
        <w:rPr>
          <w:b/>
          <w:color w:val="231F20"/>
          <w:sz w:val="20"/>
        </w:rPr>
        <w:t>Druge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važne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Other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important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information</w:t>
      </w:r>
    </w:p>
    <w:p w14:paraId="12A1E1B2" w14:textId="77777777" w:rsidR="001A631C" w:rsidRDefault="00911BAD">
      <w:pPr>
        <w:pStyle w:val="a3"/>
        <w:ind w:left="101"/>
      </w:pPr>
      <w:r>
        <w:rPr>
          <w:position w:val="36"/>
        </w:rPr>
      </w:r>
      <w:r>
        <w:rPr>
          <w:position w:val="36"/>
        </w:rPr>
        <w:pict w14:anchorId="0380F6BA">
          <v:shape id="_x0000_s1351" type="#_x0000_t202" style="width:546.6pt;height:72.1pt;mso-left-percent:-10001;mso-top-percent:-10001;mso-position-horizontal:absolute;mso-position-horizontal-relative:char;mso-position-vertical:absolute;mso-position-vertical-relative:line;mso-left-percent:-10001;mso-top-percent:-10001" filled="f" strokecolor="#230e0f" strokeweight=".5pt">
            <v:textbox inset="0,0,0,0">
              <w:txbxContent>
                <w:p w14:paraId="04A8A812" w14:textId="77777777" w:rsidR="001A631C" w:rsidRDefault="003B66BE">
                  <w:pPr>
                    <w:spacing w:before="39" w:line="216" w:lineRule="auto"/>
                    <w:ind w:left="75" w:right="73"/>
                    <w:jc w:val="both"/>
                    <w:rPr>
                      <w:i/>
                      <w:sz w:val="20"/>
                    </w:rPr>
                  </w:pPr>
                  <w:r>
                    <w:rPr>
                      <w:color w:val="231F20"/>
                      <w:sz w:val="20"/>
                    </w:rPr>
                    <w:t>Svi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deponenti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koji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spadaju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u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fizička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lica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ili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pravna</w:t>
                  </w:r>
                  <w:r>
                    <w:rPr>
                      <w:color w:val="231F20"/>
                      <w:spacing w:val="-9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lica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u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načelu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su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osigurani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putem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sistema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zaštite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depozita.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Izuzeća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</w:t>
                  </w:r>
                  <w:r>
                    <w:rPr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određene</w:t>
                  </w:r>
                  <w:r>
                    <w:rPr>
                      <w:color w:val="231F20"/>
                      <w:spacing w:val="-1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depoz-</w:t>
                  </w:r>
                  <w:r>
                    <w:rPr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ite navedena su na internet stranici Fonda za zaštitu depozita. Vaša kreditna institucija će Vas, na zahtjev, takođe informisati o tome</w:t>
                  </w:r>
                  <w:r>
                    <w:rPr>
                      <w:color w:val="231F20"/>
                      <w:spacing w:val="1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jesu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li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određeni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proizvodi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zaštićeni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ili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ne.</w:t>
                  </w:r>
                  <w:r>
                    <w:rPr>
                      <w:color w:val="231F20"/>
                      <w:spacing w:val="-7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Ako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su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depoziti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zaštićeni,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kreditna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institucija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to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potvrđuje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na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izvodu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sa</w:t>
                  </w:r>
                  <w:r>
                    <w:rPr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računa.</w:t>
                  </w:r>
                  <w:r>
                    <w:rPr>
                      <w:color w:val="231F20"/>
                      <w:spacing w:val="35"/>
                      <w:sz w:val="20"/>
                    </w:rPr>
                    <w:t xml:space="preserve"> </w:t>
                  </w:r>
                  <w:r>
                    <w:rPr>
                      <w:color w:val="231F20"/>
                      <w:sz w:val="20"/>
                    </w:rPr>
                    <w:t>/</w:t>
                  </w:r>
                  <w:r>
                    <w:rPr>
                      <w:color w:val="231F20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principle,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all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depositors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who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natural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or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legal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persons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-6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insured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through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4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system.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Exemptions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for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certain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deposits</w:t>
                  </w:r>
                  <w:r>
                    <w:rPr>
                      <w:i/>
                      <w:color w:val="939598"/>
                      <w:spacing w:val="-5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listed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website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of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>Deposit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Protection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Fund.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Your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credit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institution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will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also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inform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you,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upon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request,</w:t>
                  </w:r>
                  <w:r>
                    <w:rPr>
                      <w:i/>
                      <w:color w:val="939598"/>
                      <w:spacing w:val="-1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whether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certain</w:t>
                  </w:r>
                  <w:r>
                    <w:rPr>
                      <w:i/>
                      <w:color w:val="939598"/>
                      <w:spacing w:val="-10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products</w:t>
                  </w:r>
                  <w:r>
                    <w:rPr>
                      <w:i/>
                      <w:color w:val="939598"/>
                      <w:spacing w:val="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protected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or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not.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If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deposits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are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protected,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credit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institution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shall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confirm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that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on</w:t>
                  </w:r>
                  <w:r>
                    <w:rPr>
                      <w:i/>
                      <w:color w:val="939598"/>
                      <w:spacing w:val="-3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the</w:t>
                  </w:r>
                  <w:r>
                    <w:rPr>
                      <w:i/>
                      <w:color w:val="939598"/>
                      <w:spacing w:val="-1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account</w:t>
                  </w:r>
                  <w:r>
                    <w:rPr>
                      <w:i/>
                      <w:color w:val="939598"/>
                      <w:spacing w:val="-2"/>
                      <w:sz w:val="20"/>
                    </w:rPr>
                    <w:t xml:space="preserve"> </w:t>
                  </w:r>
                  <w:r>
                    <w:rPr>
                      <w:i/>
                      <w:color w:val="939598"/>
                      <w:sz w:val="20"/>
                    </w:rPr>
                    <w:t>statement.</w:t>
                  </w:r>
                </w:p>
              </w:txbxContent>
            </v:textbox>
            <w10:anchorlock/>
          </v:shape>
        </w:pict>
      </w:r>
      <w:r w:rsidR="003B66BE">
        <w:rPr>
          <w:rFonts w:ascii="Times New Roman"/>
          <w:spacing w:val="-32"/>
          <w:position w:val="36"/>
        </w:rPr>
        <w:t xml:space="preserve"> </w:t>
      </w:r>
      <w:r w:rsidR="003B66BE">
        <w:rPr>
          <w:noProof/>
          <w:spacing w:val="-32"/>
        </w:rPr>
        <w:drawing>
          <wp:inline distT="0" distB="0" distL="0" distR="0" wp14:anchorId="05860235" wp14:editId="010F6D6B">
            <wp:extent cx="93140" cy="1123950"/>
            <wp:effectExtent l="0" t="0" r="0" b="0"/>
            <wp:docPr id="149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39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11F9" w14:textId="77777777" w:rsidR="001A631C" w:rsidRDefault="001A631C">
      <w:pPr>
        <w:pStyle w:val="a3"/>
        <w:spacing w:before="3"/>
        <w:rPr>
          <w:b/>
          <w:i/>
          <w:sz w:val="10"/>
        </w:rPr>
      </w:pPr>
    </w:p>
    <w:p w14:paraId="522A7305" w14:textId="77777777" w:rsidR="001A631C" w:rsidRDefault="00911BAD">
      <w:pPr>
        <w:pStyle w:val="a3"/>
        <w:spacing w:line="20" w:lineRule="exact"/>
        <w:ind w:left="6914"/>
        <w:rPr>
          <w:sz w:val="2"/>
        </w:rPr>
      </w:pPr>
      <w:r>
        <w:rPr>
          <w:sz w:val="2"/>
        </w:rPr>
      </w:r>
      <w:r>
        <w:rPr>
          <w:sz w:val="2"/>
        </w:rPr>
        <w:pict w14:anchorId="46440F45">
          <v:group id="_x0000_s1065" style="width:161.6pt;height:.5pt;mso-position-horizontal-relative:char;mso-position-vertical-relative:line" coordsize="3232,10">
            <v:line id="_x0000_s1066" style="position:absolute" from="0,5" to="3232,5" strokecolor="#020302" strokeweight=".5pt"/>
            <w10:anchorlock/>
          </v:group>
        </w:pict>
      </w:r>
    </w:p>
    <w:p w14:paraId="418B606E" w14:textId="77777777" w:rsidR="001A631C" w:rsidRDefault="003B66BE">
      <w:pPr>
        <w:ind w:left="7180"/>
        <w:rPr>
          <w:b/>
          <w:i/>
          <w:sz w:val="20"/>
        </w:rPr>
      </w:pPr>
      <w:r>
        <w:rPr>
          <w:b/>
          <w:color w:val="231F20"/>
          <w:sz w:val="20"/>
        </w:rPr>
        <w:t>Potpis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klijenta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Client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signature</w:t>
      </w:r>
    </w:p>
    <w:p w14:paraId="1AFF3F18" w14:textId="77777777" w:rsidR="001A631C" w:rsidRDefault="001A631C">
      <w:pPr>
        <w:rPr>
          <w:sz w:val="20"/>
        </w:rPr>
        <w:sectPr w:rsidR="001A631C">
          <w:pgSz w:w="11910" w:h="16840"/>
          <w:pgMar w:top="460" w:right="180" w:bottom="280" w:left="380" w:header="720" w:footer="720" w:gutter="0"/>
          <w:cols w:space="720"/>
        </w:sectPr>
      </w:pPr>
    </w:p>
    <w:p w14:paraId="4D243B1C" w14:textId="77777777" w:rsidR="001A631C" w:rsidRDefault="00911BAD">
      <w:pPr>
        <w:pStyle w:val="a3"/>
        <w:tabs>
          <w:tab w:val="left" w:pos="8695"/>
        </w:tabs>
        <w:ind w:left="6013"/>
      </w:pPr>
      <w:r>
        <w:pict w14:anchorId="7EBA92E6">
          <v:group id="_x0000_s1061" style="width:79.8pt;height:33.75pt;mso-position-horizontal-relative:char;mso-position-vertical-relative:line" coordsize="1596,675">
            <v:shape id="_x0000_s1064" type="#_x0000_t75" style="position:absolute;left:347;top:180;width:381;height:232">
              <v:imagedata r:id="rId156" o:title=""/>
            </v:shape>
            <v:shape id="_x0000_s1063" style="position:absolute;left:295;top:372;width:484;height:303" coordorigin="296,372" coordsize="484,303" path="m778,372r-18,82l724,520r-50,48l611,597r-73,10l466,597,402,568,351,520,315,454,297,372r-1,18l307,466r25,67l370,591r47,44l474,664r63,11l540,675r63,-11l659,635r47,-44l743,533r25,-67l780,390r-2,-18xe" fillcolor="#0070b7" stroked="f">
              <v:path arrowok="t"/>
            </v:shape>
            <v:shape id="_x0000_s1062" style="position:absolute;left:-1;width:1596;height:661" coordsize="1596,661" o:spt="100" adj="0,,0" path="m278,616r-3,-4l51,612r,-408l48,201r-3,l3,201,,204,,657r3,3l275,660r3,-3l278,616xm1206,198r-1,-4l1154,194r-3,3l1006,588r-1,l863,202r-1,-5l859,194r-52,l806,198r2,6l975,648r2,6l980,655r51,l1033,654r3,-6l1205,204r1,-6xm1501,6l1500,r-42,l1454,7r-58,112l1394,125r,6l1428,131r1,-2l1432,125,1498,11r3,-5xm1596,618r-2,-4l1593,612r-14,-33l1577,575r-3,-1l1570,577r-21,13l1522,601r-30,8l1456,612r-67,-14l1334,560r-38,-60l1282,423r14,-72l1334,292r54,-40l1455,237r36,3l1521,248r26,11l1568,270r4,2l1575,273r2,-5l1592,237r1,-2l1594,231r-1,-4l1589,225r-25,-14l1534,200r-35,-9l1456,188r-71,12l1322,234r-49,51l1241,349r-12,74l1241,503r31,66l1320,618r62,31l1455,660r43,-3l1535,649r30,-12l1591,623r4,-3l1596,618xe" fillcolor="#75777a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"/>
        </w:rPr>
        <w:t xml:space="preserve"> </w:t>
      </w:r>
      <w:r>
        <w:rPr>
          <w:spacing w:val="2"/>
          <w:position w:val="2"/>
        </w:rPr>
      </w:r>
      <w:r>
        <w:rPr>
          <w:spacing w:val="2"/>
          <w:position w:val="2"/>
        </w:rPr>
        <w:pict w14:anchorId="32F145E1">
          <v:group id="_x0000_s1059" style="width:15.55pt;height:23pt;mso-position-horizontal-relative:char;mso-position-vertical-relative:line" coordsize="311,460">
            <v:shape id="_x0000_s1060" style="position:absolute;width:311;height:460" coordsize="311,460" path="m308,r-3,l3,,,3,,457r3,2l308,459r2,-2l310,415r-2,-4l51,411r,-158l275,253r2,-3l277,208r-2,-2l51,206,51,48r257,l310,45r,-42l308,xe" fillcolor="#75777a" stroked="f">
              <v:path arrowok="t"/>
            </v:shape>
            <w10:anchorlock/>
          </v:group>
        </w:pict>
      </w:r>
      <w:r w:rsidR="003B66BE">
        <w:rPr>
          <w:rFonts w:ascii="Times New Roman"/>
          <w:spacing w:val="6"/>
          <w:position w:val="2"/>
        </w:rPr>
        <w:t xml:space="preserve"> </w:t>
      </w:r>
      <w:r>
        <w:rPr>
          <w:spacing w:val="6"/>
          <w:position w:val="2"/>
        </w:rPr>
      </w:r>
      <w:r>
        <w:rPr>
          <w:spacing w:val="6"/>
          <w:position w:val="2"/>
        </w:rPr>
        <w:pict w14:anchorId="7F2A76FA">
          <v:group id="_x0000_s1057" style="width:18.8pt;height:23pt;mso-position-horizontal-relative:char;mso-position-vertical-relative:line" coordsize="376,460">
            <v:shape id="_x0000_s1058" style="position:absolute;width:376;height:460" coordsize="376,460" path="m373,l329,r-2,3l327,7r,365l53,7,48,1,46,,3,,,3,,456r3,3l46,459r2,-3l48,88,322,452r4,6l329,459r44,l376,456,376,3,373,xe" fillcolor="#75777a" stroked="f">
              <v:path arrowok="t"/>
            </v:shape>
            <w10:anchorlock/>
          </v:group>
        </w:pict>
      </w:r>
      <w:r w:rsidR="003B66BE">
        <w:rPr>
          <w:spacing w:val="6"/>
          <w:position w:val="2"/>
        </w:rPr>
        <w:tab/>
      </w:r>
      <w:r>
        <w:rPr>
          <w:spacing w:val="6"/>
          <w:position w:val="2"/>
        </w:rPr>
      </w:r>
      <w:r>
        <w:rPr>
          <w:spacing w:val="6"/>
          <w:position w:val="2"/>
        </w:rPr>
        <w:pict w14:anchorId="3536DC4A">
          <v:group id="_x0000_s1055" style="width:16.25pt;height:23pt;mso-position-horizontal-relative:char;mso-position-vertical-relative:line" coordsize="325,460">
            <v:shape id="_x0000_s1056" style="position:absolute;width:325;height:460" coordsize="325,460" o:spt="100" adj="0,,0" path="m147,l3,,,3,,456r3,3l181,459r53,-7l280,430r12,-15l51,415r,-168l286,247,271,235,231,221r,-3l251,204r-200,l51,44r212,l261,41,242,25,220,13,196,5,171,1,147,xm286,247r-134,l179,248r23,2l219,254r15,7l251,274r12,16l270,309r3,21l269,357r-9,21l245,394r-19,11l214,410r-14,3l186,415r-15,l292,415r20,-23l324,336r-6,-42l300,260,286,247xm263,44r-114,l164,45r14,2l191,52r13,7l218,70r10,15l235,103r3,22l235,149r-7,19l216,183r-14,11l189,199r-14,4l159,204r-16,l251,204r3,-2l273,181r11,-29l289,117,285,87,276,62,263,44xe" fillcolor="#75777a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7"/>
          <w:position w:val="2"/>
        </w:rPr>
        <w:t xml:space="preserve"> </w:t>
      </w:r>
      <w:r>
        <w:rPr>
          <w:spacing w:val="27"/>
          <w:position w:val="2"/>
        </w:rPr>
      </w:r>
      <w:r>
        <w:rPr>
          <w:spacing w:val="27"/>
          <w:position w:val="2"/>
        </w:rPr>
        <w:pict w14:anchorId="6CC2D955">
          <v:group id="_x0000_s1053" style="width:17.35pt;height:23.3pt;mso-position-horizontal-relative:char;mso-position-vertical-relative:line" coordsize="347,466">
            <v:shape id="_x0000_s1054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5777a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spacing w:val="36"/>
          <w:position w:val="2"/>
        </w:rPr>
      </w:r>
      <w:r>
        <w:rPr>
          <w:spacing w:val="36"/>
          <w:position w:val="2"/>
        </w:rPr>
        <w:pict w14:anchorId="6BD41F82">
          <v:group id="_x0000_s1051" style="width:18.8pt;height:23pt;mso-position-horizontal-relative:char;mso-position-vertical-relative:line" coordsize="376,460">
            <v:shape id="_x0000_s1052" style="position:absolute;width:376;height:460" coordsize="376,460" path="m373,l329,r-2,3l327,7r,365l53,7,48,1,46,,3,,,3,,456r3,3l46,459r2,-3l48,88,326,458r3,1l373,459r3,-3l376,3,373,xe" fillcolor="#75777a" stroked="f">
              <v:path arrowok="t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spacing w:val="36"/>
          <w:position w:val="2"/>
        </w:rPr>
      </w:r>
      <w:r>
        <w:rPr>
          <w:spacing w:val="36"/>
          <w:position w:val="2"/>
        </w:rPr>
        <w:pict w14:anchorId="2C1D04FC">
          <v:group id="_x0000_s1049" style="width:16.45pt;height:23pt;mso-position-horizontal-relative:char;mso-position-vertical-relative:line" coordsize="329,460">
            <v:shape id="_x0000_s1050" style="position:absolute;width:329;height:460" coordsize="329,460" path="m317,l257,r-3,2l250,7,51,221,51,3,48,,3,,,3,,456r3,3l48,459r3,-3l51,290,97,241,264,453r4,5l270,459r59,l329,453,133,202,319,5,317,xe" fillcolor="#75777a" stroked="f">
              <v:path arrowok="t"/>
            </v:shape>
            <w10:anchorlock/>
          </v:group>
        </w:pict>
      </w:r>
      <w:r w:rsidR="003B66BE">
        <w:rPr>
          <w:rFonts w:ascii="Times New Roman"/>
          <w:spacing w:val="12"/>
          <w:position w:val="2"/>
        </w:rPr>
        <w:t xml:space="preserve"> </w:t>
      </w:r>
      <w:r>
        <w:rPr>
          <w:spacing w:val="12"/>
          <w:position w:val="2"/>
        </w:rPr>
      </w:r>
      <w:r>
        <w:rPr>
          <w:spacing w:val="12"/>
          <w:position w:val="2"/>
        </w:rPr>
        <w:pict w14:anchorId="08750C91">
          <v:group id="_x0000_s1046" style="width:38.05pt;height:23.3pt;mso-position-horizontal-relative:char;mso-position-vertical-relative:line" coordsize="761,466">
            <v:shape id="_x0000_s1048" type="#_x0000_t75" style="position:absolute;left:408;top:3;width:352;height:210">
              <v:imagedata r:id="rId157" o:title=""/>
            </v:shape>
            <v:shape id="_x0000_s1047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2,30l296,258r51,l347,198r-4,-40l334,118,317,82,293,51r-1,-1xe" fillcolor="#75777a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1FC6E47" w14:textId="77777777" w:rsidR="001A631C" w:rsidRDefault="001A631C">
      <w:pPr>
        <w:pStyle w:val="a3"/>
        <w:spacing w:before="6"/>
        <w:rPr>
          <w:b/>
          <w:i/>
          <w:sz w:val="9"/>
        </w:rPr>
      </w:pPr>
    </w:p>
    <w:p w14:paraId="4C1F49BF" w14:textId="77777777" w:rsidR="001A631C" w:rsidRDefault="003B66BE">
      <w:pPr>
        <w:pStyle w:val="1"/>
      </w:pPr>
      <w:r>
        <w:rPr>
          <w:color w:val="231F20"/>
        </w:rPr>
        <w:t>IZJAVA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PRAVNO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POVEZANIM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LICIMA</w:t>
      </w:r>
    </w:p>
    <w:p w14:paraId="675D07D1" w14:textId="77777777" w:rsidR="001A631C" w:rsidRDefault="001A631C">
      <w:pPr>
        <w:pStyle w:val="a3"/>
        <w:spacing w:before="10"/>
        <w:rPr>
          <w:b/>
        </w:rPr>
      </w:pPr>
    </w:p>
    <w:p w14:paraId="7701CF30" w14:textId="77777777" w:rsidR="001A631C" w:rsidRDefault="003B66BE">
      <w:pPr>
        <w:pStyle w:val="a3"/>
        <w:spacing w:before="1" w:line="254" w:lineRule="auto"/>
        <w:ind w:left="106"/>
      </w:pPr>
      <w:r>
        <w:rPr>
          <w:color w:val="231F20"/>
        </w:rPr>
        <w:t>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skladu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Zakonom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Bankama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(„Sl.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CG“,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br.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17/08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44/10),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čl.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stav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vezi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stavova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7,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povezana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dva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ili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više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između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kojih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postoji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najmanje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jedan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sljedećih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oblika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povezanosti:</w:t>
      </w:r>
    </w:p>
    <w:p w14:paraId="1B7664B8" w14:textId="77777777" w:rsidR="001A631C" w:rsidRDefault="001A631C">
      <w:pPr>
        <w:pStyle w:val="a3"/>
        <w:spacing w:before="5"/>
        <w:rPr>
          <w:sz w:val="21"/>
        </w:rPr>
      </w:pPr>
    </w:p>
    <w:p w14:paraId="2802991F" w14:textId="77777777" w:rsidR="001A631C" w:rsidRDefault="003B66BE">
      <w:pPr>
        <w:pStyle w:val="a5"/>
        <w:numPr>
          <w:ilvl w:val="0"/>
          <w:numId w:val="1"/>
        </w:numPr>
        <w:tabs>
          <w:tab w:val="left" w:pos="214"/>
        </w:tabs>
        <w:spacing w:before="1"/>
        <w:ind w:left="213" w:hanging="108"/>
        <w:rPr>
          <w:sz w:val="20"/>
        </w:rPr>
      </w:pPr>
      <w:r>
        <w:rPr>
          <w:color w:val="231F20"/>
          <w:sz w:val="20"/>
        </w:rPr>
        <w:t>jedno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kontroliše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indirektno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drugom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20%,</w:t>
      </w:r>
    </w:p>
    <w:p w14:paraId="06B90F89" w14:textId="77777777" w:rsidR="001A631C" w:rsidRDefault="003B66BE">
      <w:pPr>
        <w:pStyle w:val="a5"/>
        <w:numPr>
          <w:ilvl w:val="0"/>
          <w:numId w:val="1"/>
        </w:numPr>
        <w:tabs>
          <w:tab w:val="left" w:pos="214"/>
        </w:tabs>
        <w:spacing w:before="15"/>
        <w:ind w:left="213" w:hanging="108"/>
        <w:rPr>
          <w:sz w:val="20"/>
        </w:rPr>
      </w:pPr>
      <w:r>
        <w:rPr>
          <w:color w:val="231F20"/>
          <w:sz w:val="20"/>
        </w:rPr>
        <w:t>dva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kontrolisana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trećeg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lica,</w:t>
      </w:r>
    </w:p>
    <w:p w14:paraId="0495A303" w14:textId="77777777" w:rsidR="001A631C" w:rsidRDefault="003B66BE">
      <w:pPr>
        <w:pStyle w:val="a5"/>
        <w:numPr>
          <w:ilvl w:val="0"/>
          <w:numId w:val="1"/>
        </w:numPr>
        <w:tabs>
          <w:tab w:val="left" w:pos="214"/>
        </w:tabs>
        <w:ind w:left="213" w:hanging="108"/>
        <w:rPr>
          <w:sz w:val="20"/>
        </w:rPr>
      </w:pPr>
      <w:r>
        <w:rPr>
          <w:color w:val="231F20"/>
          <w:sz w:val="20"/>
        </w:rPr>
        <w:t>većinu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članova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odbora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direktora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drugog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upravljanja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dva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pravnih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čine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ista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lica,</w:t>
      </w:r>
    </w:p>
    <w:p w14:paraId="7B9B4BF4" w14:textId="77777777" w:rsidR="001A631C" w:rsidRDefault="003B66BE">
      <w:pPr>
        <w:pStyle w:val="a5"/>
        <w:numPr>
          <w:ilvl w:val="0"/>
          <w:numId w:val="1"/>
        </w:numPr>
        <w:tabs>
          <w:tab w:val="left" w:pos="203"/>
        </w:tabs>
        <w:spacing w:line="254" w:lineRule="auto"/>
        <w:ind w:right="110" w:firstLine="0"/>
        <w:rPr>
          <w:sz w:val="20"/>
        </w:rPr>
      </w:pPr>
      <w:r>
        <w:rPr>
          <w:color w:val="231F20"/>
          <w:spacing w:val="-1"/>
          <w:sz w:val="20"/>
        </w:rPr>
        <w:t>dva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ili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više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članovi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porodice,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(bračni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drug,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koje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tim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licem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živi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zajednici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koja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je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zakonu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izjednačena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bračnom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zajednicom,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kao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djeca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koja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 licem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žive 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porodičnom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domaćinstvu),</w:t>
      </w:r>
    </w:p>
    <w:p w14:paraId="0FBDD3BE" w14:textId="77777777" w:rsidR="001A631C" w:rsidRDefault="003B66BE">
      <w:pPr>
        <w:pStyle w:val="a5"/>
        <w:numPr>
          <w:ilvl w:val="0"/>
          <w:numId w:val="1"/>
        </w:numPr>
        <w:tabs>
          <w:tab w:val="left" w:pos="214"/>
        </w:tabs>
        <w:spacing w:before="3"/>
        <w:ind w:left="213" w:hanging="108"/>
        <w:rPr>
          <w:sz w:val="20"/>
        </w:rPr>
      </w:pPr>
      <w:r>
        <w:rPr>
          <w:color w:val="231F20"/>
          <w:sz w:val="20"/>
        </w:rPr>
        <w:t>dva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ugovora,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sporazuma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neformalno,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obavljaju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poslovne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aktivnosti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znatnijem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obimu,</w:t>
      </w:r>
    </w:p>
    <w:p w14:paraId="0070DC7F" w14:textId="77777777" w:rsidR="001A631C" w:rsidRDefault="003B66BE">
      <w:pPr>
        <w:pStyle w:val="a5"/>
        <w:numPr>
          <w:ilvl w:val="0"/>
          <w:numId w:val="1"/>
        </w:numPr>
        <w:tabs>
          <w:tab w:val="left" w:pos="212"/>
        </w:tabs>
        <w:spacing w:before="15" w:line="254" w:lineRule="auto"/>
        <w:ind w:right="110" w:firstLine="0"/>
        <w:rPr>
          <w:sz w:val="20"/>
        </w:rPr>
      </w:pPr>
      <w:r>
        <w:rPr>
          <w:color w:val="231F20"/>
          <w:sz w:val="20"/>
        </w:rPr>
        <w:t>ako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pogoršanje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poboljšanje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finansijskog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stanja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jednog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dovesti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pogoršanja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poboljšanja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finansijskog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stanja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drugog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drugih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između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tih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postoji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mogućnost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prenosa gubitka,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dobiti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kreditne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sposobnosti;</w:t>
      </w:r>
    </w:p>
    <w:p w14:paraId="04C797A8" w14:textId="77777777" w:rsidR="001A631C" w:rsidRDefault="003B66BE">
      <w:pPr>
        <w:spacing w:before="3"/>
        <w:ind w:left="106"/>
        <w:rPr>
          <w:sz w:val="20"/>
        </w:rPr>
      </w:pPr>
      <w:r>
        <w:rPr>
          <w:color w:val="231F20"/>
          <w:sz w:val="20"/>
        </w:rPr>
        <w:t>pri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čemu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kvalifikovano</w:t>
      </w:r>
      <w:r>
        <w:rPr>
          <w:b/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učešće:</w:t>
      </w:r>
    </w:p>
    <w:p w14:paraId="7811BF40" w14:textId="77777777" w:rsidR="001A631C" w:rsidRDefault="003B66BE">
      <w:pPr>
        <w:pStyle w:val="a5"/>
        <w:numPr>
          <w:ilvl w:val="0"/>
          <w:numId w:val="1"/>
        </w:numPr>
        <w:tabs>
          <w:tab w:val="left" w:pos="224"/>
        </w:tabs>
        <w:spacing w:line="254" w:lineRule="auto"/>
        <w:ind w:right="107" w:firstLine="0"/>
        <w:rPr>
          <w:sz w:val="20"/>
        </w:rPr>
      </w:pPr>
      <w:r>
        <w:rPr>
          <w:color w:val="231F20"/>
          <w:sz w:val="20"/>
        </w:rPr>
        <w:t>samostalno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povezanim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licem,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indirektno,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5%,</w:t>
      </w:r>
    </w:p>
    <w:p w14:paraId="5BE300ED" w14:textId="77777777" w:rsidR="001A631C" w:rsidRDefault="003B66BE">
      <w:pPr>
        <w:pStyle w:val="a5"/>
        <w:numPr>
          <w:ilvl w:val="0"/>
          <w:numId w:val="1"/>
        </w:numPr>
        <w:tabs>
          <w:tab w:val="left" w:pos="221"/>
        </w:tabs>
        <w:spacing w:before="2" w:line="254" w:lineRule="auto"/>
        <w:ind w:right="107" w:firstLine="0"/>
        <w:rPr>
          <w:sz w:val="20"/>
        </w:rPr>
      </w:pPr>
      <w:r>
        <w:rPr>
          <w:color w:val="231F20"/>
          <w:sz w:val="20"/>
        </w:rPr>
        <w:t>mogućnost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vršenja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značajnog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uticaja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upravljanje,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politiku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nekog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pravnog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dogovora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sporazuma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licem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koji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način,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bez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obzira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visinu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učešća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banci;</w:t>
      </w:r>
    </w:p>
    <w:p w14:paraId="2EA77CA9" w14:textId="77777777" w:rsidR="001A631C" w:rsidRDefault="003B66BE">
      <w:pPr>
        <w:pStyle w:val="a3"/>
        <w:spacing w:before="3"/>
        <w:ind w:left="106"/>
      </w:pPr>
      <w:r>
        <w:rPr>
          <w:b/>
          <w:color w:val="231F20"/>
        </w:rPr>
        <w:t>indirektno</w:t>
      </w:r>
      <w:r>
        <w:rPr>
          <w:b/>
          <w:color w:val="231F20"/>
          <w:spacing w:val="-6"/>
        </w:rPr>
        <w:t xml:space="preserve"> </w:t>
      </w:r>
      <w:r>
        <w:rPr>
          <w:color w:val="231F20"/>
        </w:rPr>
        <w:t>učešće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učešće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kapitalu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ili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glasačkim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pravima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pravnom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trećeg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indirektni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sticalac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lice:</w:t>
      </w:r>
    </w:p>
    <w:p w14:paraId="6A661CD5" w14:textId="77777777" w:rsidR="001A631C" w:rsidRDefault="003B66BE">
      <w:pPr>
        <w:pStyle w:val="a5"/>
        <w:numPr>
          <w:ilvl w:val="0"/>
          <w:numId w:val="1"/>
        </w:numPr>
        <w:tabs>
          <w:tab w:val="left" w:pos="214"/>
        </w:tabs>
        <w:spacing w:before="15"/>
        <w:ind w:left="213" w:hanging="108"/>
        <w:rPr>
          <w:sz w:val="20"/>
        </w:rPr>
      </w:pPr>
      <w:r>
        <w:rPr>
          <w:color w:val="231F20"/>
          <w:sz w:val="20"/>
        </w:rPr>
        <w:t>za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čiji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račun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drugo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(direktni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sticalac)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steklo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glasačka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prava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banke,</w:t>
      </w:r>
    </w:p>
    <w:p w14:paraId="6A6D157B" w14:textId="77777777" w:rsidR="001A631C" w:rsidRDefault="003B66BE">
      <w:pPr>
        <w:pStyle w:val="a5"/>
        <w:numPr>
          <w:ilvl w:val="0"/>
          <w:numId w:val="1"/>
        </w:numPr>
        <w:tabs>
          <w:tab w:val="left" w:pos="214"/>
        </w:tabs>
        <w:ind w:left="213" w:hanging="108"/>
        <w:rPr>
          <w:sz w:val="20"/>
        </w:rPr>
      </w:pPr>
      <w:r>
        <w:rPr>
          <w:color w:val="231F20"/>
          <w:sz w:val="20"/>
        </w:rPr>
        <w:t>koje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kontroliše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drugo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(direktnog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sticaoca);</w:t>
      </w:r>
    </w:p>
    <w:p w14:paraId="75DE046B" w14:textId="77777777" w:rsidR="001A631C" w:rsidRDefault="003B66BE">
      <w:pPr>
        <w:pStyle w:val="a3"/>
        <w:spacing w:before="16"/>
        <w:ind w:left="106"/>
      </w:pPr>
      <w:r>
        <w:rPr>
          <w:color w:val="231F20"/>
        </w:rPr>
        <w:t>odnosno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b/>
          <w:color w:val="231F20"/>
        </w:rPr>
        <w:t>značajan</w:t>
      </w:r>
      <w:r>
        <w:rPr>
          <w:b/>
          <w:color w:val="231F20"/>
          <w:spacing w:val="-4"/>
        </w:rPr>
        <w:t xml:space="preserve"> </w:t>
      </w:r>
      <w:r>
        <w:rPr>
          <w:color w:val="231F20"/>
        </w:rPr>
        <w:t>uticaj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činjenice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koje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upućuju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lice:</w:t>
      </w:r>
    </w:p>
    <w:p w14:paraId="615C7CEC" w14:textId="77777777" w:rsidR="001A631C" w:rsidRDefault="003B66BE">
      <w:pPr>
        <w:pStyle w:val="a5"/>
        <w:numPr>
          <w:ilvl w:val="0"/>
          <w:numId w:val="1"/>
        </w:numPr>
        <w:tabs>
          <w:tab w:val="left" w:pos="208"/>
        </w:tabs>
        <w:spacing w:line="254" w:lineRule="auto"/>
        <w:ind w:right="106" w:firstLine="0"/>
        <w:rPr>
          <w:sz w:val="20"/>
        </w:rPr>
      </w:pPr>
      <w:r>
        <w:rPr>
          <w:color w:val="231F20"/>
          <w:spacing w:val="-1"/>
          <w:sz w:val="20"/>
        </w:rPr>
        <w:t>može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ostvariti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pravo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na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jednog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predstavnika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odboru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direktora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sličnom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organu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pravnog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kroz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vlasništvo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nad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akcijama,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saglasnosti vlasnika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akcija, punomoćja,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koji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način,</w:t>
      </w:r>
    </w:p>
    <w:p w14:paraId="343153E9" w14:textId="77777777" w:rsidR="001A631C" w:rsidRDefault="003B66BE">
      <w:pPr>
        <w:pStyle w:val="a5"/>
        <w:numPr>
          <w:ilvl w:val="0"/>
          <w:numId w:val="1"/>
        </w:numPr>
        <w:tabs>
          <w:tab w:val="left" w:pos="215"/>
        </w:tabs>
        <w:spacing w:before="2" w:line="254" w:lineRule="auto"/>
        <w:ind w:right="108" w:firstLine="0"/>
        <w:rPr>
          <w:sz w:val="20"/>
        </w:rPr>
      </w:pPr>
      <w:r>
        <w:rPr>
          <w:color w:val="231F20"/>
          <w:sz w:val="20"/>
        </w:rPr>
        <w:t>učestvuje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donošenju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odluka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licu,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nezavisno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toga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preovlađujuće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uticati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donošenje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odluka,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vršiti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uticaj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pravnim licem;</w:t>
      </w:r>
    </w:p>
    <w:p w14:paraId="636CD3E1" w14:textId="77777777" w:rsidR="001A631C" w:rsidRDefault="003B66BE">
      <w:pPr>
        <w:pStyle w:val="3"/>
        <w:spacing w:before="3"/>
        <w:rPr>
          <w:u w:val="none"/>
        </w:rPr>
      </w:pPr>
      <w:r>
        <w:rPr>
          <w:color w:val="231F20"/>
          <w:u w:val="none"/>
        </w:rPr>
        <w:t>a</w:t>
      </w:r>
      <w:r>
        <w:rPr>
          <w:color w:val="231F20"/>
          <w:spacing w:val="-5"/>
          <w:u w:val="none"/>
        </w:rPr>
        <w:t xml:space="preserve"> </w:t>
      </w:r>
      <w:r>
        <w:rPr>
          <w:color w:val="231F20"/>
          <w:u w:val="none"/>
        </w:rPr>
        <w:t>kontrola</w:t>
      </w:r>
      <w:r>
        <w:rPr>
          <w:color w:val="231F20"/>
          <w:spacing w:val="-4"/>
          <w:u w:val="none"/>
        </w:rPr>
        <w:t xml:space="preserve"> </w:t>
      </w:r>
      <w:r>
        <w:rPr>
          <w:color w:val="231F20"/>
          <w:u w:val="none"/>
        </w:rPr>
        <w:t>je:</w:t>
      </w:r>
    </w:p>
    <w:p w14:paraId="61094E74" w14:textId="77777777" w:rsidR="001A631C" w:rsidRDefault="003B66BE">
      <w:pPr>
        <w:pStyle w:val="a5"/>
        <w:numPr>
          <w:ilvl w:val="0"/>
          <w:numId w:val="1"/>
        </w:numPr>
        <w:tabs>
          <w:tab w:val="left" w:pos="226"/>
        </w:tabs>
        <w:spacing w:line="254" w:lineRule="auto"/>
        <w:ind w:right="107" w:firstLine="0"/>
        <w:rPr>
          <w:sz w:val="20"/>
        </w:rPr>
      </w:pPr>
      <w:r>
        <w:rPr>
          <w:color w:val="231F20"/>
          <w:sz w:val="20"/>
        </w:rPr>
        <w:t>samostalno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ili,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povezanim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licem,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indirektno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50%,</w:t>
      </w:r>
    </w:p>
    <w:p w14:paraId="3D13B1AD" w14:textId="77777777" w:rsidR="001A631C" w:rsidRDefault="003B66BE">
      <w:pPr>
        <w:pStyle w:val="a5"/>
        <w:numPr>
          <w:ilvl w:val="0"/>
          <w:numId w:val="1"/>
        </w:numPr>
        <w:tabs>
          <w:tab w:val="left" w:pos="219"/>
        </w:tabs>
        <w:spacing w:before="2" w:line="254" w:lineRule="auto"/>
        <w:ind w:right="103" w:firstLine="0"/>
        <w:rPr>
          <w:sz w:val="20"/>
        </w:rPr>
      </w:pPr>
      <w:r>
        <w:rPr>
          <w:color w:val="231F20"/>
          <w:sz w:val="20"/>
        </w:rPr>
        <w:t>mogućnost ostvarivanja preovlađujućeg uticaja na odlučivanje, poslovnu politiku, odnosno strategiju rada pravnog lica, samostalno ili u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saradnji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licima,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bez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obzira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visinu učešća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kapitalu;</w:t>
      </w:r>
    </w:p>
    <w:p w14:paraId="37940527" w14:textId="77777777" w:rsidR="001A631C" w:rsidRDefault="001A631C">
      <w:pPr>
        <w:pStyle w:val="a3"/>
        <w:spacing w:before="6"/>
        <w:rPr>
          <w:sz w:val="21"/>
        </w:rPr>
      </w:pPr>
    </w:p>
    <w:p w14:paraId="449671B3" w14:textId="77777777" w:rsidR="001A631C" w:rsidRDefault="003B66BE">
      <w:pPr>
        <w:pStyle w:val="a3"/>
        <w:spacing w:line="254" w:lineRule="auto"/>
        <w:ind w:left="106" w:right="2241"/>
      </w:pPr>
      <w:r>
        <w:rPr>
          <w:color w:val="231F20"/>
        </w:rPr>
        <w:t>Molimo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skladu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navedenom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definicijom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povezanih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lica,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popunite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sljedeći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upitnik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tabelu: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Izjavljujem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privredno društvo/preduzetnik</w:t>
      </w:r>
    </w:p>
    <w:p w14:paraId="5A94B345" w14:textId="77777777" w:rsidR="001A631C" w:rsidRDefault="001A631C">
      <w:pPr>
        <w:pStyle w:val="a3"/>
        <w:rPr>
          <w:sz w:val="11"/>
        </w:rPr>
      </w:pPr>
    </w:p>
    <w:p w14:paraId="15AE56B4" w14:textId="77777777" w:rsidR="001A631C" w:rsidRDefault="003B66BE">
      <w:pPr>
        <w:pStyle w:val="a3"/>
        <w:tabs>
          <w:tab w:val="left" w:pos="4288"/>
          <w:tab w:val="left" w:pos="5282"/>
          <w:tab w:val="left" w:pos="9251"/>
        </w:tabs>
        <w:spacing w:before="88"/>
        <w:ind w:left="106"/>
        <w:rPr>
          <w:rFonts w:ascii="Times New Roman" w:hAnsi="Times New Roman"/>
        </w:rPr>
      </w:pPr>
      <w:r>
        <w:rPr>
          <w:color w:val="231F20"/>
        </w:rPr>
        <w:t>Naziv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sjedište:</w:t>
      </w:r>
      <w:r>
        <w:rPr>
          <w:rFonts w:ascii="Times New Roman" w:hAnsi="Times New Roman"/>
          <w:color w:val="231F20"/>
          <w:u w:val="single" w:color="221E1F"/>
        </w:rPr>
        <w:tab/>
      </w:r>
      <w:r>
        <w:rPr>
          <w:rFonts w:ascii="Times New Roman" w:hAnsi="Times New Roman"/>
          <w:color w:val="231F20"/>
        </w:rPr>
        <w:tab/>
      </w:r>
      <w:r>
        <w:rPr>
          <w:color w:val="231F20"/>
        </w:rPr>
        <w:t>Matični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broj:</w:t>
      </w:r>
      <w:r>
        <w:rPr>
          <w:color w:val="231F20"/>
          <w:spacing w:val="-1"/>
        </w:rPr>
        <w:t xml:space="preserve"> </w:t>
      </w:r>
      <w:r>
        <w:rPr>
          <w:rFonts w:ascii="Times New Roman" w:hAnsi="Times New Roman"/>
          <w:color w:val="231F20"/>
          <w:u w:val="single" w:color="221E1F"/>
        </w:rPr>
        <w:t xml:space="preserve"> </w:t>
      </w:r>
      <w:r>
        <w:rPr>
          <w:rFonts w:ascii="Times New Roman" w:hAnsi="Times New Roman"/>
          <w:color w:val="231F20"/>
          <w:u w:val="single" w:color="221E1F"/>
        </w:rPr>
        <w:tab/>
      </w:r>
    </w:p>
    <w:p w14:paraId="5C40FBCC" w14:textId="77777777" w:rsidR="001A631C" w:rsidRDefault="001A631C">
      <w:pPr>
        <w:pStyle w:val="a3"/>
        <w:rPr>
          <w:rFonts w:ascii="Times New Roman"/>
        </w:rPr>
      </w:pPr>
    </w:p>
    <w:p w14:paraId="4408BB18" w14:textId="77777777" w:rsidR="001A631C" w:rsidRDefault="001A631C">
      <w:pPr>
        <w:pStyle w:val="a3"/>
        <w:rPr>
          <w:rFonts w:ascii="Times New Roman"/>
        </w:rPr>
      </w:pPr>
    </w:p>
    <w:p w14:paraId="1DFE5679" w14:textId="77777777" w:rsidR="001A631C" w:rsidRDefault="001A631C">
      <w:pPr>
        <w:pStyle w:val="a3"/>
        <w:spacing w:before="10"/>
        <w:rPr>
          <w:rFonts w:ascii="Times New Roman"/>
          <w:sz w:val="21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477"/>
        <w:gridCol w:w="4010"/>
        <w:gridCol w:w="3566"/>
      </w:tblGrid>
      <w:tr w:rsidR="001A631C" w14:paraId="16CB6594" w14:textId="77777777">
        <w:trPr>
          <w:trHeight w:val="1161"/>
        </w:trPr>
        <w:tc>
          <w:tcPr>
            <w:tcW w:w="2477" w:type="dxa"/>
          </w:tcPr>
          <w:p w14:paraId="41480FC3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  <w:p w14:paraId="04918156" w14:textId="77777777" w:rsidR="001A631C" w:rsidRDefault="001A631C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14:paraId="5D1B7D62" w14:textId="77777777" w:rsidR="001A631C" w:rsidRDefault="003B66BE">
            <w:pPr>
              <w:pStyle w:val="TableParagraph"/>
              <w:ind w:left="1114"/>
              <w:rPr>
                <w:sz w:val="21"/>
              </w:rPr>
            </w:pPr>
            <w:r>
              <w:rPr>
                <w:color w:val="231F20"/>
                <w:w w:val="110"/>
                <w:sz w:val="21"/>
              </w:rPr>
              <w:t>RB</w:t>
            </w:r>
          </w:p>
        </w:tc>
        <w:tc>
          <w:tcPr>
            <w:tcW w:w="4010" w:type="dxa"/>
          </w:tcPr>
          <w:p w14:paraId="02A5FAD6" w14:textId="77777777" w:rsidR="001A631C" w:rsidRDefault="003B66BE">
            <w:pPr>
              <w:pStyle w:val="TableParagraph"/>
              <w:spacing w:before="70" w:line="232" w:lineRule="auto"/>
              <w:ind w:left="75" w:right="381"/>
            </w:pPr>
            <w:r>
              <w:rPr>
                <w:color w:val="231F20"/>
              </w:rPr>
              <w:t>Naziv</w:t>
            </w:r>
            <w:r>
              <w:rPr>
                <w:color w:val="231F20"/>
                <w:spacing w:val="-7"/>
              </w:rPr>
              <w:t xml:space="preserve"> </w:t>
            </w:r>
            <w:r>
              <w:rPr>
                <w:color w:val="231F20"/>
              </w:rPr>
              <w:t>privrednog</w:t>
            </w:r>
            <w:r>
              <w:rPr>
                <w:color w:val="231F20"/>
                <w:spacing w:val="-6"/>
              </w:rPr>
              <w:t xml:space="preserve"> </w:t>
            </w:r>
            <w:r>
              <w:rPr>
                <w:color w:val="231F20"/>
              </w:rPr>
              <w:t>društva</w:t>
            </w:r>
            <w:r>
              <w:rPr>
                <w:color w:val="231F20"/>
                <w:spacing w:val="-7"/>
              </w:rPr>
              <w:t xml:space="preserve"> </w:t>
            </w:r>
            <w:r>
              <w:rPr>
                <w:color w:val="231F20"/>
              </w:rPr>
              <w:t>i</w:t>
            </w:r>
            <w:r>
              <w:rPr>
                <w:color w:val="231F20"/>
                <w:spacing w:val="-7"/>
              </w:rPr>
              <w:t xml:space="preserve"> </w:t>
            </w:r>
            <w:r>
              <w:rPr>
                <w:color w:val="231F20"/>
              </w:rPr>
              <w:t>matični</w:t>
            </w:r>
            <w:r>
              <w:rPr>
                <w:color w:val="231F20"/>
                <w:spacing w:val="-7"/>
              </w:rPr>
              <w:t xml:space="preserve"> </w:t>
            </w:r>
            <w:r>
              <w:rPr>
                <w:color w:val="231F20"/>
              </w:rPr>
              <w:t>broj/</w:t>
            </w:r>
            <w:r>
              <w:rPr>
                <w:color w:val="231F20"/>
                <w:spacing w:val="-47"/>
              </w:rPr>
              <w:t xml:space="preserve"> </w:t>
            </w:r>
            <w:r>
              <w:rPr>
                <w:color w:val="231F20"/>
              </w:rPr>
              <w:t>Naziv preduzetnika i matični broj/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Prezime</w:t>
            </w:r>
            <w:r>
              <w:rPr>
                <w:color w:val="231F20"/>
                <w:spacing w:val="4"/>
              </w:rPr>
              <w:t xml:space="preserve"> </w:t>
            </w:r>
            <w:r>
              <w:rPr>
                <w:color w:val="231F20"/>
              </w:rPr>
              <w:t>i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ime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i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JMBG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</w:rPr>
              <w:t>fizičkog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lica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Osnov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povezanosti</w:t>
            </w:r>
          </w:p>
        </w:tc>
        <w:tc>
          <w:tcPr>
            <w:tcW w:w="3566" w:type="dxa"/>
          </w:tcPr>
          <w:p w14:paraId="34949C3D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  <w:p w14:paraId="443AA85A" w14:textId="77777777" w:rsidR="001A631C" w:rsidRDefault="001A631C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14:paraId="19596D86" w14:textId="77777777" w:rsidR="001A631C" w:rsidRDefault="003B66BE">
            <w:pPr>
              <w:pStyle w:val="TableParagraph"/>
              <w:ind w:left="916"/>
              <w:rPr>
                <w:sz w:val="21"/>
              </w:rPr>
            </w:pPr>
            <w:r>
              <w:rPr>
                <w:color w:val="231F20"/>
                <w:spacing w:val="-2"/>
                <w:w w:val="110"/>
                <w:sz w:val="21"/>
              </w:rPr>
              <w:t>Osnov</w:t>
            </w:r>
            <w:r>
              <w:rPr>
                <w:color w:val="231F20"/>
                <w:spacing w:val="-11"/>
                <w:w w:val="110"/>
                <w:sz w:val="21"/>
              </w:rPr>
              <w:t xml:space="preserve"> </w:t>
            </w:r>
            <w:r>
              <w:rPr>
                <w:color w:val="231F20"/>
                <w:spacing w:val="-1"/>
                <w:w w:val="110"/>
                <w:sz w:val="21"/>
              </w:rPr>
              <w:t>povezanosti</w:t>
            </w:r>
          </w:p>
        </w:tc>
      </w:tr>
      <w:tr w:rsidR="001A631C" w14:paraId="10875B21" w14:textId="77777777">
        <w:trPr>
          <w:trHeight w:val="434"/>
        </w:trPr>
        <w:tc>
          <w:tcPr>
            <w:tcW w:w="2477" w:type="dxa"/>
          </w:tcPr>
          <w:p w14:paraId="1404A593" w14:textId="77777777" w:rsidR="001A631C" w:rsidRDefault="003B66BE">
            <w:pPr>
              <w:pStyle w:val="TableParagraph"/>
              <w:spacing w:before="21"/>
              <w:ind w:left="1151"/>
              <w:rPr>
                <w:sz w:val="21"/>
              </w:rPr>
            </w:pPr>
            <w:r>
              <w:rPr>
                <w:color w:val="231F20"/>
                <w:w w:val="110"/>
                <w:sz w:val="21"/>
              </w:rPr>
              <w:t>1.</w:t>
            </w:r>
          </w:p>
        </w:tc>
        <w:tc>
          <w:tcPr>
            <w:tcW w:w="4010" w:type="dxa"/>
          </w:tcPr>
          <w:p w14:paraId="1150C4D5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6" w:type="dxa"/>
          </w:tcPr>
          <w:p w14:paraId="629BDD58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A631C" w14:paraId="1A3D94A8" w14:textId="77777777">
        <w:trPr>
          <w:trHeight w:val="434"/>
        </w:trPr>
        <w:tc>
          <w:tcPr>
            <w:tcW w:w="2477" w:type="dxa"/>
          </w:tcPr>
          <w:p w14:paraId="33BFB284" w14:textId="77777777" w:rsidR="001A631C" w:rsidRDefault="003B66BE">
            <w:pPr>
              <w:pStyle w:val="TableParagraph"/>
              <w:spacing w:before="21"/>
              <w:ind w:left="1151"/>
              <w:rPr>
                <w:sz w:val="21"/>
              </w:rPr>
            </w:pPr>
            <w:r>
              <w:rPr>
                <w:color w:val="231F20"/>
                <w:w w:val="110"/>
                <w:sz w:val="21"/>
              </w:rPr>
              <w:t>2.</w:t>
            </w:r>
          </w:p>
        </w:tc>
        <w:tc>
          <w:tcPr>
            <w:tcW w:w="4010" w:type="dxa"/>
          </w:tcPr>
          <w:p w14:paraId="5C304E43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6" w:type="dxa"/>
          </w:tcPr>
          <w:p w14:paraId="44375826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A631C" w14:paraId="6C43242A" w14:textId="77777777">
        <w:trPr>
          <w:trHeight w:val="434"/>
        </w:trPr>
        <w:tc>
          <w:tcPr>
            <w:tcW w:w="2477" w:type="dxa"/>
          </w:tcPr>
          <w:p w14:paraId="477CA542" w14:textId="77777777" w:rsidR="001A631C" w:rsidRDefault="003B66BE">
            <w:pPr>
              <w:pStyle w:val="TableParagraph"/>
              <w:spacing w:before="21"/>
              <w:ind w:left="1180"/>
              <w:rPr>
                <w:sz w:val="21"/>
              </w:rPr>
            </w:pPr>
            <w:r>
              <w:rPr>
                <w:color w:val="231F20"/>
                <w:w w:val="108"/>
                <w:sz w:val="21"/>
              </w:rPr>
              <w:t>3</w:t>
            </w:r>
          </w:p>
        </w:tc>
        <w:tc>
          <w:tcPr>
            <w:tcW w:w="4010" w:type="dxa"/>
          </w:tcPr>
          <w:p w14:paraId="13DC9F9C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6" w:type="dxa"/>
          </w:tcPr>
          <w:p w14:paraId="11E3D3DB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A631C" w14:paraId="1DD0F532" w14:textId="77777777">
        <w:trPr>
          <w:trHeight w:val="434"/>
        </w:trPr>
        <w:tc>
          <w:tcPr>
            <w:tcW w:w="2477" w:type="dxa"/>
          </w:tcPr>
          <w:p w14:paraId="66CF5485" w14:textId="77777777" w:rsidR="001A631C" w:rsidRDefault="003B66BE">
            <w:pPr>
              <w:pStyle w:val="TableParagraph"/>
              <w:spacing w:before="21"/>
              <w:ind w:left="1151"/>
              <w:rPr>
                <w:sz w:val="21"/>
              </w:rPr>
            </w:pPr>
            <w:r>
              <w:rPr>
                <w:color w:val="231F20"/>
                <w:w w:val="110"/>
                <w:sz w:val="21"/>
              </w:rPr>
              <w:t>4.</w:t>
            </w:r>
          </w:p>
        </w:tc>
        <w:tc>
          <w:tcPr>
            <w:tcW w:w="4010" w:type="dxa"/>
          </w:tcPr>
          <w:p w14:paraId="3AEA567F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6" w:type="dxa"/>
          </w:tcPr>
          <w:p w14:paraId="4B051A5B" w14:textId="77777777" w:rsidR="001A631C" w:rsidRDefault="001A631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45B345C" w14:textId="77777777" w:rsidR="001A631C" w:rsidRDefault="001A631C">
      <w:pPr>
        <w:pStyle w:val="a3"/>
        <w:spacing w:before="11"/>
        <w:rPr>
          <w:rFonts w:ascii="Times New Roman"/>
          <w:sz w:val="16"/>
        </w:rPr>
      </w:pPr>
    </w:p>
    <w:p w14:paraId="69F4AC46" w14:textId="77777777" w:rsidR="001A631C" w:rsidRDefault="003B66BE">
      <w:pPr>
        <w:tabs>
          <w:tab w:val="left" w:pos="4195"/>
        </w:tabs>
        <w:spacing w:before="85" w:line="472" w:lineRule="auto"/>
        <w:ind w:left="466" w:right="6348"/>
        <w:rPr>
          <w:sz w:val="24"/>
        </w:rPr>
      </w:pPr>
      <w:r>
        <w:rPr>
          <w:noProof/>
        </w:rPr>
        <w:drawing>
          <wp:anchor distT="0" distB="0" distL="0" distR="0" simplePos="0" relativeHeight="15820288" behindDoc="0" locked="0" layoutInCell="1" allowOverlap="1" wp14:anchorId="0D6FC4E9" wp14:editId="13E1D4E5">
            <wp:simplePos x="0" y="0"/>
            <wp:positionH relativeFrom="page">
              <wp:posOffset>7306458</wp:posOffset>
            </wp:positionH>
            <wp:positionV relativeFrom="paragraph">
              <wp:posOffset>-383217</wp:posOffset>
            </wp:positionV>
            <wp:extent cx="109546" cy="1403057"/>
            <wp:effectExtent l="0" t="0" r="0" b="0"/>
            <wp:wrapNone/>
            <wp:docPr id="151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42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46" cy="14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U</w:t>
      </w:r>
      <w:r>
        <w:rPr>
          <w:color w:val="231F20"/>
          <w:spacing w:val="48"/>
          <w:sz w:val="24"/>
        </w:rPr>
        <w:t xml:space="preserve"> </w:t>
      </w:r>
      <w:r>
        <w:rPr>
          <w:color w:val="231F20"/>
          <w:sz w:val="24"/>
        </w:rPr>
        <w:t>Podgorici,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dana</w:t>
      </w:r>
      <w:r>
        <w:rPr>
          <w:rFonts w:ascii="Times New Roman" w:hAnsi="Times New Roman"/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>. godine</w:t>
      </w:r>
      <w:r>
        <w:rPr>
          <w:color w:val="231F20"/>
          <w:spacing w:val="-51"/>
          <w:sz w:val="24"/>
        </w:rPr>
        <w:t xml:space="preserve"> </w:t>
      </w:r>
      <w:r>
        <w:rPr>
          <w:color w:val="231F20"/>
          <w:sz w:val="24"/>
        </w:rPr>
        <w:t>Za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privredno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društvo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preduzetnika</w:t>
      </w:r>
    </w:p>
    <w:p w14:paraId="6A81E733" w14:textId="77777777" w:rsidR="001A631C" w:rsidRDefault="003B66BE">
      <w:pPr>
        <w:tabs>
          <w:tab w:val="left" w:pos="5237"/>
          <w:tab w:val="left" w:pos="7136"/>
          <w:tab w:val="left" w:pos="10482"/>
        </w:tabs>
        <w:spacing w:line="288" w:lineRule="exact"/>
        <w:ind w:left="466"/>
        <w:rPr>
          <w:rFonts w:ascii="Times New Roman"/>
          <w:sz w:val="24"/>
        </w:rPr>
      </w:pPr>
      <w:r>
        <w:rPr>
          <w:color w:val="231F20"/>
          <w:sz w:val="24"/>
        </w:rPr>
        <w:t>Ime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i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prezime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direktora</w:t>
      </w:r>
      <w:r>
        <w:rPr>
          <w:rFonts w:ascii="Times New Roman"/>
          <w:color w:val="231F20"/>
          <w:sz w:val="24"/>
          <w:u w:val="single" w:color="221E1F"/>
        </w:rPr>
        <w:t xml:space="preserve"> </w:t>
      </w:r>
      <w:r>
        <w:rPr>
          <w:rFonts w:ascii="Times New Roman"/>
          <w:color w:val="231F20"/>
          <w:sz w:val="24"/>
          <w:u w:val="single" w:color="221E1F"/>
        </w:rPr>
        <w:tab/>
      </w:r>
      <w:r>
        <w:rPr>
          <w:rFonts w:ascii="Times New Roman"/>
          <w:color w:val="231F20"/>
          <w:sz w:val="24"/>
        </w:rPr>
        <w:tab/>
      </w:r>
      <w:r>
        <w:rPr>
          <w:rFonts w:ascii="Times New Roman"/>
          <w:color w:val="231F20"/>
          <w:sz w:val="24"/>
          <w:u w:val="single" w:color="221E1F"/>
        </w:rPr>
        <w:t xml:space="preserve"> </w:t>
      </w:r>
      <w:r>
        <w:rPr>
          <w:rFonts w:ascii="Times New Roman"/>
          <w:color w:val="231F20"/>
          <w:sz w:val="24"/>
          <w:u w:val="single" w:color="221E1F"/>
        </w:rPr>
        <w:tab/>
      </w:r>
    </w:p>
    <w:p w14:paraId="148F6D57" w14:textId="77777777" w:rsidR="001A631C" w:rsidRDefault="003B66BE">
      <w:pPr>
        <w:pStyle w:val="2"/>
        <w:spacing w:line="290" w:lineRule="exact"/>
        <w:ind w:left="7336"/>
      </w:pPr>
      <w:r>
        <w:rPr>
          <w:color w:val="231F20"/>
        </w:rPr>
        <w:t>(pečat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potpis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ovlašćenog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lica)</w:t>
      </w:r>
    </w:p>
    <w:p w14:paraId="5D6265F7" w14:textId="77777777" w:rsidR="001A631C" w:rsidRDefault="001A631C">
      <w:pPr>
        <w:spacing w:line="290" w:lineRule="exact"/>
        <w:sectPr w:rsidR="001A631C">
          <w:pgSz w:w="12250" w:h="17180"/>
          <w:pgMar w:top="540" w:right="460" w:bottom="280" w:left="460" w:header="720" w:footer="720" w:gutter="0"/>
          <w:cols w:space="720"/>
        </w:sectPr>
      </w:pPr>
    </w:p>
    <w:p w14:paraId="22EE99E3" w14:textId="77777777" w:rsidR="001A631C" w:rsidRDefault="00911BAD">
      <w:pPr>
        <w:pStyle w:val="a3"/>
        <w:tabs>
          <w:tab w:val="left" w:pos="7951"/>
        </w:tabs>
        <w:ind w:left="5269"/>
      </w:pPr>
      <w:r>
        <w:pict w14:anchorId="7A91B82A">
          <v:group id="_x0000_s1042" style="width:79.8pt;height:33.75pt;mso-position-horizontal-relative:char;mso-position-vertical-relative:line" coordsize="1596,675">
            <v:shape id="_x0000_s1045" type="#_x0000_t75" style="position:absolute;left:347;top:180;width:381;height:232">
              <v:imagedata r:id="rId159" o:title=""/>
            </v:shape>
            <v:shape id="_x0000_s1044" style="position:absolute;left:295;top:372;width:484;height:303" coordorigin="296,372" coordsize="484,303" path="m778,372r-18,82l724,520r-50,48l611,597r-73,10l466,597,402,568,351,520,315,454,297,372r-1,18l307,466r25,67l370,591r47,44l474,664r63,11l540,675r63,-11l659,635r47,-44l743,533r25,-67l780,390r-2,-18xe" fillcolor="#006fb8" stroked="f">
              <v:path arrowok="t"/>
            </v:shape>
            <v:shape id="_x0000_s1043" style="position:absolute;width:1596;height:661" coordsize="1596,661" o:spt="100" adj="0,,0" path="m278,616r-3,-4l51,612r,-408l48,201r-3,l3,201,,204,,657r3,3l275,660r3,-3l278,616xm1206,198r-1,-4l1154,194r-3,3l1006,588r-1,l863,202r-1,-5l859,194r-52,l806,198r2,6l975,648r2,6l980,655r51,l1033,654r3,-6l1205,204r1,-6xm1501,6l1500,r-42,l1454,7r-58,112l1394,125r,6l1428,131r1,-2l1432,125,1498,11r3,-5xm1596,618r-2,-4l1593,612r-14,-33l1577,575r-3,-1l1570,577r-21,13l1522,601r-30,8l1456,612r-67,-14l1334,560r-38,-60l1282,423r14,-72l1334,292r54,-40l1455,237r36,3l1521,248r26,11l1568,270r4,2l1575,273r2,-5l1592,237r1,-2l1594,231r-1,-4l1589,225r-25,-14l1534,200r-35,-9l1456,188r-71,12l1322,234r-49,51l1241,349r-12,74l1241,503r31,66l1320,618r62,31l1455,660r43,-3l1535,649r30,-12l1591,623r4,-3l1596,618xe" fillcolor="#75797a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"/>
        </w:rPr>
        <w:t xml:space="preserve"> </w:t>
      </w:r>
      <w:r>
        <w:rPr>
          <w:spacing w:val="2"/>
          <w:position w:val="2"/>
        </w:rPr>
      </w:r>
      <w:r>
        <w:rPr>
          <w:spacing w:val="2"/>
          <w:position w:val="2"/>
        </w:rPr>
        <w:pict w14:anchorId="67DA73BB">
          <v:group id="_x0000_s1040" style="width:15.55pt;height:23pt;mso-position-horizontal-relative:char;mso-position-vertical-relative:line" coordsize="311,460">
            <v:shape id="_x0000_s1041" style="position:absolute;width:311;height:460" coordsize="311,460" path="m308,r-3,l3,,,3,,457r3,2l308,459r2,-2l310,415r-2,-4l51,411r,-158l275,253r2,-3l277,208r-2,-2l51,206,51,48r257,l310,45r,-42l308,xe" fillcolor="#75797a" stroked="f">
              <v:path arrowok="t"/>
            </v:shape>
            <w10:anchorlock/>
          </v:group>
        </w:pict>
      </w:r>
      <w:r w:rsidR="003B66BE">
        <w:rPr>
          <w:rFonts w:ascii="Times New Roman"/>
          <w:spacing w:val="6"/>
          <w:position w:val="2"/>
        </w:rPr>
        <w:t xml:space="preserve"> </w:t>
      </w:r>
      <w:r>
        <w:rPr>
          <w:spacing w:val="6"/>
          <w:position w:val="2"/>
        </w:rPr>
      </w:r>
      <w:r>
        <w:rPr>
          <w:spacing w:val="6"/>
          <w:position w:val="2"/>
        </w:rPr>
        <w:pict w14:anchorId="2DFAECE1">
          <v:group id="_x0000_s1038" style="width:18.8pt;height:23pt;mso-position-horizontal-relative:char;mso-position-vertical-relative:line" coordsize="376,460">
            <v:shape id="_x0000_s1039" style="position:absolute;width:376;height:460" coordsize="376,460" path="m373,l329,r-2,3l327,7r,365l53,7,48,1,46,,3,,,3,,456r3,3l46,459r2,-3l48,88,322,452r4,6l329,459r44,l376,456,376,3,373,xe" fillcolor="#75797a" stroked="f">
              <v:path arrowok="t"/>
            </v:shape>
            <w10:anchorlock/>
          </v:group>
        </w:pict>
      </w:r>
      <w:r w:rsidR="003B66BE">
        <w:rPr>
          <w:spacing w:val="6"/>
          <w:position w:val="2"/>
        </w:rPr>
        <w:tab/>
      </w:r>
      <w:r>
        <w:rPr>
          <w:spacing w:val="6"/>
          <w:position w:val="2"/>
        </w:rPr>
      </w:r>
      <w:r>
        <w:rPr>
          <w:spacing w:val="6"/>
          <w:position w:val="2"/>
        </w:rPr>
        <w:pict w14:anchorId="522F1FCF">
          <v:group id="_x0000_s1036" style="width:16.25pt;height:23pt;mso-position-horizontal-relative:char;mso-position-vertical-relative:line" coordsize="325,460">
            <v:shape id="_x0000_s1037" style="position:absolute;width:325;height:460" coordsize="325,460" o:spt="100" adj="0,,0" path="m147,l3,,,3,,456r3,3l181,459r53,-7l280,430r12,-15l51,415r,-168l286,247,271,235,231,221r,-3l251,204r-200,l51,44r212,l261,41,242,25,220,13,196,5,171,1,147,xm286,247r-134,l179,248r23,2l219,254r16,7l251,274r12,16l270,309r3,21l269,357r-9,21l245,394r-19,11l214,410r-14,3l186,415r-15,l292,415r20,-23l324,336r-6,-42l300,260,286,247xm263,44r-114,l164,45r14,2l191,52r13,7l218,70r10,15l235,103r3,22l235,149r-7,19l216,183r-14,11l189,199r-14,4l159,204r-16,l251,204r3,-2l273,181r11,-29l289,117,285,87,276,62,263,44xe" fillcolor="#75797a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27"/>
          <w:position w:val="2"/>
        </w:rPr>
        <w:t xml:space="preserve"> </w:t>
      </w:r>
      <w:r>
        <w:rPr>
          <w:spacing w:val="27"/>
          <w:position w:val="2"/>
        </w:rPr>
      </w:r>
      <w:r>
        <w:rPr>
          <w:spacing w:val="27"/>
          <w:position w:val="2"/>
        </w:rPr>
        <w:pict w14:anchorId="6F9E83EE">
          <v:group id="_x0000_s1034" style="width:17.35pt;height:23.3pt;mso-position-horizontal-relative:char;mso-position-vertical-relative:line" coordsize="347,466">
            <v:shape id="_x0000_s1035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3,30l296,258r51,l347,198r-4,-40l334,118,317,82,293,51r-1,-1xe" fillcolor="#75797a" stroked="f">
              <v:stroke joinstyle="round"/>
              <v:formulas/>
              <v:path arrowok="t" o:connecttype="segments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spacing w:val="36"/>
          <w:position w:val="2"/>
        </w:rPr>
      </w:r>
      <w:r>
        <w:rPr>
          <w:spacing w:val="36"/>
          <w:position w:val="2"/>
        </w:rPr>
        <w:pict w14:anchorId="1B78714D">
          <v:group id="_x0000_s1032" style="width:18.8pt;height:23pt;mso-position-horizontal-relative:char;mso-position-vertical-relative:line" coordsize="376,460">
            <v:shape id="_x0000_s1033" style="position:absolute;width:376;height:460" coordsize="376,460" path="m373,l329,r-2,3l327,7r,365l53,7,48,1,46,,3,,,3,,456r3,3l46,459r2,-3l48,88,326,458r3,1l373,459r3,-3l376,3,373,xe" fillcolor="#75797a" stroked="f">
              <v:path arrowok="t"/>
            </v:shape>
            <w10:anchorlock/>
          </v:group>
        </w:pict>
      </w:r>
      <w:r w:rsidR="003B66BE">
        <w:rPr>
          <w:rFonts w:ascii="Times New Roman"/>
          <w:spacing w:val="36"/>
          <w:position w:val="2"/>
        </w:rPr>
        <w:t xml:space="preserve"> </w:t>
      </w:r>
      <w:r>
        <w:rPr>
          <w:spacing w:val="36"/>
          <w:position w:val="2"/>
        </w:rPr>
      </w:r>
      <w:r>
        <w:rPr>
          <w:spacing w:val="36"/>
          <w:position w:val="2"/>
        </w:rPr>
        <w:pict w14:anchorId="5AB27006">
          <v:group id="_x0000_s1030" style="width:16.45pt;height:23pt;mso-position-horizontal-relative:char;mso-position-vertical-relative:line" coordsize="329,460">
            <v:shape id="_x0000_s1031" style="position:absolute;width:329;height:460" coordsize="329,460" path="m317,l257,r-3,2l250,7,51,221,51,3,48,,3,,,3,,456r3,3l48,459r3,-3l51,290,98,241,264,453r4,5l270,459r59,l329,453,133,202,319,5,317,xe" fillcolor="#75797a" stroked="f">
              <v:path arrowok="t"/>
            </v:shape>
            <w10:anchorlock/>
          </v:group>
        </w:pict>
      </w:r>
      <w:r w:rsidR="003B66BE">
        <w:rPr>
          <w:rFonts w:ascii="Times New Roman"/>
          <w:spacing w:val="12"/>
          <w:position w:val="2"/>
        </w:rPr>
        <w:t xml:space="preserve"> </w:t>
      </w:r>
      <w:r>
        <w:rPr>
          <w:spacing w:val="12"/>
          <w:position w:val="2"/>
        </w:rPr>
      </w:r>
      <w:r>
        <w:rPr>
          <w:spacing w:val="12"/>
          <w:position w:val="2"/>
        </w:rPr>
        <w:pict w14:anchorId="7BAF88FC">
          <v:group id="_x0000_s1027" style="width:38.05pt;height:23.3pt;mso-position-horizontal-relative:char;mso-position-vertical-relative:line" coordsize="761,466">
            <v:shape id="_x0000_s1029" type="#_x0000_t75" style="position:absolute;left:408;top:3;width:352;height:210">
              <v:imagedata r:id="rId160" o:title=""/>
            </v:shape>
            <v:shape id="_x0000_s1028" style="position:absolute;width:347;height:466" coordsize="347,466" o:spt="100" adj="0,,0" path="m173,l137,4,105,14,77,30,54,51,30,82,13,118,3,158,,198,,463r3,2l48,465r3,-2l51,305r296,l347,258r-296,l51,198r2,-30l60,139,71,112,85,90,103,73,124,61r23,-8l173,50r119,l270,30,242,14,210,4,173,xm347,305r-51,l296,463r3,2l344,465r3,-2l347,305xm292,50r-119,l200,53r23,8l244,73r17,17l276,112r11,27l293,168r3,30l296,258r51,l347,198r-4,-40l334,118,317,82,293,51r-1,-1xe" fillcolor="#75797a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692552F" w14:textId="77777777" w:rsidR="001A631C" w:rsidRDefault="001A631C">
      <w:pPr>
        <w:pStyle w:val="a3"/>
      </w:pPr>
    </w:p>
    <w:p w14:paraId="26DABD00" w14:textId="77777777" w:rsidR="001A631C" w:rsidRDefault="001A631C">
      <w:pPr>
        <w:pStyle w:val="a3"/>
        <w:spacing w:before="6"/>
        <w:rPr>
          <w:sz w:val="19"/>
        </w:rPr>
      </w:pPr>
    </w:p>
    <w:p w14:paraId="30916312" w14:textId="77777777" w:rsidR="001A631C" w:rsidRDefault="003B66BE">
      <w:pPr>
        <w:spacing w:line="216" w:lineRule="auto"/>
        <w:ind w:left="102" w:right="532"/>
        <w:rPr>
          <w:i/>
          <w:sz w:val="20"/>
        </w:rPr>
      </w:pPr>
      <w:r>
        <w:rPr>
          <w:sz w:val="20"/>
        </w:rPr>
        <w:t>Pod</w:t>
      </w:r>
      <w:r>
        <w:rPr>
          <w:spacing w:val="-4"/>
          <w:sz w:val="20"/>
        </w:rPr>
        <w:t xml:space="preserve"> </w:t>
      </w:r>
      <w:r>
        <w:rPr>
          <w:sz w:val="20"/>
        </w:rPr>
        <w:t>punom</w:t>
      </w:r>
      <w:r>
        <w:rPr>
          <w:spacing w:val="-5"/>
          <w:sz w:val="20"/>
        </w:rPr>
        <w:t xml:space="preserve"> </w:t>
      </w:r>
      <w:r>
        <w:rPr>
          <w:sz w:val="20"/>
        </w:rPr>
        <w:t>materijalnom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krivičnom</w:t>
      </w:r>
      <w:r>
        <w:rPr>
          <w:spacing w:val="-4"/>
          <w:sz w:val="20"/>
        </w:rPr>
        <w:t xml:space="preserve"> </w:t>
      </w:r>
      <w:r>
        <w:rPr>
          <w:sz w:val="20"/>
        </w:rPr>
        <w:t>odgovornošću,</w:t>
      </w:r>
      <w:r>
        <w:rPr>
          <w:spacing w:val="-4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potvrđujem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5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sadržani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5"/>
          <w:sz w:val="20"/>
        </w:rPr>
        <w:t xml:space="preserve"> </w:t>
      </w:r>
      <w:r>
        <w:rPr>
          <w:sz w:val="20"/>
        </w:rPr>
        <w:t>ovoj</w:t>
      </w:r>
      <w:r>
        <w:rPr>
          <w:spacing w:val="-4"/>
          <w:sz w:val="20"/>
        </w:rPr>
        <w:t xml:space="preserve"> </w:t>
      </w:r>
      <w:r>
        <w:rPr>
          <w:sz w:val="20"/>
        </w:rPr>
        <w:t>izjavi</w:t>
      </w:r>
      <w:r>
        <w:rPr>
          <w:spacing w:val="-5"/>
          <w:sz w:val="20"/>
        </w:rPr>
        <w:t xml:space="preserve"> </w:t>
      </w:r>
      <w:r>
        <w:rPr>
          <w:sz w:val="20"/>
        </w:rPr>
        <w:t>istiniti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tačni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under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penalty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perjury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contained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this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true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correct</w:t>
      </w:r>
    </w:p>
    <w:p w14:paraId="54927A9C" w14:textId="77777777" w:rsidR="001A631C" w:rsidRDefault="003B66BE">
      <w:pPr>
        <w:tabs>
          <w:tab w:val="left" w:pos="8639"/>
        </w:tabs>
        <w:spacing w:before="142"/>
        <w:ind w:left="102"/>
        <w:rPr>
          <w:sz w:val="20"/>
        </w:rPr>
      </w:pPr>
      <w:r>
        <w:rPr>
          <w:sz w:val="20"/>
        </w:rPr>
        <w:t>Ime</w:t>
      </w:r>
      <w:r>
        <w:rPr>
          <w:spacing w:val="-2"/>
          <w:sz w:val="20"/>
        </w:rPr>
        <w:t xml:space="preserve"> </w:t>
      </w:r>
      <w:r>
        <w:rPr>
          <w:sz w:val="20"/>
        </w:rPr>
        <w:t>klijenta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Client's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name</w:t>
      </w:r>
      <w:r>
        <w:rPr>
          <w:color w:val="1F4E79"/>
          <w:sz w:val="20"/>
        </w:rPr>
        <w:t>:</w:t>
      </w:r>
      <w:r>
        <w:rPr>
          <w:color w:val="1F4E79"/>
          <w:sz w:val="20"/>
          <w:u w:val="single" w:color="000000"/>
        </w:rPr>
        <w:t xml:space="preserve"> </w:t>
      </w:r>
      <w:r>
        <w:rPr>
          <w:color w:val="1F4E79"/>
          <w:sz w:val="20"/>
          <w:u w:val="single" w:color="000000"/>
        </w:rPr>
        <w:tab/>
      </w:r>
    </w:p>
    <w:p w14:paraId="1276A10B" w14:textId="77777777" w:rsidR="001A631C" w:rsidRDefault="003B66BE">
      <w:pPr>
        <w:tabs>
          <w:tab w:val="left" w:pos="8700"/>
        </w:tabs>
        <w:spacing w:before="136"/>
        <w:ind w:left="102"/>
        <w:rPr>
          <w:i/>
          <w:sz w:val="20"/>
        </w:rPr>
      </w:pPr>
      <w:r>
        <w:rPr>
          <w:sz w:val="20"/>
        </w:rPr>
        <w:t>Adresa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Address:</w:t>
      </w:r>
      <w:r>
        <w:rPr>
          <w:i/>
          <w:color w:val="929497"/>
          <w:sz w:val="20"/>
          <w:u w:val="single" w:color="000000"/>
        </w:rPr>
        <w:t xml:space="preserve"> </w:t>
      </w:r>
      <w:r>
        <w:rPr>
          <w:i/>
          <w:color w:val="929497"/>
          <w:sz w:val="20"/>
          <w:u w:val="single" w:color="000000"/>
        </w:rPr>
        <w:tab/>
      </w:r>
    </w:p>
    <w:p w14:paraId="6C0CEBD3" w14:textId="77777777" w:rsidR="001A631C" w:rsidRDefault="003B66BE">
      <w:pPr>
        <w:pStyle w:val="a5"/>
        <w:numPr>
          <w:ilvl w:val="1"/>
          <w:numId w:val="2"/>
        </w:numPr>
        <w:tabs>
          <w:tab w:val="left" w:pos="1205"/>
        </w:tabs>
        <w:spacing w:before="136"/>
        <w:ind w:hanging="289"/>
        <w:rPr>
          <w:i/>
          <w:color w:val="1F4E79"/>
          <w:sz w:val="20"/>
        </w:rPr>
      </w:pPr>
      <w:r>
        <w:rPr>
          <w:sz w:val="20"/>
        </w:rPr>
        <w:t>Izjava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sz w:val="20"/>
        </w:rPr>
        <w:t>(fizička</w:t>
      </w:r>
      <w:r>
        <w:rPr>
          <w:spacing w:val="-6"/>
          <w:sz w:val="20"/>
        </w:rPr>
        <w:t xml:space="preserve"> </w:t>
      </w:r>
      <w:r>
        <w:rPr>
          <w:sz w:val="20"/>
        </w:rPr>
        <w:t>lica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natural</w:t>
      </w:r>
      <w:r>
        <w:rPr>
          <w:i/>
          <w:color w:val="929497"/>
          <w:spacing w:val="-6"/>
          <w:sz w:val="20"/>
        </w:rPr>
        <w:t xml:space="preserve"> </w:t>
      </w:r>
      <w:r>
        <w:rPr>
          <w:i/>
          <w:color w:val="929497"/>
          <w:sz w:val="20"/>
        </w:rPr>
        <w:t>persons)</w:t>
      </w:r>
    </w:p>
    <w:p w14:paraId="46BFECC5" w14:textId="77777777" w:rsidR="001A631C" w:rsidRDefault="003B66BE">
      <w:pPr>
        <w:spacing w:before="154" w:line="216" w:lineRule="auto"/>
        <w:ind w:left="102"/>
        <w:rPr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 xml:space="preserve"> </w:t>
      </w:r>
      <w:r>
        <w:rPr>
          <w:sz w:val="20"/>
        </w:rPr>
        <w:t>inostranstvu,</w:t>
      </w:r>
      <w:r>
        <w:rPr>
          <w:spacing w:val="-5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that</w:t>
      </w:r>
    </w:p>
    <w:p w14:paraId="4BEB29CB" w14:textId="77777777" w:rsidR="001A631C" w:rsidRDefault="003B66BE">
      <w:pPr>
        <w:spacing w:before="142" w:line="232" w:lineRule="exact"/>
        <w:ind w:left="933"/>
        <w:rPr>
          <w:i/>
          <w:sz w:val="20"/>
        </w:rPr>
      </w:pP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sam</w:t>
      </w:r>
      <w:r>
        <w:rPr>
          <w:spacing w:val="-3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3"/>
          <w:sz w:val="20"/>
        </w:rPr>
        <w:t xml:space="preserve"> </w:t>
      </w:r>
      <w:r>
        <w:rPr>
          <w:sz w:val="20"/>
        </w:rPr>
        <w:t>SAD-a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citizen</w:t>
      </w:r>
    </w:p>
    <w:p w14:paraId="17AF1DA0" w14:textId="77777777" w:rsidR="001A631C" w:rsidRDefault="003B66BE">
      <w:pPr>
        <w:spacing w:line="220" w:lineRule="exact"/>
        <w:ind w:left="933"/>
        <w:rPr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 xml:space="preserve"> </w:t>
      </w:r>
      <w:r>
        <w:rPr>
          <w:sz w:val="20"/>
        </w:rPr>
        <w:t>američki</w:t>
      </w:r>
      <w:r>
        <w:rPr>
          <w:spacing w:val="-2"/>
          <w:sz w:val="20"/>
        </w:rPr>
        <w:t xml:space="preserve"> </w:t>
      </w:r>
      <w:r>
        <w:rPr>
          <w:sz w:val="20"/>
        </w:rPr>
        <w:t>PIB</w:t>
      </w:r>
      <w:r>
        <w:rPr>
          <w:spacing w:val="-1"/>
          <w:sz w:val="20"/>
        </w:rPr>
        <w:t xml:space="preserve"> </w:t>
      </w:r>
      <w:r>
        <w:rPr>
          <w:sz w:val="20"/>
        </w:rPr>
        <w:t>(SSN)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(SSN)</w:t>
      </w:r>
    </w:p>
    <w:p w14:paraId="3410448A" w14:textId="77777777" w:rsidR="001A631C" w:rsidRDefault="003B66BE">
      <w:pPr>
        <w:spacing w:line="232" w:lineRule="exact"/>
        <w:ind w:left="933"/>
        <w:rPr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 xml:space="preserve"> </w:t>
      </w:r>
      <w:r>
        <w:rPr>
          <w:sz w:val="20"/>
        </w:rPr>
        <w:t>boravište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 w14:paraId="6F222B8F" w14:textId="77777777" w:rsidR="001A631C" w:rsidRDefault="001A631C">
      <w:pPr>
        <w:pStyle w:val="a3"/>
        <w:spacing w:before="1"/>
        <w:rPr>
          <w:i/>
          <w:sz w:val="16"/>
        </w:rPr>
      </w:pPr>
    </w:p>
    <w:p w14:paraId="0CEE0D74" w14:textId="77777777" w:rsidR="001A631C" w:rsidRDefault="003B66BE">
      <w:pPr>
        <w:ind w:left="1386"/>
        <w:rPr>
          <w:i/>
          <w:sz w:val="20"/>
        </w:rPr>
      </w:pPr>
      <w:r>
        <w:rPr>
          <w:sz w:val="20"/>
        </w:rPr>
        <w:t>Ili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or</w:t>
      </w:r>
    </w:p>
    <w:p w14:paraId="2386E266" w14:textId="77777777" w:rsidR="001A631C" w:rsidRDefault="001A631C">
      <w:pPr>
        <w:pStyle w:val="a3"/>
        <w:rPr>
          <w:i/>
          <w:sz w:val="16"/>
        </w:rPr>
      </w:pPr>
    </w:p>
    <w:p w14:paraId="08A832EF" w14:textId="77777777" w:rsidR="001A631C" w:rsidRDefault="003B66BE">
      <w:pPr>
        <w:spacing w:line="232" w:lineRule="exact"/>
        <w:ind w:left="933"/>
        <w:rPr>
          <w:i/>
          <w:sz w:val="20"/>
        </w:rPr>
      </w:pPr>
      <w:r>
        <w:rPr>
          <w:sz w:val="20"/>
        </w:rPr>
        <w:t>Nisam</w:t>
      </w:r>
      <w:r>
        <w:rPr>
          <w:spacing w:val="-2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3"/>
          <w:sz w:val="20"/>
        </w:rPr>
        <w:t xml:space="preserve"> </w:t>
      </w:r>
      <w:r>
        <w:rPr>
          <w:sz w:val="20"/>
        </w:rPr>
        <w:t>SAD-a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citizen</w:t>
      </w:r>
    </w:p>
    <w:p w14:paraId="37B6A010" w14:textId="77777777" w:rsidR="001A631C" w:rsidRDefault="003B66BE">
      <w:pPr>
        <w:spacing w:line="220" w:lineRule="exact"/>
        <w:ind w:left="933"/>
        <w:rPr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 xml:space="preserve"> </w:t>
      </w:r>
      <w:r>
        <w:rPr>
          <w:sz w:val="20"/>
        </w:rPr>
        <w:t>američki</w:t>
      </w:r>
      <w:r>
        <w:rPr>
          <w:spacing w:val="-2"/>
          <w:sz w:val="20"/>
        </w:rPr>
        <w:t xml:space="preserve"> </w:t>
      </w:r>
      <w:r>
        <w:rPr>
          <w:sz w:val="20"/>
        </w:rPr>
        <w:t>PIB</w:t>
      </w:r>
      <w:r>
        <w:rPr>
          <w:spacing w:val="-2"/>
          <w:sz w:val="20"/>
        </w:rPr>
        <w:t xml:space="preserve"> </w:t>
      </w:r>
      <w:r>
        <w:rPr>
          <w:sz w:val="20"/>
        </w:rPr>
        <w:t>(SSN)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(SSN)</w:t>
      </w:r>
    </w:p>
    <w:p w14:paraId="74276A37" w14:textId="77777777" w:rsidR="001A631C" w:rsidRDefault="003B66BE">
      <w:pPr>
        <w:spacing w:line="232" w:lineRule="exact"/>
        <w:ind w:left="933"/>
        <w:rPr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 w14:paraId="2722A91B" w14:textId="77777777" w:rsidR="001A631C" w:rsidRDefault="001A631C">
      <w:pPr>
        <w:pStyle w:val="a3"/>
        <w:spacing w:before="3"/>
        <w:rPr>
          <w:i/>
          <w:sz w:val="24"/>
        </w:rPr>
      </w:pPr>
    </w:p>
    <w:p w14:paraId="77BE44A6" w14:textId="77777777" w:rsidR="001A631C" w:rsidRDefault="003B66BE">
      <w:pPr>
        <w:tabs>
          <w:tab w:val="left" w:pos="4213"/>
          <w:tab w:val="left" w:pos="4665"/>
          <w:tab w:val="left" w:pos="9195"/>
        </w:tabs>
        <w:spacing w:before="60"/>
        <w:ind w:left="933"/>
        <w:rPr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 xml:space="preserve"> </w:t>
      </w:r>
      <w:r>
        <w:rPr>
          <w:color w:val="1F4E79"/>
          <w:sz w:val="20"/>
        </w:rPr>
        <w:t>/</w:t>
      </w:r>
      <w:r>
        <w:rPr>
          <w:color w:val="1F4E79"/>
          <w:spacing w:val="-3"/>
          <w:sz w:val="20"/>
        </w:rPr>
        <w:t xml:space="preserve"> </w:t>
      </w:r>
      <w:r>
        <w:rPr>
          <w:i/>
          <w:color w:val="929497"/>
          <w:sz w:val="20"/>
        </w:rPr>
        <w:t xml:space="preserve">Signature 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  <w:u w:val="single" w:color="000000"/>
        </w:rPr>
        <w:t xml:space="preserve"> </w:t>
      </w:r>
      <w:r>
        <w:rPr>
          <w:i/>
          <w:color w:val="929497"/>
          <w:sz w:val="20"/>
          <w:u w:val="single" w:color="000000"/>
        </w:rPr>
        <w:tab/>
      </w:r>
    </w:p>
    <w:p w14:paraId="595C9E52" w14:textId="77777777" w:rsidR="001A631C" w:rsidRDefault="001A631C">
      <w:pPr>
        <w:pStyle w:val="a3"/>
        <w:spacing w:before="2"/>
        <w:rPr>
          <w:i/>
          <w:sz w:val="11"/>
        </w:rPr>
      </w:pPr>
    </w:p>
    <w:p w14:paraId="5132A01B" w14:textId="77777777" w:rsidR="001A631C" w:rsidRDefault="003B66BE">
      <w:pPr>
        <w:pStyle w:val="a5"/>
        <w:numPr>
          <w:ilvl w:val="1"/>
          <w:numId w:val="2"/>
        </w:numPr>
        <w:tabs>
          <w:tab w:val="left" w:pos="1266"/>
        </w:tabs>
        <w:spacing w:before="60"/>
        <w:ind w:left="1265" w:hanging="333"/>
        <w:rPr>
          <w:i/>
          <w:sz w:val="20"/>
        </w:rPr>
      </w:pPr>
      <w:r>
        <w:rPr>
          <w:sz w:val="20"/>
        </w:rPr>
        <w:t>Izjava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4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3"/>
          <w:sz w:val="20"/>
        </w:rPr>
        <w:t xml:space="preserve"> </w:t>
      </w:r>
      <w:r>
        <w:rPr>
          <w:sz w:val="20"/>
        </w:rPr>
        <w:t>(pravna</w:t>
      </w:r>
      <w:r>
        <w:rPr>
          <w:spacing w:val="-4"/>
          <w:sz w:val="20"/>
        </w:rPr>
        <w:t xml:space="preserve"> </w:t>
      </w:r>
      <w:r>
        <w:rPr>
          <w:sz w:val="20"/>
        </w:rPr>
        <w:t>lica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legal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entities)</w:t>
      </w:r>
    </w:p>
    <w:p w14:paraId="1E35105D" w14:textId="77777777" w:rsidR="001A631C" w:rsidRDefault="001A631C">
      <w:pPr>
        <w:pStyle w:val="a3"/>
        <w:rPr>
          <w:i/>
        </w:rPr>
      </w:pPr>
    </w:p>
    <w:p w14:paraId="74C1907B" w14:textId="77777777" w:rsidR="001A631C" w:rsidRDefault="003B66BE">
      <w:pPr>
        <w:spacing w:before="131" w:line="216" w:lineRule="auto"/>
        <w:ind w:left="102"/>
        <w:rPr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 xml:space="preserve"> </w:t>
      </w:r>
      <w:r>
        <w:rPr>
          <w:sz w:val="20"/>
        </w:rPr>
        <w:t>inostranstvu,</w:t>
      </w:r>
      <w:r>
        <w:rPr>
          <w:spacing w:val="-5"/>
          <w:sz w:val="20"/>
        </w:rPr>
        <w:t xml:space="preserve"> </w:t>
      </w:r>
      <w:r>
        <w:rPr>
          <w:sz w:val="20"/>
        </w:rPr>
        <w:t>izjavljujem: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that</w:t>
      </w:r>
    </w:p>
    <w:p w14:paraId="40D0B093" w14:textId="77777777" w:rsidR="001A631C" w:rsidRDefault="003B66BE">
      <w:pPr>
        <w:spacing w:before="141" w:line="232" w:lineRule="exact"/>
        <w:ind w:left="933"/>
        <w:rPr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My company</w:t>
      </w:r>
    </w:p>
    <w:p w14:paraId="2112D4D7" w14:textId="77777777" w:rsidR="001A631C" w:rsidRDefault="003B66BE">
      <w:pPr>
        <w:spacing w:line="220" w:lineRule="exact"/>
        <w:ind w:left="933"/>
        <w:rPr>
          <w:i/>
          <w:sz w:val="20"/>
        </w:rPr>
      </w:pP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osnovana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establishes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 w14:paraId="6A7C02FC" w14:textId="77777777" w:rsidR="001A631C" w:rsidRDefault="003B66BE">
      <w:pPr>
        <w:spacing w:line="232" w:lineRule="exact"/>
        <w:ind w:left="933"/>
        <w:rPr>
          <w:i/>
          <w:sz w:val="20"/>
        </w:rPr>
      </w:pPr>
      <w:r>
        <w:rPr>
          <w:sz w:val="20"/>
        </w:rPr>
        <w:t>PIB</w:t>
      </w:r>
      <w:r>
        <w:rPr>
          <w:spacing w:val="-1"/>
          <w:sz w:val="20"/>
        </w:rPr>
        <w:t xml:space="preserve"> </w:t>
      </w:r>
      <w:r>
        <w:rPr>
          <w:sz w:val="20"/>
        </w:rPr>
        <w:t>kompanije</w:t>
      </w:r>
      <w:r>
        <w:rPr>
          <w:spacing w:val="-1"/>
          <w:sz w:val="20"/>
        </w:rPr>
        <w:t xml:space="preserve"> </w:t>
      </w:r>
      <w:r>
        <w:rPr>
          <w:sz w:val="20"/>
        </w:rPr>
        <w:t>je: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company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is:</w:t>
      </w:r>
    </w:p>
    <w:p w14:paraId="328B774E" w14:textId="77777777" w:rsidR="001A631C" w:rsidRDefault="001A631C">
      <w:pPr>
        <w:pStyle w:val="a3"/>
        <w:spacing w:before="1"/>
        <w:rPr>
          <w:i/>
          <w:sz w:val="16"/>
        </w:rPr>
      </w:pPr>
    </w:p>
    <w:p w14:paraId="2B6CCB8C" w14:textId="77777777" w:rsidR="001A631C" w:rsidRDefault="003B66BE">
      <w:pPr>
        <w:spacing w:line="232" w:lineRule="exact"/>
        <w:ind w:left="933"/>
        <w:rPr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My company</w:t>
      </w:r>
    </w:p>
    <w:p w14:paraId="07C97608" w14:textId="77777777" w:rsidR="001A631C" w:rsidRDefault="003B66BE">
      <w:pPr>
        <w:spacing w:line="232" w:lineRule="exact"/>
        <w:ind w:left="933"/>
        <w:rPr>
          <w:i/>
          <w:sz w:val="20"/>
        </w:rPr>
      </w:pPr>
      <w:r>
        <w:rPr>
          <w:sz w:val="20"/>
        </w:rPr>
        <w:t>Nije</w:t>
      </w:r>
      <w:r>
        <w:rPr>
          <w:spacing w:val="-2"/>
          <w:sz w:val="20"/>
        </w:rPr>
        <w:t xml:space="preserve"> </w:t>
      </w:r>
      <w:r>
        <w:rPr>
          <w:sz w:val="20"/>
        </w:rPr>
        <w:t>osnovana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 w14:paraId="56C1BEE9" w14:textId="77777777" w:rsidR="001A631C" w:rsidRDefault="001A631C">
      <w:pPr>
        <w:pStyle w:val="a3"/>
        <w:rPr>
          <w:i/>
          <w:sz w:val="16"/>
        </w:rPr>
      </w:pPr>
    </w:p>
    <w:p w14:paraId="61C5DEB6" w14:textId="77777777" w:rsidR="001A631C" w:rsidRDefault="003B66BE">
      <w:pPr>
        <w:ind w:left="102"/>
        <w:rPr>
          <w:i/>
          <w:sz w:val="20"/>
        </w:rPr>
      </w:pPr>
      <w:r>
        <w:rPr>
          <w:sz w:val="20"/>
        </w:rPr>
        <w:t>Stvarni</w:t>
      </w:r>
      <w:r>
        <w:rPr>
          <w:spacing w:val="-4"/>
          <w:sz w:val="20"/>
        </w:rPr>
        <w:t xml:space="preserve"> </w:t>
      </w:r>
      <w:r>
        <w:rPr>
          <w:sz w:val="20"/>
        </w:rPr>
        <w:t>vlasnik(ci)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(su):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Beneﬁcial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owner(s)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(are):</w:t>
      </w:r>
    </w:p>
    <w:p w14:paraId="7EFDE5CC" w14:textId="77777777" w:rsidR="001A631C" w:rsidRDefault="003B66BE">
      <w:pPr>
        <w:tabs>
          <w:tab w:val="left" w:pos="5282"/>
        </w:tabs>
        <w:spacing w:before="155" w:line="216" w:lineRule="auto"/>
        <w:ind w:left="102" w:right="1144"/>
        <w:rPr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 w14:paraId="6D65C2B6" w14:textId="77777777" w:rsidR="001A631C" w:rsidRDefault="003B66BE">
      <w:pPr>
        <w:tabs>
          <w:tab w:val="left" w:pos="5282"/>
        </w:tabs>
        <w:spacing w:before="161" w:line="216" w:lineRule="auto"/>
        <w:ind w:left="102" w:right="1144"/>
        <w:rPr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 w14:paraId="73EBA6D7" w14:textId="77777777" w:rsidR="001A631C" w:rsidRDefault="003B66BE">
      <w:pPr>
        <w:tabs>
          <w:tab w:val="left" w:pos="5281"/>
        </w:tabs>
        <w:spacing w:before="160" w:line="216" w:lineRule="auto"/>
        <w:ind w:left="102" w:right="1142"/>
        <w:rPr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 w14:paraId="326C8782" w14:textId="77777777" w:rsidR="001A631C" w:rsidRDefault="003B66BE">
      <w:pPr>
        <w:tabs>
          <w:tab w:val="left" w:pos="5281"/>
        </w:tabs>
        <w:spacing w:before="161" w:line="216" w:lineRule="auto"/>
        <w:ind w:left="102" w:right="1145"/>
        <w:rPr>
          <w:i/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 w14:paraId="08975461" w14:textId="77777777" w:rsidR="001A631C" w:rsidRDefault="003B66BE">
      <w:pPr>
        <w:spacing w:before="160" w:line="216" w:lineRule="auto"/>
        <w:ind w:left="102" w:right="532"/>
        <w:rPr>
          <w:i/>
          <w:sz w:val="20"/>
        </w:rPr>
      </w:pPr>
      <w:r>
        <w:rPr>
          <w:sz w:val="20"/>
        </w:rPr>
        <w:t xml:space="preserve">Popuniti u slučaju kada je kompanija osnovana u SAD-u i kada priloži na uvid američke indicije / </w:t>
      </w:r>
      <w:r>
        <w:rPr>
          <w:i/>
          <w:color w:val="929497"/>
          <w:sz w:val="20"/>
        </w:rPr>
        <w:t>To be completed in the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case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company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indications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are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submitted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for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inspection</w:t>
      </w:r>
    </w:p>
    <w:p w14:paraId="308CD206" w14:textId="77777777" w:rsidR="001A631C" w:rsidRDefault="003B66BE">
      <w:pPr>
        <w:spacing w:before="142" w:line="232" w:lineRule="exact"/>
        <w:ind w:left="102"/>
        <w:rPr>
          <w:i/>
          <w:sz w:val="20"/>
        </w:rPr>
      </w:pPr>
      <w:r>
        <w:rPr>
          <w:sz w:val="20"/>
        </w:rPr>
        <w:t>Prema</w:t>
      </w:r>
      <w:r>
        <w:rPr>
          <w:spacing w:val="-3"/>
          <w:sz w:val="20"/>
        </w:rPr>
        <w:t xml:space="preserve"> </w:t>
      </w:r>
      <w:r>
        <w:rPr>
          <w:sz w:val="20"/>
        </w:rPr>
        <w:t>najboljem</w:t>
      </w:r>
      <w:r>
        <w:rPr>
          <w:spacing w:val="-4"/>
          <w:sz w:val="20"/>
        </w:rPr>
        <w:t xml:space="preserve"> </w:t>
      </w:r>
      <w:r>
        <w:rPr>
          <w:sz w:val="20"/>
        </w:rPr>
        <w:t>saznanju,</w:t>
      </w:r>
      <w:r>
        <w:rPr>
          <w:spacing w:val="-4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neto</w:t>
      </w:r>
      <w:r>
        <w:rPr>
          <w:spacing w:val="-4"/>
          <w:sz w:val="20"/>
        </w:rPr>
        <w:t xml:space="preserve"> </w:t>
      </w:r>
      <w:r>
        <w:rPr>
          <w:sz w:val="20"/>
        </w:rPr>
        <w:t>prihod</w:t>
      </w:r>
      <w:r>
        <w:rPr>
          <w:spacing w:val="-4"/>
          <w:sz w:val="20"/>
        </w:rPr>
        <w:t xml:space="preserve"> </w:t>
      </w:r>
      <w:r>
        <w:rPr>
          <w:sz w:val="20"/>
        </w:rPr>
        <w:t>moje</w:t>
      </w:r>
      <w:r>
        <w:rPr>
          <w:spacing w:val="-3"/>
          <w:sz w:val="20"/>
        </w:rPr>
        <w:t xml:space="preserve"> </w:t>
      </w:r>
      <w:r>
        <w:rPr>
          <w:sz w:val="20"/>
        </w:rPr>
        <w:t>kompanije</w:t>
      </w:r>
      <w:r>
        <w:rPr>
          <w:spacing w:val="-3"/>
          <w:sz w:val="20"/>
        </w:rPr>
        <w:t xml:space="preserve"> </w:t>
      </w:r>
      <w:r>
        <w:rPr>
          <w:sz w:val="20"/>
        </w:rPr>
        <w:t>potiče</w:t>
      </w:r>
      <w:r>
        <w:rPr>
          <w:spacing w:val="-3"/>
          <w:sz w:val="20"/>
        </w:rPr>
        <w:t xml:space="preserve"> </w:t>
      </w:r>
      <w:r>
        <w:rPr>
          <w:sz w:val="20"/>
        </w:rPr>
        <w:t>od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best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my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knowledge,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hereby</w:t>
      </w:r>
    </w:p>
    <w:p w14:paraId="25620048" w14:textId="77777777" w:rsidR="001A631C" w:rsidRDefault="003B66BE">
      <w:pPr>
        <w:tabs>
          <w:tab w:val="left" w:pos="9558"/>
        </w:tabs>
        <w:spacing w:line="232" w:lineRule="exact"/>
        <w:ind w:left="102"/>
        <w:rPr>
          <w:i/>
          <w:sz w:val="20"/>
        </w:rPr>
      </w:pPr>
      <w:r>
        <w:rPr>
          <w:noProof/>
        </w:rPr>
        <w:drawing>
          <wp:anchor distT="0" distB="0" distL="0" distR="0" simplePos="0" relativeHeight="15825408" behindDoc="0" locked="0" layoutInCell="1" allowOverlap="1" wp14:anchorId="18273425" wp14:editId="33082803">
            <wp:simplePos x="0" y="0"/>
            <wp:positionH relativeFrom="page">
              <wp:posOffset>7113651</wp:posOffset>
            </wp:positionH>
            <wp:positionV relativeFrom="paragraph">
              <wp:posOffset>380191</wp:posOffset>
            </wp:positionV>
            <wp:extent cx="83897" cy="1055913"/>
            <wp:effectExtent l="0" t="0" r="0" b="0"/>
            <wp:wrapNone/>
            <wp:docPr id="153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45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97" cy="1055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my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company's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net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comes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from:</w:t>
      </w:r>
      <w:r>
        <w:rPr>
          <w:i/>
          <w:color w:val="929497"/>
          <w:sz w:val="20"/>
          <w:u w:val="single" w:color="000000"/>
        </w:rPr>
        <w:t xml:space="preserve"> </w:t>
      </w:r>
      <w:r>
        <w:rPr>
          <w:i/>
          <w:color w:val="929497"/>
          <w:sz w:val="20"/>
          <w:u w:val="single" w:color="000000"/>
        </w:rPr>
        <w:tab/>
      </w:r>
    </w:p>
    <w:p w14:paraId="3BB1844D" w14:textId="77777777" w:rsidR="001A631C" w:rsidRDefault="00911BAD">
      <w:pPr>
        <w:pStyle w:val="a3"/>
        <w:spacing w:before="3"/>
        <w:rPr>
          <w:i/>
          <w:sz w:val="12"/>
        </w:rPr>
      </w:pPr>
      <w:r>
        <w:pict w14:anchorId="5AF3DA3F">
          <v:shape id="_x0000_s1026" style="position:absolute;margin-left:48.15pt;margin-top:9.8pt;width:473.1pt;height:.1pt;z-index:-15632384;mso-wrap-distance-left:0;mso-wrap-distance-right:0;mso-position-horizontal-relative:page" coordorigin="963,196" coordsize="9462,0" path="m963,196r9462,e" filled="f" strokeweight=".65pt">
            <v:path arrowok="t"/>
            <w10:wrap type="topAndBottom" anchorx="page"/>
          </v:shape>
        </w:pict>
      </w:r>
    </w:p>
    <w:p w14:paraId="242D5604" w14:textId="77777777" w:rsidR="001A631C" w:rsidRDefault="003B66BE">
      <w:pPr>
        <w:spacing w:before="143" w:line="216" w:lineRule="auto"/>
        <w:ind w:left="871" w:right="1144" w:hanging="46"/>
        <w:rPr>
          <w:i/>
          <w:sz w:val="20"/>
        </w:rPr>
      </w:pPr>
      <w:r>
        <w:rPr>
          <w:sz w:val="20"/>
        </w:rPr>
        <w:t>„Aktivnih“</w:t>
      </w:r>
      <w:r>
        <w:rPr>
          <w:spacing w:val="-6"/>
          <w:sz w:val="20"/>
        </w:rPr>
        <w:t xml:space="preserve"> </w:t>
      </w:r>
      <w:r>
        <w:rPr>
          <w:sz w:val="20"/>
        </w:rPr>
        <w:t>poslova</w:t>
      </w:r>
      <w:r>
        <w:rPr>
          <w:spacing w:val="-5"/>
          <w:sz w:val="20"/>
        </w:rPr>
        <w:t xml:space="preserve"> </w:t>
      </w:r>
      <w:r>
        <w:rPr>
          <w:sz w:val="20"/>
        </w:rPr>
        <w:t>(manje</w:t>
      </w:r>
      <w:r>
        <w:rPr>
          <w:spacing w:val="-6"/>
          <w:sz w:val="20"/>
        </w:rPr>
        <w:t xml:space="preserve"> </w:t>
      </w:r>
      <w:r>
        <w:rPr>
          <w:sz w:val="20"/>
        </w:rPr>
        <w:t>od</w:t>
      </w:r>
      <w:r>
        <w:rPr>
          <w:spacing w:val="-5"/>
          <w:sz w:val="20"/>
        </w:rPr>
        <w:t xml:space="preserve"> </w:t>
      </w:r>
      <w:r>
        <w:rPr>
          <w:sz w:val="20"/>
        </w:rPr>
        <w:t>50%</w:t>
      </w:r>
      <w:r>
        <w:rPr>
          <w:spacing w:val="-5"/>
          <w:sz w:val="20"/>
        </w:rPr>
        <w:t xml:space="preserve"> </w:t>
      </w:r>
      <w:r>
        <w:rPr>
          <w:sz w:val="20"/>
        </w:rPr>
        <w:t>od</w:t>
      </w:r>
      <w:r>
        <w:rPr>
          <w:spacing w:val="-5"/>
          <w:sz w:val="20"/>
        </w:rPr>
        <w:t xml:space="preserve"> </w:t>
      </w:r>
      <w:r>
        <w:rPr>
          <w:sz w:val="20"/>
        </w:rPr>
        <w:t>kamata,</w:t>
      </w:r>
      <w:r>
        <w:rPr>
          <w:spacing w:val="-5"/>
          <w:sz w:val="20"/>
        </w:rPr>
        <w:t xml:space="preserve"> </w:t>
      </w:r>
      <w:r>
        <w:rPr>
          <w:sz w:val="20"/>
        </w:rPr>
        <w:t>dividendi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sličnog</w:t>
      </w:r>
      <w:r>
        <w:rPr>
          <w:spacing w:val="-6"/>
          <w:sz w:val="20"/>
        </w:rPr>
        <w:t xml:space="preserve"> </w:t>
      </w:r>
      <w:r>
        <w:rPr>
          <w:sz w:val="20"/>
        </w:rPr>
        <w:t>prihoda)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929497"/>
          <w:sz w:val="20"/>
        </w:rPr>
        <w:t>“Active“</w:t>
      </w:r>
      <w:r>
        <w:rPr>
          <w:i/>
          <w:color w:val="929497"/>
          <w:spacing w:val="-6"/>
          <w:sz w:val="20"/>
        </w:rPr>
        <w:t xml:space="preserve"> </w:t>
      </w:r>
      <w:r>
        <w:rPr>
          <w:i/>
          <w:color w:val="929497"/>
          <w:sz w:val="20"/>
        </w:rPr>
        <w:t>business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operations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(less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income)</w:t>
      </w:r>
    </w:p>
    <w:p w14:paraId="7A499B56" w14:textId="77777777" w:rsidR="001A631C" w:rsidRDefault="003B66BE">
      <w:pPr>
        <w:spacing w:before="146" w:line="235" w:lineRule="auto"/>
        <w:ind w:left="916" w:right="1372" w:hanging="46"/>
        <w:rPr>
          <w:i/>
          <w:sz w:val="20"/>
        </w:rPr>
      </w:pPr>
      <w:r>
        <w:rPr>
          <w:sz w:val="20"/>
        </w:rPr>
        <w:t xml:space="preserve">„Pasivnih“ poslova (više od 50% od kamata, dividendi i sličnog prihoda) / </w:t>
      </w:r>
      <w:r>
        <w:rPr>
          <w:i/>
          <w:color w:val="929497"/>
          <w:sz w:val="20"/>
        </w:rPr>
        <w:t>“Passive“ business operations</w:t>
      </w:r>
      <w:r>
        <w:rPr>
          <w:i/>
          <w:color w:val="929497"/>
          <w:spacing w:val="-43"/>
          <w:sz w:val="20"/>
        </w:rPr>
        <w:t xml:space="preserve"> </w:t>
      </w:r>
      <w:r>
        <w:rPr>
          <w:i/>
          <w:color w:val="929497"/>
          <w:sz w:val="20"/>
        </w:rPr>
        <w:t>(more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income)</w:t>
      </w:r>
    </w:p>
    <w:p w14:paraId="74D921CF" w14:textId="77777777" w:rsidR="001A631C" w:rsidRDefault="001A631C">
      <w:pPr>
        <w:pStyle w:val="a3"/>
        <w:rPr>
          <w:i/>
        </w:rPr>
      </w:pPr>
    </w:p>
    <w:p w14:paraId="48F2EDDF" w14:textId="77777777" w:rsidR="001A631C" w:rsidRDefault="001A631C">
      <w:pPr>
        <w:pStyle w:val="a3"/>
        <w:spacing w:before="6"/>
        <w:rPr>
          <w:i/>
          <w:sz w:val="17"/>
        </w:rPr>
      </w:pPr>
    </w:p>
    <w:p w14:paraId="2A9C5E9A" w14:textId="534E8E38" w:rsidR="001A631C" w:rsidRDefault="003B66BE">
      <w:pPr>
        <w:tabs>
          <w:tab w:val="left" w:pos="4091"/>
          <w:tab w:val="left" w:pos="4544"/>
          <w:tab w:val="left" w:pos="9373"/>
        </w:tabs>
        <w:spacing w:before="60"/>
        <w:ind w:left="812"/>
        <w:rPr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 xml:space="preserve">Signature  </w:t>
      </w:r>
      <w:r>
        <w:rPr>
          <w:i/>
          <w:color w:val="929497"/>
          <w:sz w:val="20"/>
          <w:u w:val="single" w:color="000000"/>
        </w:rPr>
        <w:t xml:space="preserve"> </w:t>
      </w:r>
      <w:r>
        <w:rPr>
          <w:i/>
          <w:color w:val="929497"/>
          <w:sz w:val="20"/>
          <w:u w:val="single" w:color="000000"/>
        </w:rPr>
        <w:tab/>
      </w:r>
    </w:p>
    <w:sectPr w:rsidR="001A631C">
      <w:pgSz w:w="11910" w:h="16840"/>
      <w:pgMar w:top="460" w:right="46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8BAF4" w14:textId="77777777" w:rsidR="00911BAD" w:rsidRDefault="00911BAD" w:rsidP="00D37E84">
      <w:r>
        <w:separator/>
      </w:r>
    </w:p>
  </w:endnote>
  <w:endnote w:type="continuationSeparator" w:id="0">
    <w:p w14:paraId="278F6DFB" w14:textId="77777777" w:rsidR="00911BAD" w:rsidRDefault="00911BAD" w:rsidP="00D37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64D0C" w14:textId="77777777" w:rsidR="00911BAD" w:rsidRDefault="00911BAD" w:rsidP="00D37E84">
      <w:r>
        <w:separator/>
      </w:r>
    </w:p>
  </w:footnote>
  <w:footnote w:type="continuationSeparator" w:id="0">
    <w:p w14:paraId="58D731F5" w14:textId="77777777" w:rsidR="00911BAD" w:rsidRDefault="00911BAD" w:rsidP="00D37E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2.45pt;height:12.45pt;visibility:visible;mso-wrap-style:square" o:bullet="t">
        <v:imagedata r:id="rId1" o:title=""/>
      </v:shape>
    </w:pict>
  </w:numPicBullet>
  <w:abstractNum w:abstractNumId="0" w15:restartNumberingAfterBreak="0">
    <w:nsid w:val="12C54A4F"/>
    <w:multiLevelType w:val="hybridMultilevel"/>
    <w:tmpl w:val="E7C4C6A8"/>
    <w:lvl w:ilvl="0" w:tplc="BA0E3A90">
      <w:start w:val="1"/>
      <w:numFmt w:val="decimal"/>
      <w:lvlText w:val="%1)"/>
      <w:lvlJc w:val="left"/>
      <w:pPr>
        <w:ind w:left="394" w:hanging="208"/>
      </w:pPr>
      <w:rPr>
        <w:rFonts w:ascii="Calibri" w:eastAsia="Calibri" w:hAnsi="Calibri" w:cs="Calibri" w:hint="default"/>
        <w:i/>
        <w:iCs/>
        <w:color w:val="939598"/>
        <w:w w:val="100"/>
        <w:sz w:val="20"/>
        <w:szCs w:val="20"/>
        <w:lang w:val="hr-HR" w:eastAsia="en-US" w:bidi="ar-SA"/>
      </w:rPr>
    </w:lvl>
    <w:lvl w:ilvl="1" w:tplc="01A427C0">
      <w:start w:val="1"/>
      <w:numFmt w:val="decimal"/>
      <w:lvlText w:val="%2."/>
      <w:lvlJc w:val="left"/>
      <w:pPr>
        <w:ind w:left="1204" w:hanging="288"/>
      </w:pPr>
      <w:rPr>
        <w:rFonts w:hint="default"/>
        <w:w w:val="100"/>
        <w:lang w:val="hr-HR" w:eastAsia="en-US" w:bidi="ar-SA"/>
      </w:rPr>
    </w:lvl>
    <w:lvl w:ilvl="2" w:tplc="7158B454">
      <w:numFmt w:val="bullet"/>
      <w:lvlText w:val="•"/>
      <w:lvlJc w:val="left"/>
      <w:pPr>
        <w:ind w:left="2242" w:hanging="288"/>
      </w:pPr>
      <w:rPr>
        <w:rFonts w:hint="default"/>
        <w:lang w:val="hr-HR" w:eastAsia="en-US" w:bidi="ar-SA"/>
      </w:rPr>
    </w:lvl>
    <w:lvl w:ilvl="3" w:tplc="963640C6">
      <w:numFmt w:val="bullet"/>
      <w:lvlText w:val="•"/>
      <w:lvlJc w:val="left"/>
      <w:pPr>
        <w:ind w:left="3285" w:hanging="288"/>
      </w:pPr>
      <w:rPr>
        <w:rFonts w:hint="default"/>
        <w:lang w:val="hr-HR" w:eastAsia="en-US" w:bidi="ar-SA"/>
      </w:rPr>
    </w:lvl>
    <w:lvl w:ilvl="4" w:tplc="6FA0E560">
      <w:numFmt w:val="bullet"/>
      <w:lvlText w:val="•"/>
      <w:lvlJc w:val="left"/>
      <w:pPr>
        <w:ind w:left="4328" w:hanging="288"/>
      </w:pPr>
      <w:rPr>
        <w:rFonts w:hint="default"/>
        <w:lang w:val="hr-HR" w:eastAsia="en-US" w:bidi="ar-SA"/>
      </w:rPr>
    </w:lvl>
    <w:lvl w:ilvl="5" w:tplc="38C8E220">
      <w:numFmt w:val="bullet"/>
      <w:lvlText w:val="•"/>
      <w:lvlJc w:val="left"/>
      <w:pPr>
        <w:ind w:left="5371" w:hanging="288"/>
      </w:pPr>
      <w:rPr>
        <w:rFonts w:hint="default"/>
        <w:lang w:val="hr-HR" w:eastAsia="en-US" w:bidi="ar-SA"/>
      </w:rPr>
    </w:lvl>
    <w:lvl w:ilvl="6" w:tplc="7340C494">
      <w:numFmt w:val="bullet"/>
      <w:lvlText w:val="•"/>
      <w:lvlJc w:val="left"/>
      <w:pPr>
        <w:ind w:left="6414" w:hanging="288"/>
      </w:pPr>
      <w:rPr>
        <w:rFonts w:hint="default"/>
        <w:lang w:val="hr-HR" w:eastAsia="en-US" w:bidi="ar-SA"/>
      </w:rPr>
    </w:lvl>
    <w:lvl w:ilvl="7" w:tplc="FDBCD1D0">
      <w:numFmt w:val="bullet"/>
      <w:lvlText w:val="•"/>
      <w:lvlJc w:val="left"/>
      <w:pPr>
        <w:ind w:left="7457" w:hanging="288"/>
      </w:pPr>
      <w:rPr>
        <w:rFonts w:hint="default"/>
        <w:lang w:val="hr-HR" w:eastAsia="en-US" w:bidi="ar-SA"/>
      </w:rPr>
    </w:lvl>
    <w:lvl w:ilvl="8" w:tplc="9866006C">
      <w:numFmt w:val="bullet"/>
      <w:lvlText w:val="•"/>
      <w:lvlJc w:val="left"/>
      <w:pPr>
        <w:ind w:left="8500" w:hanging="288"/>
      </w:pPr>
      <w:rPr>
        <w:rFonts w:hint="default"/>
        <w:lang w:val="hr-HR" w:eastAsia="en-US" w:bidi="ar-SA"/>
      </w:rPr>
    </w:lvl>
  </w:abstractNum>
  <w:abstractNum w:abstractNumId="1" w15:restartNumberingAfterBreak="0">
    <w:nsid w:val="1B5A7853"/>
    <w:multiLevelType w:val="hybridMultilevel"/>
    <w:tmpl w:val="B0D8ED3E"/>
    <w:lvl w:ilvl="0" w:tplc="10668CF6">
      <w:numFmt w:val="bullet"/>
      <w:lvlText w:val="-"/>
      <w:lvlJc w:val="left"/>
      <w:pPr>
        <w:ind w:left="106" w:hanging="107"/>
      </w:pPr>
      <w:rPr>
        <w:rFonts w:ascii="Calibri" w:eastAsia="Calibri" w:hAnsi="Calibri" w:cs="Calibri" w:hint="default"/>
        <w:color w:val="231F20"/>
        <w:w w:val="100"/>
        <w:sz w:val="20"/>
        <w:szCs w:val="20"/>
        <w:lang w:val="hr-HR" w:eastAsia="en-US" w:bidi="ar-SA"/>
      </w:rPr>
    </w:lvl>
    <w:lvl w:ilvl="1" w:tplc="527CBE4C">
      <w:numFmt w:val="bullet"/>
      <w:lvlText w:val="•"/>
      <w:lvlJc w:val="left"/>
      <w:pPr>
        <w:ind w:left="1222" w:hanging="107"/>
      </w:pPr>
      <w:rPr>
        <w:rFonts w:hint="default"/>
        <w:lang w:val="hr-HR" w:eastAsia="en-US" w:bidi="ar-SA"/>
      </w:rPr>
    </w:lvl>
    <w:lvl w:ilvl="2" w:tplc="166ECCD0">
      <w:numFmt w:val="bullet"/>
      <w:lvlText w:val="•"/>
      <w:lvlJc w:val="left"/>
      <w:pPr>
        <w:ind w:left="2345" w:hanging="107"/>
      </w:pPr>
      <w:rPr>
        <w:rFonts w:hint="default"/>
        <w:lang w:val="hr-HR" w:eastAsia="en-US" w:bidi="ar-SA"/>
      </w:rPr>
    </w:lvl>
    <w:lvl w:ilvl="3" w:tplc="F9A6E476">
      <w:numFmt w:val="bullet"/>
      <w:lvlText w:val="•"/>
      <w:lvlJc w:val="left"/>
      <w:pPr>
        <w:ind w:left="3467" w:hanging="107"/>
      </w:pPr>
      <w:rPr>
        <w:rFonts w:hint="default"/>
        <w:lang w:val="hr-HR" w:eastAsia="en-US" w:bidi="ar-SA"/>
      </w:rPr>
    </w:lvl>
    <w:lvl w:ilvl="4" w:tplc="3A869C4E">
      <w:numFmt w:val="bullet"/>
      <w:lvlText w:val="•"/>
      <w:lvlJc w:val="left"/>
      <w:pPr>
        <w:ind w:left="4590" w:hanging="107"/>
      </w:pPr>
      <w:rPr>
        <w:rFonts w:hint="default"/>
        <w:lang w:val="hr-HR" w:eastAsia="en-US" w:bidi="ar-SA"/>
      </w:rPr>
    </w:lvl>
    <w:lvl w:ilvl="5" w:tplc="F29E244A">
      <w:numFmt w:val="bullet"/>
      <w:lvlText w:val="•"/>
      <w:lvlJc w:val="left"/>
      <w:pPr>
        <w:ind w:left="5712" w:hanging="107"/>
      </w:pPr>
      <w:rPr>
        <w:rFonts w:hint="default"/>
        <w:lang w:val="hr-HR" w:eastAsia="en-US" w:bidi="ar-SA"/>
      </w:rPr>
    </w:lvl>
    <w:lvl w:ilvl="6" w:tplc="788CEF66">
      <w:numFmt w:val="bullet"/>
      <w:lvlText w:val="•"/>
      <w:lvlJc w:val="left"/>
      <w:pPr>
        <w:ind w:left="6835" w:hanging="107"/>
      </w:pPr>
      <w:rPr>
        <w:rFonts w:hint="default"/>
        <w:lang w:val="hr-HR" w:eastAsia="en-US" w:bidi="ar-SA"/>
      </w:rPr>
    </w:lvl>
    <w:lvl w:ilvl="7" w:tplc="AA16ACA4">
      <w:numFmt w:val="bullet"/>
      <w:lvlText w:val="•"/>
      <w:lvlJc w:val="left"/>
      <w:pPr>
        <w:ind w:left="7957" w:hanging="107"/>
      </w:pPr>
      <w:rPr>
        <w:rFonts w:hint="default"/>
        <w:lang w:val="hr-HR" w:eastAsia="en-US" w:bidi="ar-SA"/>
      </w:rPr>
    </w:lvl>
    <w:lvl w:ilvl="8" w:tplc="8D5450EE">
      <w:numFmt w:val="bullet"/>
      <w:lvlText w:val="•"/>
      <w:lvlJc w:val="left"/>
      <w:pPr>
        <w:ind w:left="9080" w:hanging="107"/>
      </w:pPr>
      <w:rPr>
        <w:rFonts w:hint="default"/>
        <w:lang w:val="hr-HR" w:eastAsia="en-US" w:bidi="ar-SA"/>
      </w:rPr>
    </w:lvl>
  </w:abstractNum>
  <w:abstractNum w:abstractNumId="2" w15:restartNumberingAfterBreak="0">
    <w:nsid w:val="2C057D3D"/>
    <w:multiLevelType w:val="hybridMultilevel"/>
    <w:tmpl w:val="AB10F434"/>
    <w:lvl w:ilvl="0" w:tplc="F796CD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15E34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7D808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82DE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CF272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072E3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02E0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F4EF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BAAAD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3D0F1BE8"/>
    <w:multiLevelType w:val="hybridMultilevel"/>
    <w:tmpl w:val="78D61110"/>
    <w:lvl w:ilvl="0" w:tplc="E130A4BE">
      <w:start w:val="1"/>
      <w:numFmt w:val="decimal"/>
      <w:lvlText w:val="%1)"/>
      <w:lvlJc w:val="left"/>
      <w:pPr>
        <w:ind w:left="394" w:hanging="208"/>
      </w:pPr>
      <w:rPr>
        <w:rFonts w:ascii="Calibri" w:eastAsia="Calibri" w:hAnsi="Calibri" w:cs="Calibri" w:hint="default"/>
        <w:color w:val="231F20"/>
        <w:w w:val="100"/>
        <w:sz w:val="20"/>
        <w:szCs w:val="20"/>
        <w:lang w:val="hr-HR" w:eastAsia="en-US" w:bidi="ar-SA"/>
      </w:rPr>
    </w:lvl>
    <w:lvl w:ilvl="1" w:tplc="BAE6AFBA">
      <w:numFmt w:val="bullet"/>
      <w:lvlText w:val="•"/>
      <w:lvlJc w:val="left"/>
      <w:pPr>
        <w:ind w:left="1494" w:hanging="208"/>
      </w:pPr>
      <w:rPr>
        <w:rFonts w:hint="default"/>
        <w:lang w:val="hr-HR" w:eastAsia="en-US" w:bidi="ar-SA"/>
      </w:rPr>
    </w:lvl>
    <w:lvl w:ilvl="2" w:tplc="EA740236">
      <w:numFmt w:val="bullet"/>
      <w:lvlText w:val="•"/>
      <w:lvlJc w:val="left"/>
      <w:pPr>
        <w:ind w:left="2589" w:hanging="208"/>
      </w:pPr>
      <w:rPr>
        <w:rFonts w:hint="default"/>
        <w:lang w:val="hr-HR" w:eastAsia="en-US" w:bidi="ar-SA"/>
      </w:rPr>
    </w:lvl>
    <w:lvl w:ilvl="3" w:tplc="12BAAE98">
      <w:numFmt w:val="bullet"/>
      <w:lvlText w:val="•"/>
      <w:lvlJc w:val="left"/>
      <w:pPr>
        <w:ind w:left="3683" w:hanging="208"/>
      </w:pPr>
      <w:rPr>
        <w:rFonts w:hint="default"/>
        <w:lang w:val="hr-HR" w:eastAsia="en-US" w:bidi="ar-SA"/>
      </w:rPr>
    </w:lvl>
    <w:lvl w:ilvl="4" w:tplc="7482085E">
      <w:numFmt w:val="bullet"/>
      <w:lvlText w:val="•"/>
      <w:lvlJc w:val="left"/>
      <w:pPr>
        <w:ind w:left="4778" w:hanging="208"/>
      </w:pPr>
      <w:rPr>
        <w:rFonts w:hint="default"/>
        <w:lang w:val="hr-HR" w:eastAsia="en-US" w:bidi="ar-SA"/>
      </w:rPr>
    </w:lvl>
    <w:lvl w:ilvl="5" w:tplc="4CFCBC50">
      <w:numFmt w:val="bullet"/>
      <w:lvlText w:val="•"/>
      <w:lvlJc w:val="left"/>
      <w:pPr>
        <w:ind w:left="5872" w:hanging="208"/>
      </w:pPr>
      <w:rPr>
        <w:rFonts w:hint="default"/>
        <w:lang w:val="hr-HR" w:eastAsia="en-US" w:bidi="ar-SA"/>
      </w:rPr>
    </w:lvl>
    <w:lvl w:ilvl="6" w:tplc="B812343C">
      <w:numFmt w:val="bullet"/>
      <w:lvlText w:val="•"/>
      <w:lvlJc w:val="left"/>
      <w:pPr>
        <w:ind w:left="6967" w:hanging="208"/>
      </w:pPr>
      <w:rPr>
        <w:rFonts w:hint="default"/>
        <w:lang w:val="hr-HR" w:eastAsia="en-US" w:bidi="ar-SA"/>
      </w:rPr>
    </w:lvl>
    <w:lvl w:ilvl="7" w:tplc="6D409F34">
      <w:numFmt w:val="bullet"/>
      <w:lvlText w:val="•"/>
      <w:lvlJc w:val="left"/>
      <w:pPr>
        <w:ind w:left="8061" w:hanging="208"/>
      </w:pPr>
      <w:rPr>
        <w:rFonts w:hint="default"/>
        <w:lang w:val="hr-HR" w:eastAsia="en-US" w:bidi="ar-SA"/>
      </w:rPr>
    </w:lvl>
    <w:lvl w:ilvl="8" w:tplc="040EFB16">
      <w:numFmt w:val="bullet"/>
      <w:lvlText w:val="•"/>
      <w:lvlJc w:val="left"/>
      <w:pPr>
        <w:ind w:left="9156" w:hanging="208"/>
      </w:pPr>
      <w:rPr>
        <w:rFonts w:hint="default"/>
        <w:lang w:val="hr-HR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631C"/>
    <w:rsid w:val="00153FDD"/>
    <w:rsid w:val="001A631C"/>
    <w:rsid w:val="003403E6"/>
    <w:rsid w:val="003B66BE"/>
    <w:rsid w:val="003C65A0"/>
    <w:rsid w:val="0049715C"/>
    <w:rsid w:val="00911BAD"/>
    <w:rsid w:val="00C24A56"/>
    <w:rsid w:val="00D37E84"/>
    <w:rsid w:val="00F8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94F4A9"/>
  <w15:docId w15:val="{3F485428-3EF0-4F65-9C2D-D588386D7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hr-HR"/>
    </w:rPr>
  </w:style>
  <w:style w:type="paragraph" w:styleId="1">
    <w:name w:val="heading 1"/>
    <w:basedOn w:val="a"/>
    <w:uiPriority w:val="9"/>
    <w:qFormat/>
    <w:pPr>
      <w:spacing w:before="43"/>
      <w:ind w:left="106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466"/>
      <w:outlineLvl w:val="1"/>
    </w:pPr>
    <w:rPr>
      <w:sz w:val="24"/>
      <w:szCs w:val="24"/>
    </w:rPr>
  </w:style>
  <w:style w:type="paragraph" w:styleId="3">
    <w:name w:val="heading 3"/>
    <w:basedOn w:val="a"/>
    <w:uiPriority w:val="9"/>
    <w:unhideWhenUsed/>
    <w:qFormat/>
    <w:pPr>
      <w:ind w:left="106"/>
      <w:outlineLvl w:val="2"/>
    </w:pPr>
    <w:rPr>
      <w:b/>
      <w:bCs/>
      <w:sz w:val="20"/>
      <w:szCs w:val="2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0"/>
      <w:szCs w:val="20"/>
    </w:rPr>
  </w:style>
  <w:style w:type="paragraph" w:styleId="a5">
    <w:name w:val="List Paragraph"/>
    <w:basedOn w:val="a"/>
    <w:uiPriority w:val="1"/>
    <w:qFormat/>
    <w:pPr>
      <w:spacing w:before="16"/>
      <w:ind w:left="106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153FDD"/>
    <w:rPr>
      <w:rFonts w:ascii="Calibri" w:eastAsia="Calibri" w:hAnsi="Calibri" w:cs="Calibri"/>
      <w:sz w:val="20"/>
      <w:szCs w:val="20"/>
      <w:lang w:val="hr-HR"/>
    </w:rPr>
  </w:style>
  <w:style w:type="table" w:styleId="a6">
    <w:name w:val="Table Grid"/>
    <w:basedOn w:val="a1"/>
    <w:uiPriority w:val="39"/>
    <w:rsid w:val="00153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Другое_"/>
    <w:basedOn w:val="a0"/>
    <w:link w:val="a8"/>
    <w:locked/>
    <w:rsid w:val="00D37E84"/>
    <w:rPr>
      <w:rFonts w:ascii="Calibri" w:eastAsia="Calibri" w:hAnsi="Calibri" w:cs="Calibri"/>
      <w:b/>
      <w:bCs/>
      <w:i/>
      <w:iCs/>
      <w:color w:val="939599"/>
      <w:sz w:val="20"/>
      <w:szCs w:val="20"/>
    </w:rPr>
  </w:style>
  <w:style w:type="paragraph" w:customStyle="1" w:styleId="a8">
    <w:name w:val="Другое"/>
    <w:basedOn w:val="a"/>
    <w:link w:val="a7"/>
    <w:rsid w:val="00D37E84"/>
    <w:pPr>
      <w:autoSpaceDE/>
      <w:autoSpaceDN/>
    </w:pPr>
    <w:rPr>
      <w:b/>
      <w:bCs/>
      <w:i/>
      <w:iCs/>
      <w:color w:val="939599"/>
      <w:sz w:val="20"/>
      <w:szCs w:val="20"/>
      <w:lang w:val="en-US"/>
    </w:rPr>
  </w:style>
  <w:style w:type="paragraph" w:styleId="a9">
    <w:name w:val="header"/>
    <w:basedOn w:val="a"/>
    <w:link w:val="aa"/>
    <w:uiPriority w:val="99"/>
    <w:unhideWhenUsed/>
    <w:rsid w:val="00D37E8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37E84"/>
    <w:rPr>
      <w:rFonts w:ascii="Calibri" w:eastAsia="Calibri" w:hAnsi="Calibri" w:cs="Calibri"/>
      <w:lang w:val="hr-HR"/>
    </w:rPr>
  </w:style>
  <w:style w:type="paragraph" w:styleId="ab">
    <w:name w:val="footer"/>
    <w:basedOn w:val="a"/>
    <w:link w:val="ac"/>
    <w:uiPriority w:val="99"/>
    <w:unhideWhenUsed/>
    <w:rsid w:val="00D37E8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37E84"/>
    <w:rPr>
      <w:rFonts w:ascii="Calibri" w:eastAsia="Calibri" w:hAnsi="Calibri" w:cs="Calibri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2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hyperlink" Target="http://www.fzdcg.org/" TargetMode="External"/><Relationship Id="rId159" Type="http://schemas.openxmlformats.org/officeDocument/2006/relationships/image" Target="media/image146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hyperlink" Target="http://www.fzdcg.org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hyperlink" Target="mailto:fzd@fzdcg.org" TargetMode="External"/><Relationship Id="rId155" Type="http://schemas.openxmlformats.org/officeDocument/2006/relationships/image" Target="media/image14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1.png"/><Relationship Id="rId151" Type="http://schemas.openxmlformats.org/officeDocument/2006/relationships/hyperlink" Target="mailto:fzd@t-com.me" TargetMode="External"/><Relationship Id="rId156" Type="http://schemas.openxmlformats.org/officeDocument/2006/relationships/image" Target="media/image143.png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hyperlink" Target="mailto:fzd@t-com.me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44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hyperlink" Target="mailto:fzd@fzdcg.org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hyperlink" Target="mailto:fzd@t-com.me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microsoft.com/office/2011/relationships/people" Target="people.xml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45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hyperlink" Target="mailto:fzd@t-com.m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2715</Words>
  <Characters>15480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pl calibri</vt:lpstr>
    </vt:vector>
  </TitlesOfParts>
  <Company/>
  <LinksUpToDate>false</LinksUpToDate>
  <CharactersWithSpaces>18159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 calibri</dc:title>
  <cp:lastModifiedBy>User</cp:lastModifiedBy>
  <cp:revision>7</cp:revision>
  <dcterms:created xsi:type="dcterms:W3CDTF">2023-04-11T16:18:00Z</dcterms:created>
  <dcterms:modified xsi:type="dcterms:W3CDTF">2023-04-17T12:09:00Z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2022-07-05T00:00:00Z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2023-04-11T00:00:00Z</vt:filetime>
  </property>
</Properties>
</file>