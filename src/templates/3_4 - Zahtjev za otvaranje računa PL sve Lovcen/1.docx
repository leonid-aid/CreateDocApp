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numbering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130.png" ContentType="image/png"/>
  <Override PartName="/word/media/image2.png" ContentType="image/png"/>
  <Override PartName="/word/media/image59.png" ContentType="image/png"/>
  <Override PartName="/word/media/image131.png" ContentType="image/png"/>
  <Override PartName="/word/media/image3.png" ContentType="image/png"/>
  <Override PartName="/word/media/image70.png" ContentType="image/png"/>
  <Override PartName="/word/media/image4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100.png" ContentType="image/png"/>
  <Override PartName="/word/media/image28.png" ContentType="image/png"/>
  <Override PartName="/word/media/image101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110.png" ContentType="image/png"/>
  <Override PartName="/word/media/image38.png" ContentType="image/png"/>
  <Override PartName="/word/media/image111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120.png" ContentType="image/png"/>
  <Override PartName="/word/media/image48.png" ContentType="image/png"/>
  <Override PartName="/word/media/image49.png" ContentType="image/png"/>
  <Override PartName="/word/media/image121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140.png" ContentType="image/png"/>
  <Override PartName="/word/media/image69.png" ContentType="image/png"/>
  <Override PartName="/word/media/image141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0.png" ContentType="image/png"/>
  <Override PartName="/word/media/image91.png" ContentType="image/png"/>
  <Override PartName="/word/media/image92.png" ContentType="image/png"/>
  <Override PartName="/word/media/image93.png" ContentType="image/png"/>
  <Override PartName="/word/media/image94.png" ContentType="image/png"/>
  <Override PartName="/word/media/image95.png" ContentType="image/png"/>
  <Override PartName="/word/media/image96.png" ContentType="image/png"/>
  <Override PartName="/word/media/image97.png" ContentType="image/png"/>
  <Override PartName="/word/media/image98.png" ContentType="image/png"/>
  <Override PartName="/word/media/image99.png" ContentType="image/png"/>
  <Override PartName="/word/media/image102.png" ContentType="image/png"/>
  <Override PartName="/word/media/image103.png" ContentType="image/png"/>
  <Override PartName="/word/media/image104.png" ContentType="image/png"/>
  <Override PartName="/word/media/image105.png" ContentType="image/png"/>
  <Override PartName="/word/media/image106.png" ContentType="image/png"/>
  <Override PartName="/word/media/image107.png" ContentType="image/png"/>
  <Override PartName="/word/media/image108.png" ContentType="image/png"/>
  <Override PartName="/word/media/image109.png" ContentType="image/png"/>
  <Override PartName="/word/media/image112.png" ContentType="image/png"/>
  <Override PartName="/word/media/image113.png" ContentType="image/png"/>
  <Override PartName="/word/media/image114.png" ContentType="image/png"/>
  <Override PartName="/word/media/image115.png" ContentType="image/png"/>
  <Override PartName="/word/media/image116.png" ContentType="image/png"/>
  <Override PartName="/word/media/image117.png" ContentType="image/png"/>
  <Override PartName="/word/media/image118.png" ContentType="image/png"/>
  <Override PartName="/word/media/image119.png" ContentType="image/png"/>
  <Override PartName="/word/media/image122.png" ContentType="image/png"/>
  <Override PartName="/word/media/image123.png" ContentType="image/png"/>
  <Override PartName="/word/media/image124.png" ContentType="image/png"/>
  <Override PartName="/word/media/image125.png" ContentType="image/png"/>
  <Override PartName="/word/media/image126.png" ContentType="image/png"/>
  <Override PartName="/word/media/image127.png" ContentType="image/png"/>
  <Override PartName="/word/media/image128.png" ContentType="image/png"/>
  <Override PartName="/word/media/image129.png" ContentType="image/png"/>
  <Override PartName="/word/media/image132.png" ContentType="image/png"/>
  <Override PartName="/word/media/image133.png" ContentType="image/png"/>
  <Override PartName="/word/media/image134.png" ContentType="image/png"/>
  <Override PartName="/word/media/image135.png" ContentType="image/png"/>
  <Override PartName="/word/media/image136.png" ContentType="image/png"/>
  <Override PartName="/word/media/image137.png" ContentType="image/png"/>
  <Override PartName="/word/media/image138.png" ContentType="image/png"/>
  <Override PartName="/word/media/image139.png" ContentType="image/png"/>
  <Override PartName="/word/media/image142.png" ContentType="image/png"/>
  <Override PartName="/word/media/image143.png" ContentType="image/png"/>
  <Override PartName="/word/media/image144.png" ContentType="image/png"/>
  <Override PartName="/word/media/image14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8"/>
        <w:tabs>
          <w:tab w:val="clear" w:pos="720"/>
          <w:tab w:val="left" w:pos="8200" w:leader="none"/>
        </w:tabs>
        <w:ind w:left="5519" w:hanging="0"/>
        <w:rPr>
          <w:rFonts w:ascii="Times New Roman" w:hAnsi="Times New Roman"/>
        </w:rPr>
      </w:pPr>
      <w:r>
        <w:rPr/>
        <mc:AlternateContent>
          <mc:Choice Requires="wpg">
            <w:drawing>
              <wp:inline distT="0" distB="0" distL="0" distR="0">
                <wp:extent cx="1013460" cy="428625"/>
                <wp:effectExtent l="114300" t="0" r="114300" b="0"/>
                <wp:docPr id="1" name="Фигура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00" cy="428760"/>
                          <a:chOff x="0" y="0"/>
                          <a:chExt cx="1013400" cy="42876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220320" y="114480"/>
                            <a:ext cx="24120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6880"/>
                            <a:ext cx="306720" cy="191880"/>
                          </a:xfrm>
                          <a:custGeom>
                            <a:avLst/>
                            <a:gdLst>
                              <a:gd name="textAreaLeft" fmla="*/ 0 w 173880"/>
                              <a:gd name="textAreaRight" fmla="*/ 174240 w 173880"/>
                              <a:gd name="textAreaTop" fmla="*/ 0 h 108720"/>
                              <a:gd name="textAreaBottom" fmla="*/ 109080 h 10872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013400" cy="419040"/>
                          </a:xfrm>
                          <a:custGeom>
                            <a:avLst/>
                            <a:gdLst>
                              <a:gd name="textAreaLeft" fmla="*/ 0 w 574560"/>
                              <a:gd name="textAreaRight" fmla="*/ 574920 w 574560"/>
                              <a:gd name="textAreaTop" fmla="*/ 0 h 237600"/>
                              <a:gd name="textAreaBottom" fmla="*/ 237960 h 237600"/>
                            </a:gdLst>
                            <a:ahLst/>
                            <a:rect l="textAreaLeft" t="textAreaTop" r="textAreaRight" b="textAreaBottom"/>
                            <a:pathLst>
                              <a:path w="2815" h="1164">
                                <a:moveTo>
                                  <a:pt x="490" y="1087"/>
                                </a:moveTo>
                                <a:lnTo>
                                  <a:pt x="485" y="1080"/>
                                </a:lnTo>
                                <a:lnTo>
                                  <a:pt x="90" y="1080"/>
                                </a:lnTo>
                                <a:lnTo>
                                  <a:pt x="90" y="360"/>
                                </a:lnTo>
                                <a:lnTo>
                                  <a:pt x="85" y="355"/>
                                </a:lnTo>
                                <a:lnTo>
                                  <a:pt x="79" y="355"/>
                                </a:lnTo>
                                <a:lnTo>
                                  <a:pt x="5" y="355"/>
                                </a:lnTo>
                                <a:lnTo>
                                  <a:pt x="0" y="360"/>
                                </a:lnTo>
                                <a:lnTo>
                                  <a:pt x="0" y="1159"/>
                                </a:lnTo>
                                <a:lnTo>
                                  <a:pt x="5" y="1164"/>
                                </a:lnTo>
                                <a:lnTo>
                                  <a:pt x="485" y="1164"/>
                                </a:lnTo>
                                <a:lnTo>
                                  <a:pt x="490" y="1159"/>
                                </a:lnTo>
                                <a:lnTo>
                                  <a:pt x="490" y="1087"/>
                                </a:lnTo>
                                <a:moveTo>
                                  <a:pt x="2127" y="349"/>
                                </a:moveTo>
                                <a:lnTo>
                                  <a:pt x="2125" y="342"/>
                                </a:lnTo>
                                <a:lnTo>
                                  <a:pt x="2035" y="342"/>
                                </a:lnTo>
                                <a:lnTo>
                                  <a:pt x="2030" y="348"/>
                                </a:lnTo>
                                <a:lnTo>
                                  <a:pt x="1774" y="1037"/>
                                </a:lnTo>
                                <a:lnTo>
                                  <a:pt x="1773" y="1037"/>
                                </a:lnTo>
                                <a:lnTo>
                                  <a:pt x="1522" y="356"/>
                                </a:lnTo>
                                <a:lnTo>
                                  <a:pt x="1520" y="348"/>
                                </a:lnTo>
                                <a:lnTo>
                                  <a:pt x="1515" y="342"/>
                                </a:lnTo>
                                <a:lnTo>
                                  <a:pt x="1423" y="342"/>
                                </a:lnTo>
                                <a:lnTo>
                                  <a:pt x="1422" y="349"/>
                                </a:lnTo>
                                <a:lnTo>
                                  <a:pt x="1425" y="360"/>
                                </a:lnTo>
                                <a:lnTo>
                                  <a:pt x="1720" y="1143"/>
                                </a:lnTo>
                                <a:lnTo>
                                  <a:pt x="1723" y="1154"/>
                                </a:lnTo>
                                <a:lnTo>
                                  <a:pt x="1729" y="1155"/>
                                </a:lnTo>
                                <a:lnTo>
                                  <a:pt x="1818" y="1155"/>
                                </a:lnTo>
                                <a:lnTo>
                                  <a:pt x="1822" y="1154"/>
                                </a:lnTo>
                                <a:lnTo>
                                  <a:pt x="1827" y="1143"/>
                                </a:lnTo>
                                <a:lnTo>
                                  <a:pt x="2125" y="360"/>
                                </a:lnTo>
                                <a:lnTo>
                                  <a:pt x="2127" y="349"/>
                                </a:lnTo>
                                <a:moveTo>
                                  <a:pt x="2647" y="11"/>
                                </a:moveTo>
                                <a:lnTo>
                                  <a:pt x="2646" y="0"/>
                                </a:lnTo>
                                <a:lnTo>
                                  <a:pt x="2570" y="0"/>
                                </a:lnTo>
                                <a:lnTo>
                                  <a:pt x="2565" y="12"/>
                                </a:lnTo>
                                <a:lnTo>
                                  <a:pt x="2462" y="210"/>
                                </a:lnTo>
                                <a:lnTo>
                                  <a:pt x="2459" y="220"/>
                                </a:lnTo>
                                <a:lnTo>
                                  <a:pt x="2459" y="231"/>
                                </a:lnTo>
                                <a:lnTo>
                                  <a:pt x="2519" y="231"/>
                                </a:lnTo>
                                <a:lnTo>
                                  <a:pt x="2520" y="228"/>
                                </a:lnTo>
                                <a:lnTo>
                                  <a:pt x="2526" y="220"/>
                                </a:lnTo>
                                <a:lnTo>
                                  <a:pt x="2642" y="19"/>
                                </a:lnTo>
                                <a:lnTo>
                                  <a:pt x="2647" y="11"/>
                                </a:lnTo>
                                <a:moveTo>
                                  <a:pt x="2815" y="1090"/>
                                </a:moveTo>
                                <a:lnTo>
                                  <a:pt x="2811" y="1083"/>
                                </a:lnTo>
                                <a:lnTo>
                                  <a:pt x="2810" y="1080"/>
                                </a:lnTo>
                                <a:lnTo>
                                  <a:pt x="2785" y="1021"/>
                                </a:lnTo>
                                <a:lnTo>
                                  <a:pt x="2781" y="1014"/>
                                </a:lnTo>
                                <a:lnTo>
                                  <a:pt x="2776" y="1013"/>
                                </a:lnTo>
                                <a:lnTo>
                                  <a:pt x="2769" y="1018"/>
                                </a:lnTo>
                                <a:lnTo>
                                  <a:pt x="2732" y="1041"/>
                                </a:lnTo>
                                <a:lnTo>
                                  <a:pt x="2684" y="1060"/>
                                </a:lnTo>
                                <a:lnTo>
                                  <a:pt x="2632" y="1074"/>
                                </a:lnTo>
                                <a:lnTo>
                                  <a:pt x="2568" y="1080"/>
                                </a:lnTo>
                                <a:lnTo>
                                  <a:pt x="2450" y="1055"/>
                                </a:lnTo>
                                <a:lnTo>
                                  <a:pt x="2353" y="988"/>
                                </a:lnTo>
                                <a:lnTo>
                                  <a:pt x="2286" y="882"/>
                                </a:lnTo>
                                <a:lnTo>
                                  <a:pt x="2261" y="746"/>
                                </a:lnTo>
                                <a:lnTo>
                                  <a:pt x="2286" y="619"/>
                                </a:lnTo>
                                <a:lnTo>
                                  <a:pt x="2353" y="515"/>
                                </a:lnTo>
                                <a:lnTo>
                                  <a:pt x="2448" y="445"/>
                                </a:lnTo>
                                <a:lnTo>
                                  <a:pt x="2566" y="418"/>
                                </a:lnTo>
                                <a:lnTo>
                                  <a:pt x="2630" y="423"/>
                                </a:lnTo>
                                <a:lnTo>
                                  <a:pt x="2683" y="437"/>
                                </a:lnTo>
                                <a:lnTo>
                                  <a:pt x="2729" y="457"/>
                                </a:lnTo>
                                <a:lnTo>
                                  <a:pt x="2766" y="476"/>
                                </a:lnTo>
                                <a:lnTo>
                                  <a:pt x="2773" y="480"/>
                                </a:lnTo>
                                <a:lnTo>
                                  <a:pt x="2778" y="482"/>
                                </a:lnTo>
                                <a:lnTo>
                                  <a:pt x="2781" y="473"/>
                                </a:lnTo>
                                <a:lnTo>
                                  <a:pt x="2808" y="418"/>
                                </a:lnTo>
                                <a:lnTo>
                                  <a:pt x="2810" y="415"/>
                                </a:lnTo>
                                <a:lnTo>
                                  <a:pt x="2811" y="407"/>
                                </a:lnTo>
                                <a:lnTo>
                                  <a:pt x="2810" y="400"/>
                                </a:lnTo>
                                <a:lnTo>
                                  <a:pt x="2803" y="397"/>
                                </a:lnTo>
                                <a:lnTo>
                                  <a:pt x="2759" y="372"/>
                                </a:lnTo>
                                <a:lnTo>
                                  <a:pt x="2706" y="353"/>
                                </a:lnTo>
                                <a:lnTo>
                                  <a:pt x="2644" y="337"/>
                                </a:lnTo>
                                <a:lnTo>
                                  <a:pt x="2568" y="332"/>
                                </a:lnTo>
                                <a:lnTo>
                                  <a:pt x="2443" y="353"/>
                                </a:lnTo>
                                <a:lnTo>
                                  <a:pt x="2332" y="413"/>
                                </a:lnTo>
                                <a:lnTo>
                                  <a:pt x="2245" y="503"/>
                                </a:lnTo>
                                <a:lnTo>
                                  <a:pt x="2189" y="616"/>
                                </a:lnTo>
                                <a:lnTo>
                                  <a:pt x="2168" y="746"/>
                                </a:lnTo>
                                <a:lnTo>
                                  <a:pt x="2189" y="887"/>
                                </a:lnTo>
                                <a:lnTo>
                                  <a:pt x="2244" y="1004"/>
                                </a:lnTo>
                                <a:lnTo>
                                  <a:pt x="2328" y="1090"/>
                                </a:lnTo>
                                <a:lnTo>
                                  <a:pt x="2438" y="1145"/>
                                </a:lnTo>
                                <a:lnTo>
                                  <a:pt x="2566" y="1164"/>
                                </a:lnTo>
                                <a:lnTo>
                                  <a:pt x="2642" y="1159"/>
                                </a:lnTo>
                                <a:lnTo>
                                  <a:pt x="2707" y="1145"/>
                                </a:lnTo>
                                <a:lnTo>
                                  <a:pt x="2760" y="1124"/>
                                </a:lnTo>
                                <a:lnTo>
                                  <a:pt x="2806" y="1099"/>
                                </a:lnTo>
                                <a:lnTo>
                                  <a:pt x="2813" y="1094"/>
                                </a:lnTo>
                                <a:lnTo>
                                  <a:pt x="2815" y="1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" style="position:absolute;margin-left:0pt;margin-top:-33.8pt;width:79.8pt;height:33.75pt" coordorigin="0,-676" coordsize="1596,6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347;top:-495;width:379;height:231;mso-wrap-style:none;v-text-anchor:middle;mso-position-vertical:top" type="_x0000_t75">
                  <v:imagedata r:id="rId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" name="Фигура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1960 w 11160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3" name="Фигура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68" y="797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ab/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4" name="Фигура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000 w 1166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88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4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5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5" name="Фигура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280 w 12492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6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6" name="Фигура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7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7" name="Фигура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8800 w 1184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-1"/>
                                </a:moveTo>
                                <a:lnTo>
                                  <a:pt x="453" y="-1"/>
                                </a:lnTo>
                                <a:lnTo>
                                  <a:pt x="448" y="3"/>
                                </a:lnTo>
                                <a:lnTo>
                                  <a:pt x="441" y="11"/>
                                </a:lnTo>
                                <a:lnTo>
                                  <a:pt x="90" y="389"/>
                                </a:lnTo>
                                <a:lnTo>
                                  <a:pt x="90" y="4"/>
                                </a:lnTo>
                                <a:lnTo>
                                  <a:pt x="85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5" y="808"/>
                                </a:lnTo>
                                <a:lnTo>
                                  <a:pt x="90" y="803"/>
                                </a:lnTo>
                                <a:lnTo>
                                  <a:pt x="90" y="510"/>
                                </a:lnTo>
                                <a:lnTo>
                                  <a:pt x="171" y="424"/>
                                </a:lnTo>
                                <a:lnTo>
                                  <a:pt x="465" y="798"/>
                                </a:lnTo>
                                <a:lnTo>
                                  <a:pt x="472" y="806"/>
                                </a:lnTo>
                                <a:lnTo>
                                  <a:pt x="476" y="808"/>
                                </a:lnTo>
                                <a:lnTo>
                                  <a:pt x="580" y="808"/>
                                </a:lnTo>
                                <a:lnTo>
                                  <a:pt x="580" y="798"/>
                                </a:lnTo>
                                <a:lnTo>
                                  <a:pt x="234" y="355"/>
                                </a:lnTo>
                                <a:lnTo>
                                  <a:pt x="562" y="8"/>
                                </a:lnTo>
                                <a:lnTo>
                                  <a:pt x="55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8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8" name="Фигура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259560" y="1800"/>
                            <a:ext cx="222840" cy="13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600" cy="295200"/>
                          </a:xfrm>
                          <a:custGeom>
                            <a:avLst/>
                            <a:gdLst>
                              <a:gd name="textAreaLeft" fmla="*/ 0 w 124560"/>
                              <a:gd name="textAreaRight" fmla="*/ 124920 w 12456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9" style="position:absolute;margin-left:0pt;margin-top:-23.3pt;width:38pt;height:23.25pt" coordorigin="0,-466" coordsize="760,465">
                <v:shape id="shape_0" stroked="f" o:allowincell="f" style="position:absolute;left:409;top:-463;width:350;height:208;mso-wrap-style:none;v-text-anchor:middle;mso-position-vertical:top" type="_x0000_t75">
                  <v:imagedata r:id="rId5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spacing w:before="2" w:after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</w:r>
    </w:p>
    <w:p>
      <w:pPr>
        <w:pStyle w:val="1"/>
        <w:ind w:left="300" w:hanging="0"/>
        <w:rPr/>
      </w:pPr>
      <w:r>
        <w:rPr/>
        <w:t>ZAHTJEV</w:t>
      </w:r>
      <w:r>
        <w:rPr>
          <w:spacing w:val="-3"/>
        </w:rPr>
        <w:t xml:space="preserve"> </w:t>
      </w:r>
      <w:r>
        <w:rPr/>
        <w:t>za</w:t>
      </w:r>
      <w:r>
        <w:rPr>
          <w:spacing w:val="-3"/>
        </w:rPr>
        <w:t xml:space="preserve"> </w:t>
      </w:r>
      <w:r>
        <w:rPr/>
        <w:t>otvaranje</w:t>
      </w:r>
      <w:r>
        <w:rPr>
          <w:spacing w:val="-1"/>
        </w:rPr>
        <w:t xml:space="preserve"> </w:t>
      </w:r>
      <w:r>
        <w:rPr/>
        <w:t>transakcionog</w:t>
      </w:r>
      <w:r>
        <w:rPr>
          <w:spacing w:val="-2"/>
        </w:rPr>
        <w:t xml:space="preserve"> </w:t>
      </w:r>
      <w:r>
        <w:rPr/>
        <w:t>računa</w:t>
      </w:r>
      <w:r>
        <w:rPr>
          <w:spacing w:val="-2"/>
        </w:rPr>
        <w:t xml:space="preserve"> </w:t>
      </w:r>
      <w:r>
        <w:rPr/>
        <w:t>poslovnog</w:t>
      </w:r>
      <w:r>
        <w:rPr>
          <w:spacing w:val="-2"/>
        </w:rPr>
        <w:t xml:space="preserve"> </w:t>
      </w:r>
      <w:r>
        <w:rPr/>
        <w:t>subjekta</w:t>
      </w:r>
    </w:p>
    <w:p>
      <w:pPr>
        <w:pStyle w:val="Style18"/>
        <w:spacing w:before="75" w:after="0"/>
        <w:ind w:left="300" w:hanging="0"/>
        <w:rPr/>
      </w:pPr>
      <w:r>
        <w:rPr>
          <w:spacing w:val="-5"/>
        </w:rPr>
        <w:t>Hvala</w:t>
      </w:r>
      <w:r>
        <w:rPr>
          <w:spacing w:val="-12"/>
        </w:rPr>
        <w:t xml:space="preserve"> </w:t>
      </w:r>
      <w:r>
        <w:rPr>
          <w:spacing w:val="-4"/>
        </w:rPr>
        <w:t>što</w:t>
      </w:r>
      <w:r>
        <w:rPr>
          <w:spacing w:val="-11"/>
        </w:rPr>
        <w:t xml:space="preserve"> </w:t>
      </w:r>
      <w:r>
        <w:rPr>
          <w:spacing w:val="-4"/>
        </w:rPr>
        <w:t>ste</w:t>
      </w:r>
      <w:r>
        <w:rPr>
          <w:spacing w:val="-10"/>
        </w:rPr>
        <w:t xml:space="preserve"> </w:t>
      </w:r>
      <w:r>
        <w:rPr>
          <w:spacing w:val="-3"/>
        </w:rPr>
        <w:t>se</w:t>
      </w:r>
      <w:r>
        <w:rPr>
          <w:spacing w:val="-11"/>
        </w:rPr>
        <w:t xml:space="preserve"> </w:t>
      </w:r>
      <w:r>
        <w:rPr>
          <w:spacing w:val="-6"/>
        </w:rPr>
        <w:t>odlučili</w:t>
      </w:r>
      <w:r>
        <w:rPr>
          <w:spacing w:val="-10"/>
        </w:rPr>
        <w:t xml:space="preserve"> </w:t>
      </w:r>
      <w:r>
        <w:rPr>
          <w:spacing w:val="-4"/>
        </w:rPr>
        <w:t>da</w:t>
      </w:r>
      <w:r>
        <w:rPr>
          <w:spacing w:val="-11"/>
        </w:rPr>
        <w:t xml:space="preserve"> </w:t>
      </w:r>
      <w:r>
        <w:rPr>
          <w:spacing w:val="-6"/>
        </w:rPr>
        <w:t>otvorite</w:t>
      </w:r>
      <w:r>
        <w:rPr>
          <w:spacing w:val="-10"/>
        </w:rPr>
        <w:t xml:space="preserve"> </w:t>
      </w:r>
      <w:r>
        <w:rPr>
          <w:spacing w:val="-6"/>
        </w:rPr>
        <w:t>račun</w:t>
      </w:r>
      <w:r>
        <w:rPr>
          <w:spacing w:val="-11"/>
        </w:rPr>
        <w:t xml:space="preserve"> </w:t>
      </w:r>
      <w:r>
        <w:rPr>
          <w:spacing w:val="-6"/>
        </w:rPr>
        <w:t>poslovnog</w:t>
      </w:r>
      <w:r>
        <w:rPr>
          <w:spacing w:val="-10"/>
        </w:rPr>
        <w:t xml:space="preserve"> </w:t>
      </w:r>
      <w:r>
        <w:rPr>
          <w:spacing w:val="-6"/>
        </w:rPr>
        <w:t>subjekta</w:t>
      </w:r>
      <w:r>
        <w:rPr>
          <w:spacing w:val="-11"/>
        </w:rPr>
        <w:t xml:space="preserve"> </w:t>
      </w:r>
      <w:r>
        <w:rPr/>
        <w:t>u</w:t>
      </w:r>
      <w:r>
        <w:rPr>
          <w:spacing w:val="-11"/>
        </w:rPr>
        <w:t xml:space="preserve"> </w:t>
      </w:r>
      <w:r>
        <w:rPr>
          <w:spacing w:val="-6"/>
        </w:rPr>
        <w:t>Lovćen</w:t>
      </w:r>
      <w:r>
        <w:rPr>
          <w:spacing w:val="-12"/>
        </w:rPr>
        <w:t xml:space="preserve"> </w:t>
      </w:r>
      <w:r>
        <w:rPr>
          <w:spacing w:val="-6"/>
        </w:rPr>
        <w:t>banci.</w:t>
      </w:r>
      <w:r>
        <w:rPr>
          <w:spacing w:val="-11"/>
        </w:rPr>
        <w:t xml:space="preserve"> </w:t>
      </w:r>
      <w:r>
        <w:rPr>
          <w:spacing w:val="-6"/>
        </w:rPr>
        <w:t>Molimo</w:t>
      </w:r>
      <w:r>
        <w:rPr>
          <w:spacing w:val="-11"/>
        </w:rPr>
        <w:t xml:space="preserve"> </w:t>
      </w:r>
      <w:r>
        <w:rPr>
          <w:spacing w:val="-9"/>
        </w:rPr>
        <w:t>Vas</w:t>
      </w:r>
      <w:r>
        <w:rPr>
          <w:spacing w:val="-11"/>
        </w:rPr>
        <w:t xml:space="preserve"> </w:t>
      </w:r>
      <w:r>
        <w:rPr>
          <w:spacing w:val="-4"/>
        </w:rPr>
        <w:t>da</w:t>
      </w:r>
      <w:r>
        <w:rPr>
          <w:spacing w:val="-10"/>
        </w:rPr>
        <w:t xml:space="preserve"> </w:t>
      </w:r>
      <w:r>
        <w:rPr>
          <w:spacing w:val="-6"/>
        </w:rPr>
        <w:t>pažljivo</w:t>
      </w:r>
      <w:r>
        <w:rPr>
          <w:spacing w:val="-12"/>
        </w:rPr>
        <w:t xml:space="preserve"> </w:t>
      </w:r>
      <w:r>
        <w:rPr>
          <w:spacing w:val="-6"/>
        </w:rPr>
        <w:t>pročitate</w:t>
      </w:r>
      <w:r>
        <w:rPr>
          <w:spacing w:val="-10"/>
        </w:rPr>
        <w:t xml:space="preserve"> </w:t>
      </w:r>
      <w:r>
        <w:rPr/>
        <w:t>i</w:t>
      </w:r>
      <w:r>
        <w:rPr>
          <w:spacing w:val="-11"/>
        </w:rPr>
        <w:t xml:space="preserve"> </w:t>
      </w:r>
      <w:r>
        <w:rPr>
          <w:spacing w:val="-5"/>
        </w:rPr>
        <w:t>što</w:t>
      </w:r>
      <w:r>
        <w:rPr>
          <w:spacing w:val="-10"/>
        </w:rPr>
        <w:t xml:space="preserve"> </w:t>
      </w:r>
      <w:r>
        <w:rPr>
          <w:spacing w:val="-6"/>
        </w:rPr>
        <w:t>detaljnije</w:t>
      </w:r>
      <w:r>
        <w:rPr>
          <w:spacing w:val="-11"/>
        </w:rPr>
        <w:t xml:space="preserve"> </w:t>
      </w:r>
      <w:r>
        <w:rPr>
          <w:spacing w:val="-6"/>
        </w:rPr>
        <w:t>popunite</w:t>
      </w:r>
      <w:r>
        <w:rPr>
          <w:spacing w:val="-10"/>
        </w:rPr>
        <w:t xml:space="preserve"> </w:t>
      </w:r>
      <w:r>
        <w:rPr>
          <w:spacing w:val="-6"/>
        </w:rPr>
        <w:t>obrazac.</w:t>
      </w:r>
    </w:p>
    <w:p>
      <w:pPr>
        <w:pStyle w:val="Normal"/>
        <w:spacing w:before="33" w:after="0"/>
        <w:ind w:left="278" w:hanging="0"/>
        <w:rPr>
          <w:i/>
          <w:i/>
          <w:sz w:val="20"/>
        </w:rPr>
      </w:pPr>
      <w:r>
        <w:rPr>
          <w:i/>
          <w:color w:val="6F6E6E"/>
          <w:spacing w:val="-6"/>
          <w:sz w:val="20"/>
        </w:rPr>
        <w:t>Please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6"/>
          <w:sz w:val="20"/>
        </w:rPr>
        <w:t>read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6"/>
          <w:sz w:val="20"/>
        </w:rPr>
        <w:t>this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5"/>
          <w:sz w:val="20"/>
        </w:rPr>
        <w:t>document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carefully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before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5"/>
          <w:sz w:val="20"/>
        </w:rPr>
        <w:t>singning.</w:t>
      </w:r>
    </w:p>
    <w:p>
      <w:pPr>
        <w:pStyle w:val="Normal"/>
        <w:spacing w:before="134" w:after="0"/>
        <w:ind w:left="304" w:hanging="0"/>
        <w:rPr>
          <w:i/>
          <w:i/>
          <w:sz w:val="20"/>
        </w:rPr>
      </w:pPr>
      <w:r>
        <w:rPr>
          <w:spacing w:val="-3"/>
          <w:sz w:val="20"/>
          <w:u w:val="single"/>
        </w:rPr>
        <w:t>PODACI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ZA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IDENTIFIKACIJU</w:t>
      </w:r>
      <w:r>
        <w:rPr>
          <w:spacing w:val="1"/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/</w:t>
      </w:r>
      <w:r>
        <w:rPr>
          <w:spacing w:val="-1"/>
          <w:sz w:val="20"/>
          <w:u w:val="single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INFO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IDENTIFICATION</w:t>
      </w:r>
    </w:p>
    <w:p>
      <w:pPr>
        <w:pStyle w:val="Style18"/>
        <w:spacing w:before="2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tabs>
          <w:tab w:val="clear" w:pos="720"/>
          <w:tab w:val="left" w:pos="3984" w:leader="none"/>
        </w:tabs>
        <w:ind w:left="300" w:hanging="0"/>
        <w:rPr>
          <w:i/>
          <w:i/>
          <w:sz w:val="20"/>
          <w:lang w:val="en-US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31">
                <wp:simplePos x="0" y="0"/>
                <wp:positionH relativeFrom="page">
                  <wp:posOffset>2108200</wp:posOffset>
                </wp:positionH>
                <wp:positionV relativeFrom="paragraph">
                  <wp:posOffset>201295</wp:posOffset>
                </wp:positionV>
                <wp:extent cx="3821430" cy="0"/>
                <wp:effectExtent l="1905" t="1905" r="1905" b="1905"/>
                <wp:wrapTopAndBottom/>
                <wp:docPr id="9" name="Фигур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400" cy="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6pt,15.85pt" to="466.85pt,15.85pt" ID="Фигура10" stroked="t" o:allowincell="f" style="position:absolute;mso-position-horizontal-relative:page">
                <v:stroke color="black" weight="3240" joinstyle="round" endcap="flat"/>
                <v:fill o:detectmouseclick="t" on="false"/>
                <w10:wrap type="topAndBottom"/>
              </v:line>
            </w:pict>
          </mc:Fallback>
        </mc:AlternateContent>
      </w:r>
      <w:r>
        <w:rPr>
          <w:spacing w:val="-5"/>
          <w:sz w:val="20"/>
        </w:rPr>
        <w:t>Naziv</w:t>
      </w:r>
      <w:r>
        <w:rPr>
          <w:spacing w:val="-12"/>
          <w:sz w:val="20"/>
        </w:rPr>
        <w:t xml:space="preserve"> </w:t>
      </w:r>
      <w:r>
        <w:rPr>
          <w:spacing w:val="-5"/>
          <w:sz w:val="20"/>
        </w:rPr>
        <w:t>firme</w:t>
      </w:r>
      <w:r>
        <w:rPr>
          <w:spacing w:val="-11"/>
          <w:sz w:val="20"/>
        </w:rPr>
        <w:t xml:space="preserve"> </w:t>
      </w:r>
      <w:r>
        <w:rPr>
          <w:spacing w:val="-5"/>
          <w:sz w:val="20"/>
        </w:rPr>
        <w:t>/</w:t>
      </w:r>
      <w:r>
        <w:rPr>
          <w:spacing w:val="-15"/>
          <w:sz w:val="20"/>
        </w:rPr>
        <w:t xml:space="preserve"> </w:t>
      </w:r>
      <w:r>
        <w:rPr>
          <w:i/>
          <w:color w:val="6F6E6E"/>
          <w:spacing w:val="-5"/>
          <w:sz w:val="20"/>
        </w:rPr>
        <w:t>Full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Company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Name:</w:t>
      </w:r>
      <w:ins w:id="0" w:author="User" w:date="2023-04-17T14:05:00Z">
        <w:r>
          <w:rPr>
            <w:i/>
            <w:color w:val="6F6E6E"/>
            <w:spacing w:val="-4"/>
            <w:sz w:val="20"/>
          </w:rPr>
          <w:t xml:space="preserve">    </w:t>
        </w:r>
      </w:ins>
      <w:r>
        <w:rPr>
          <w:i/>
          <w:color w:val="6F6E6E"/>
          <w:spacing w:val="-4"/>
          <w:sz w:val="20"/>
          <w:lang w:val="en-US"/>
        </w:rPr>
        <w:t xml:space="preserve"> </w:t>
      </w:r>
      <w:r>
        <w:rPr>
          <w:iCs/>
          <w:spacing w:val="-4"/>
          <w:sz w:val="20"/>
          <w:lang w:val="en-US"/>
        </w:rPr>
        <w:t>{compName}</w:t>
      </w:r>
    </w:p>
    <w:p>
      <w:pPr>
        <w:pStyle w:val="Normal"/>
        <w:spacing w:before="58" w:after="74"/>
        <w:ind w:hanging="0"/>
        <w:rPr>
          <w:i/>
          <w:i/>
          <w:sz w:val="20"/>
        </w:rPr>
      </w:pPr>
      <w:r>
        <w:rPr/>
        <w:drawing>
          <wp:inline distT="0" distB="0" distL="0" distR="0">
            <wp:extent cx="692785" cy="113665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i/>
          <w:color w:val="6F6E6E"/>
          <w:spacing w:val="-6"/>
          <w:sz w:val="20"/>
        </w:rPr>
        <w:t>Company</w:t>
      </w:r>
      <w:r>
        <w:rPr>
          <w:i/>
          <w:color w:val="6F6E6E"/>
          <w:spacing w:val="-8"/>
          <w:sz w:val="20"/>
        </w:rPr>
        <w:t xml:space="preserve"> </w:t>
      </w:r>
      <w:r>
        <w:rPr>
          <w:i/>
          <w:color w:val="6F6E6E"/>
          <w:spacing w:val="-5"/>
          <w:sz w:val="20"/>
        </w:rPr>
        <w:t>Number:</w:t>
      </w:r>
    </w:p>
    <w:p>
      <w:pPr>
        <w:pStyle w:val="Style18"/>
        <w:spacing w:lineRule="exact" w:line="20"/>
        <w:ind w:left="2897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3821430" cy="635"/>
                <wp:effectExtent l="114300" t="0" r="114300" b="0"/>
                <wp:docPr id="11" name="Фигура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1400" cy="720"/>
                          <a:chOff x="0" y="0"/>
                          <a:chExt cx="382140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821400" cy="720"/>
                          </a:xfrm>
                          <a:prstGeom prst="line">
                            <a:avLst/>
                          </a:prstGeom>
                          <a:ln w="3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1" style="position:absolute;margin-left:0pt;margin-top:-0.1pt;width:300.85pt;height:0pt" coordorigin="0,-2" coordsize="6017,0">
                <v:line id="shape_0" from="0,-2" to="6017,-2" stroked="t" o:allowincell="f" style="position:absolute;mso-position-vertical:top">
                  <v:stroke color="black" weight="324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Style18"/>
        <w:spacing w:before="69" w:after="0"/>
        <w:ind w:left="300" w:hanging="0"/>
        <w:rPr/>
      </w:pPr>
      <w:r>
        <mc:AlternateContent>
          <mc:Choice Requires="wps">
            <w:drawing>
              <wp:anchor behindDoc="1" distT="0" distB="635" distL="0" distR="0" simplePos="0" locked="0" layoutInCell="0" allowOverlap="1" relativeHeight="132">
                <wp:simplePos x="0" y="0"/>
                <wp:positionH relativeFrom="page">
                  <wp:posOffset>2108200</wp:posOffset>
                </wp:positionH>
                <wp:positionV relativeFrom="paragraph">
                  <wp:posOffset>252095</wp:posOffset>
                </wp:positionV>
                <wp:extent cx="3821430" cy="635"/>
                <wp:effectExtent l="1905" t="1905" r="1905" b="1905"/>
                <wp:wrapTopAndBottom/>
                <wp:docPr id="12" name="Фигур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400" cy="72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6pt,19.85pt" to="466.85pt,19.85pt" ID="Фигура12" stroked="t" o:allowincell="f" style="position:absolute;mso-position-horizontal-relative:page">
                <v:stroke color="black" weight="3240" joinstyle="round" endcap="flat"/>
                <v:fill o:detectmouseclick="t" on="false"/>
                <w10:wrap type="topAndBottom"/>
              </v:line>
            </w:pict>
          </mc:Fallback>
        </mc:AlternateContent>
      </w:r>
      <w:r>
        <w:rPr/>
        <w:t>PIB /</w:t>
      </w:r>
      <w:r>
        <w:rPr>
          <w:spacing w:val="15"/>
        </w:rPr>
        <w:t xml:space="preserve"> </w:t>
      </w:r>
      <w:r>
        <w:rPr/>
        <w:drawing>
          <wp:inline distT="0" distB="0" distL="0" distR="0">
            <wp:extent cx="1275080" cy="109220"/>
            <wp:effectExtent l="0" t="0" r="0" b="0"/>
            <wp:docPr id="1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8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</w:rPr>
        <w:t xml:space="preserve"> </w:t>
      </w:r>
      <w:ins w:id="1" w:author="User" w:date="2023-04-17T14:05:00Z">
        <w:r>
          <w:rPr>
            <w:spacing w:val="15"/>
          </w:rPr>
          <w:t xml:space="preserve">    </w:t>
        </w:r>
      </w:ins>
      <w:r>
        <w:rPr>
          <w:spacing w:val="15"/>
          <w:lang w:val="en-US"/>
        </w:rPr>
        <w:t>{pib}</w:t>
      </w:r>
    </w:p>
    <w:p>
      <w:pPr>
        <w:pStyle w:val="Normal"/>
        <w:spacing w:before="46" w:after="0"/>
        <w:ind w:left="299" w:hanging="0"/>
        <w:rPr>
          <w:i/>
          <w:i/>
          <w:sz w:val="20"/>
        </w:rPr>
      </w:pPr>
      <w:r>
        <w:rPr>
          <w:spacing w:val="-3"/>
          <w:sz w:val="20"/>
          <w:u w:val="single"/>
        </w:rPr>
        <w:t>PODACI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O</w:t>
      </w:r>
      <w:r>
        <w:rPr>
          <w:spacing w:val="-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SJEDIŠTU</w:t>
      </w:r>
      <w:r>
        <w:rPr>
          <w:sz w:val="20"/>
          <w:u w:val="single"/>
        </w:rPr>
        <w:t xml:space="preserve"> </w:t>
      </w:r>
      <w:r>
        <w:rPr>
          <w:spacing w:val="-2"/>
          <w:sz w:val="20"/>
          <w:u w:val="single"/>
        </w:rPr>
        <w:t>/</w:t>
      </w:r>
      <w:r>
        <w:rPr>
          <w:spacing w:val="-5"/>
          <w:sz w:val="20"/>
          <w:u w:val="single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ADRESS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</w:rPr>
        <w:t>INFO</w:t>
      </w:r>
    </w:p>
    <w:p>
      <w:pPr>
        <w:pStyle w:val="Normal"/>
        <w:spacing w:before="163" w:after="0"/>
        <w:ind w:left="300" w:hanging="0"/>
        <w:rPr>
          <w:i/>
          <w:i/>
          <w:sz w:val="20"/>
        </w:rPr>
      </w:pPr>
      <w:r>
        <w:rPr>
          <w:spacing w:val="-3"/>
          <w:sz w:val="20"/>
        </w:rPr>
        <w:t>Ulica</w:t>
      </w:r>
      <w:r>
        <w:rPr>
          <w:spacing w:val="-26"/>
          <w:sz w:val="20"/>
        </w:rPr>
        <w:t xml:space="preserve"> </w:t>
      </w:r>
      <w:r>
        <w:rPr>
          <w:spacing w:val="-3"/>
          <w:sz w:val="20"/>
        </w:rPr>
        <w:t>i</w:t>
      </w:r>
      <w:r>
        <w:rPr>
          <w:spacing w:val="-17"/>
          <w:sz w:val="20"/>
        </w:rPr>
        <w:t xml:space="preserve"> </w:t>
      </w:r>
      <w:r>
        <w:rPr>
          <w:spacing w:val="-3"/>
          <w:sz w:val="20"/>
        </w:rPr>
        <w:t>broj/</w:t>
      </w:r>
      <w:r>
        <w:rPr>
          <w:spacing w:val="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Street</w:t>
      </w:r>
      <w:r>
        <w:rPr>
          <w:i/>
          <w:color w:val="6F6E6E"/>
          <w:spacing w:val="-44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</w:rPr>
        <w:t xml:space="preserve">: </w:t>
      </w:r>
      <w:ins w:id="2" w:author="User" w:date="2023-04-17T14:05:00Z">
        <w:r>
          <w:rPr>
            <w:i/>
            <w:color w:val="6F6E6E"/>
            <w:spacing w:val="-2"/>
            <w:sz w:val="20"/>
          </w:rPr>
          <w:t xml:space="preserve">   </w:t>
        </w:r>
      </w:ins>
      <w:r>
        <w:rPr>
          <w:iCs/>
          <w:spacing w:val="-2"/>
          <w:sz w:val="20"/>
          <w:u w:val="single"/>
          <w:lang w:val="en-US"/>
        </w:rPr>
        <w:t>{compAddr}</w:t>
      </w:r>
    </w:p>
    <w:p>
      <w:pPr>
        <w:pStyle w:val="Style18"/>
        <w:spacing w:before="6" w:after="0"/>
        <w:rPr>
          <w:i/>
          <w:i/>
          <w:sz w:val="8"/>
        </w:rPr>
      </w:pPr>
      <w:r>
        <w:rPr>
          <w:i/>
          <w:sz w:val="8"/>
        </w:rPr>
      </w:r>
    </w:p>
    <w:p>
      <w:pPr>
        <w:pStyle w:val="Normal"/>
        <w:tabs>
          <w:tab w:val="clear" w:pos="720"/>
          <w:tab w:val="left" w:pos="7871" w:leader="none"/>
        </w:tabs>
        <w:spacing w:before="60" w:after="0"/>
        <w:ind w:left="299" w:hanging="0"/>
        <w:rPr>
          <w:i/>
          <w:i/>
          <w:sz w:val="20"/>
        </w:rPr>
      </w:pPr>
      <w:r>
        <w:rPr>
          <w:spacing w:val="-1"/>
          <w:sz w:val="20"/>
        </w:rPr>
        <w:t>Grad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spacing w:val="-9"/>
          <w:sz w:val="20"/>
        </w:rPr>
        <w:t xml:space="preserve"> </w:t>
      </w:r>
      <w:r>
        <w:rPr>
          <w:i/>
          <w:color w:val="6F6E6E"/>
          <w:spacing w:val="-1"/>
          <w:sz w:val="20"/>
        </w:rPr>
        <w:t>City:</w:t>
      </w:r>
      <w:ins w:id="3" w:author="User" w:date="2023-04-17T14:05:00Z">
        <w:r>
          <w:rPr>
            <w:i/>
            <w:color w:val="6F6E6E"/>
            <w:spacing w:val="-1"/>
            <w:sz w:val="20"/>
          </w:rPr>
          <w:t xml:space="preserve">    </w:t>
        </w:r>
      </w:ins>
      <w:r>
        <w:rPr>
          <w:i/>
          <w:color w:val="6F6E6E"/>
          <w:sz w:val="20"/>
          <w:u w:val="single" w:color="000000"/>
        </w:rPr>
        <w:t xml:space="preserve"> </w:t>
      </w:r>
      <w:r>
        <w:rPr>
          <w:iCs/>
          <w:sz w:val="20"/>
          <w:u w:val="single" w:color="000000"/>
          <w:lang w:val="en-US"/>
        </w:rPr>
        <w:t>{compCity}</w:t>
      </w:r>
      <w:r>
        <w:rPr>
          <w:i/>
          <w:color w:val="6F6E6E"/>
          <w:sz w:val="20"/>
          <w:u w:val="single" w:color="000000"/>
        </w:rPr>
        <w:tab/>
      </w:r>
    </w:p>
    <w:p>
      <w:pPr>
        <w:pStyle w:val="Normal"/>
        <w:tabs>
          <w:tab w:val="clear" w:pos="720"/>
          <w:tab w:val="left" w:pos="7871" w:leader="none"/>
        </w:tabs>
        <w:spacing w:before="163" w:after="0"/>
        <w:ind w:left="299" w:hanging="0"/>
        <w:rPr>
          <w:i/>
          <w:i/>
          <w:sz w:val="20"/>
        </w:rPr>
      </w:pPr>
      <w:r>
        <w:rPr>
          <w:spacing w:val="-2"/>
          <w:sz w:val="20"/>
        </w:rPr>
        <w:t>Država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spacing w:val="-9"/>
          <w:sz w:val="20"/>
        </w:rPr>
        <w:t xml:space="preserve"> </w:t>
      </w:r>
      <w:r>
        <w:rPr>
          <w:i/>
          <w:color w:val="6F6E6E"/>
          <w:spacing w:val="-1"/>
          <w:sz w:val="20"/>
        </w:rPr>
        <w:t xml:space="preserve">State: </w:t>
      </w:r>
      <w:r>
        <w:rPr>
          <w:i/>
          <w:color w:val="6F6E6E"/>
          <w:spacing w:val="-20"/>
          <w:sz w:val="20"/>
        </w:rPr>
        <w:t xml:space="preserve"> </w:t>
      </w:r>
      <w:r>
        <w:rPr>
          <w:i/>
          <w:color w:val="6F6E6E"/>
          <w:sz w:val="20"/>
          <w:u w:val="single" w:color="000000"/>
        </w:rPr>
        <w:t xml:space="preserve"> </w:t>
      </w:r>
      <w:r>
        <w:rPr>
          <w:iCs/>
          <w:sz w:val="20"/>
          <w:u w:val="single" w:color="000000"/>
        </w:rPr>
        <w:t>Crna Gora</w:t>
      </w:r>
      <w:r>
        <w:rPr>
          <w:i/>
          <w:color w:val="6F6E6E"/>
          <w:sz w:val="20"/>
          <w:u w:val="single" w:color="000000"/>
        </w:rPr>
        <w:tab/>
      </w:r>
    </w:p>
    <w:p>
      <w:pPr>
        <w:pStyle w:val="Style18"/>
        <w:spacing w:before="7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tabs>
          <w:tab w:val="clear" w:pos="720"/>
          <w:tab w:val="left" w:pos="8973" w:leader="none"/>
        </w:tabs>
        <w:spacing w:lineRule="exact" w:line="244"/>
        <w:ind w:left="299" w:hanging="0"/>
        <w:rPr>
          <w:i/>
          <w:i/>
          <w:sz w:val="20"/>
        </w:rPr>
      </w:pPr>
      <w:r>
        <w:rPr>
          <w:spacing w:val="-3"/>
          <w:sz w:val="20"/>
        </w:rPr>
        <w:t>Država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sjedišta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poslovnog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subjekta</w:t>
      </w:r>
      <w:r>
        <w:rPr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i/>
          <w:color w:val="6F6E6E"/>
          <w:spacing w:val="-2"/>
          <w:sz w:val="20"/>
        </w:rPr>
        <w:t>State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of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residence:</w:t>
      </w:r>
      <w:r>
        <w:rPr>
          <w:i/>
          <w:color w:val="6F6E6E"/>
          <w:spacing w:val="19"/>
          <w:sz w:val="20"/>
        </w:rPr>
        <w:t xml:space="preserve"> </w:t>
      </w:r>
      <w:r>
        <w:rPr>
          <w:i/>
          <w:color w:val="6F6E6E"/>
          <w:sz w:val="20"/>
          <w:u w:val="single" w:color="000000"/>
        </w:rPr>
        <w:t xml:space="preserve"> </w:t>
      </w:r>
      <w:r>
        <w:rPr>
          <w:iCs/>
          <w:sz w:val="20"/>
          <w:u w:val="single" w:color="000000"/>
        </w:rPr>
        <w:t>Crna Gora</w:t>
      </w:r>
      <w:r>
        <w:rPr>
          <w:i/>
          <w:color w:val="6F6E6E"/>
          <w:sz w:val="20"/>
          <w:u w:val="single" w:color="000000"/>
        </w:rPr>
        <w:tab/>
      </w:r>
    </w:p>
    <w:p>
      <w:pPr>
        <w:pStyle w:val="Normal"/>
        <w:spacing w:lineRule="exact" w:line="171"/>
        <w:ind w:left="4393" w:hanging="0"/>
        <w:rPr>
          <w:sz w:val="14"/>
        </w:rPr>
      </w:pPr>
      <w:r>
        <w:drawing>
          <wp:anchor behindDoc="0" distT="0" distB="0" distL="0" distR="0" simplePos="0" locked="0" layoutInCell="0" allowOverlap="1" relativeHeight="151">
            <wp:simplePos x="0" y="0"/>
            <wp:positionH relativeFrom="page">
              <wp:posOffset>3331845</wp:posOffset>
            </wp:positionH>
            <wp:positionV relativeFrom="paragraph">
              <wp:posOffset>132715</wp:posOffset>
            </wp:positionV>
            <wp:extent cx="2346325" cy="79375"/>
            <wp:effectExtent l="0" t="0" r="0" b="0"/>
            <wp:wrapTopAndBottom/>
            <wp:docPr id="1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(ako</w:t>
      </w:r>
      <w:r>
        <w:rPr>
          <w:spacing w:val="26"/>
          <w:sz w:val="14"/>
        </w:rPr>
        <w:t xml:space="preserve"> </w:t>
      </w:r>
      <w:r>
        <w:rPr>
          <w:sz w:val="14"/>
        </w:rPr>
        <w:t>je</w:t>
      </w:r>
      <w:r>
        <w:rPr>
          <w:spacing w:val="-3"/>
          <w:sz w:val="14"/>
        </w:rPr>
        <w:t xml:space="preserve"> </w:t>
      </w:r>
      <w:r>
        <w:rPr>
          <w:sz w:val="14"/>
        </w:rPr>
        <w:t>poslovni</w:t>
      </w:r>
      <w:r>
        <w:rPr>
          <w:spacing w:val="-3"/>
          <w:sz w:val="14"/>
        </w:rPr>
        <w:t xml:space="preserve"> </w:t>
      </w:r>
      <w:r>
        <w:rPr>
          <w:sz w:val="14"/>
        </w:rPr>
        <w:t>subjekt</w:t>
      </w:r>
      <w:r>
        <w:rPr>
          <w:spacing w:val="-2"/>
          <w:sz w:val="14"/>
        </w:rPr>
        <w:t xml:space="preserve"> </w:t>
      </w:r>
      <w:r>
        <w:rPr>
          <w:sz w:val="14"/>
        </w:rPr>
        <w:t>u</w:t>
      </w:r>
      <w:r>
        <w:rPr>
          <w:spacing w:val="-2"/>
          <w:sz w:val="14"/>
        </w:rPr>
        <w:t xml:space="preserve"> </w:t>
      </w:r>
      <w:r>
        <w:rPr>
          <w:sz w:val="14"/>
        </w:rPr>
        <w:t>vlasništvu</w:t>
      </w:r>
      <w:r>
        <w:rPr>
          <w:spacing w:val="-2"/>
          <w:sz w:val="14"/>
        </w:rPr>
        <w:t xml:space="preserve"> </w:t>
      </w:r>
      <w:r>
        <w:rPr>
          <w:sz w:val="14"/>
        </w:rPr>
        <w:t>drugog</w:t>
      </w:r>
      <w:r>
        <w:rPr>
          <w:spacing w:val="-3"/>
          <w:sz w:val="14"/>
        </w:rPr>
        <w:t xml:space="preserve"> </w:t>
      </w:r>
      <w:r>
        <w:rPr>
          <w:sz w:val="14"/>
        </w:rPr>
        <w:t>poslovnog</w:t>
      </w:r>
      <w:r>
        <w:rPr>
          <w:spacing w:val="-3"/>
          <w:sz w:val="14"/>
        </w:rPr>
        <w:t xml:space="preserve"> </w:t>
      </w:r>
      <w:r>
        <w:rPr>
          <w:sz w:val="14"/>
        </w:rPr>
        <w:t>subjekta</w:t>
      </w:r>
      <w:r>
        <w:rPr>
          <w:spacing w:val="-2"/>
          <w:sz w:val="14"/>
        </w:rPr>
        <w:t xml:space="preserve"> </w:t>
      </w:r>
      <w:r>
        <w:rPr>
          <w:sz w:val="14"/>
        </w:rPr>
        <w:t>koje</w:t>
      </w:r>
      <w:r>
        <w:rPr>
          <w:spacing w:val="-2"/>
          <w:sz w:val="14"/>
        </w:rPr>
        <w:t xml:space="preserve"> </w:t>
      </w:r>
      <w:r>
        <w:rPr>
          <w:sz w:val="14"/>
        </w:rPr>
        <w:t>nije</w:t>
      </w:r>
      <w:r>
        <w:rPr>
          <w:spacing w:val="-2"/>
          <w:sz w:val="14"/>
        </w:rPr>
        <w:t xml:space="preserve"> </w:t>
      </w:r>
      <w:r>
        <w:rPr>
          <w:sz w:val="14"/>
        </w:rPr>
        <w:t>iz</w:t>
      </w:r>
      <w:r>
        <w:rPr>
          <w:spacing w:val="-3"/>
          <w:sz w:val="14"/>
        </w:rPr>
        <w:t xml:space="preserve"> </w:t>
      </w:r>
      <w:r>
        <w:rPr>
          <w:sz w:val="14"/>
        </w:rPr>
        <w:t>Crne</w:t>
      </w:r>
      <w:r>
        <w:rPr>
          <w:spacing w:val="-3"/>
          <w:sz w:val="14"/>
        </w:rPr>
        <w:t xml:space="preserve"> </w:t>
      </w:r>
      <w:r>
        <w:rPr>
          <w:sz w:val="14"/>
        </w:rPr>
        <w:t>Gore</w:t>
      </w:r>
      <w:r>
        <w:rPr>
          <w:spacing w:val="-3"/>
          <w:sz w:val="14"/>
        </w:rPr>
        <w:t xml:space="preserve"> </w:t>
      </w:r>
      <w:r>
        <w:rPr>
          <w:sz w:val="14"/>
        </w:rPr>
        <w:t>/</w:t>
      </w:r>
    </w:p>
    <w:p>
      <w:pPr>
        <w:pStyle w:val="Style18"/>
        <w:rPr>
          <w:sz w:val="14"/>
        </w:rPr>
      </w:pPr>
      <w:r>
        <w:rPr>
          <w:sz w:val="14"/>
        </w:rPr>
      </w:r>
    </w:p>
    <w:p>
      <w:pPr>
        <w:pStyle w:val="Style18"/>
        <w:spacing w:before="9" w:after="0"/>
        <w:rPr>
          <w:sz w:val="17"/>
        </w:rPr>
      </w:pPr>
      <w:r>
        <w:rPr>
          <w:sz w:val="17"/>
        </w:rPr>
      </w:r>
    </w:p>
    <w:p>
      <w:pPr>
        <w:pStyle w:val="Normal"/>
        <w:tabs>
          <w:tab w:val="clear" w:pos="720"/>
          <w:tab w:val="left" w:pos="8076" w:leader="none"/>
        </w:tabs>
        <w:spacing w:before="1" w:after="0"/>
        <w:ind w:left="289" w:hanging="0"/>
        <w:rPr>
          <w:i/>
          <w:i/>
          <w:sz w:val="20"/>
        </w:rPr>
      </w:pPr>
      <w:r>
        <w:rPr>
          <w:spacing w:val="-3"/>
          <w:sz w:val="20"/>
        </w:rPr>
        <w:t>Broj</w:t>
      </w:r>
      <w:r>
        <w:rPr>
          <w:sz w:val="20"/>
        </w:rPr>
        <w:t xml:space="preserve"> </w:t>
      </w:r>
      <w:r>
        <w:rPr>
          <w:spacing w:val="-3"/>
          <w:sz w:val="20"/>
        </w:rPr>
        <w:t>telefona</w:t>
      </w:r>
      <w:r>
        <w:rPr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6F6E6E"/>
          <w:spacing w:val="-2"/>
          <w:sz w:val="20"/>
        </w:rPr>
        <w:t>Phone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 xml:space="preserve">number:  </w:t>
      </w:r>
      <w:r>
        <w:rPr>
          <w:i/>
          <w:color w:val="6F6E6E"/>
          <w:spacing w:val="-2"/>
          <w:sz w:val="20"/>
          <w:u w:val="single" w:color="000000"/>
        </w:rPr>
        <w:t xml:space="preserve"> </w:t>
      </w:r>
      <w:r>
        <w:rPr>
          <w:iCs/>
          <w:spacing w:val="-2"/>
          <w:sz w:val="20"/>
          <w:u w:val="single" w:color="000000"/>
          <w:lang w:val="en-US"/>
        </w:rPr>
        <w:t>{tel}</w:t>
      </w:r>
      <w:r>
        <w:rPr>
          <w:i/>
          <w:color w:val="6F6E6E"/>
          <w:spacing w:val="-2"/>
          <w:sz w:val="20"/>
          <w:u w:val="single" w:color="000000"/>
        </w:rPr>
        <w:tab/>
      </w:r>
    </w:p>
    <w:p>
      <w:pPr>
        <w:pStyle w:val="Normal"/>
        <w:tabs>
          <w:tab w:val="clear" w:pos="720"/>
          <w:tab w:val="left" w:pos="6212" w:leader="none"/>
        </w:tabs>
        <w:spacing w:before="166" w:after="0"/>
        <w:ind w:left="300" w:hanging="0"/>
        <w:rPr>
          <w:rFonts w:ascii="Trebuchet MS" w:hAnsi="Trebuchet MS"/>
          <w:sz w:val="16"/>
        </w:rPr>
      </w:pPr>
      <w:r>
        <w:rPr>
          <w:sz w:val="20"/>
        </w:rPr>
        <w:t>E-mail</w:t>
      </w:r>
      <w:r>
        <w:rPr>
          <w:rFonts w:ascii="Trebuchet MS" w:hAnsi="Trebuchet MS"/>
          <w:sz w:val="16"/>
        </w:rPr>
        <w:t>:</w:t>
      </w:r>
      <w:r>
        <w:rPr>
          <w:rFonts w:ascii="Trebuchet MS" w:hAnsi="Trebuchet MS"/>
          <w:spacing w:val="15"/>
          <w:sz w:val="16"/>
        </w:rPr>
        <w:t xml:space="preserve"> </w:t>
      </w:r>
      <w:r>
        <w:rPr>
          <w:rFonts w:ascii="Trebuchet MS" w:hAnsi="Trebuchet MS"/>
          <w:w w:val="70"/>
          <w:sz w:val="16"/>
          <w:u w:val="single"/>
        </w:rPr>
        <w:t xml:space="preserve"> </w:t>
      </w:r>
      <w:ins w:id="4" w:author="User" w:date="2023-04-17T14:05:00Z">
        <w:r>
          <w:rPr>
            <w:rFonts w:ascii="Trebuchet MS" w:hAnsi="Trebuchet MS"/>
            <w:w w:val="70"/>
            <w:sz w:val="16"/>
            <w:u w:val="single"/>
          </w:rPr>
          <w:t xml:space="preserve"> </w:t>
        </w:r>
      </w:ins>
      <w:r>
        <w:rPr>
          <w:rFonts w:cs="Calibri" w:cstheme="minorHAnsi"/>
          <w:w w:val="70"/>
          <w:sz w:val="20"/>
          <w:szCs w:val="20"/>
          <w:u w:val="single"/>
          <w:lang w:val="en-US"/>
        </w:rPr>
        <w:t>{email}</w:t>
      </w:r>
      <w:r>
        <w:rPr>
          <w:rFonts w:ascii="Trebuchet MS" w:hAnsi="Trebuchet MS"/>
          <w:sz w:val="16"/>
          <w:u w:val="single"/>
        </w:rPr>
        <w:tab/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sectPr>
          <w:type w:val="nextPage"/>
          <w:pgSz w:w="11906" w:h="16838"/>
          <w:pgMar w:left="420" w:right="300" w:gutter="0" w:header="0" w:top="700" w:footer="0" w:bottom="28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Style18"/>
        <w:spacing w:before="10" w:after="0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</w:r>
    </w:p>
    <w:p>
      <w:pPr>
        <w:pStyle w:val="Normal"/>
        <w:ind w:left="300" w:hanging="0"/>
        <w:rPr>
          <w:i/>
          <w:i/>
          <w:sz w:val="20"/>
        </w:rPr>
      </w:pPr>
      <w:r>
        <w:rPr>
          <w:spacing w:val="-4"/>
          <w:sz w:val="20"/>
        </w:rPr>
        <w:t>Račun</w:t>
      </w:r>
      <w:r>
        <w:rPr>
          <w:sz w:val="20"/>
        </w:rPr>
        <w:t xml:space="preserve"> </w:t>
      </w:r>
      <w:r>
        <w:rPr>
          <w:spacing w:val="-4"/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nerezidentno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pravno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lice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/</w:t>
      </w:r>
      <w:r>
        <w:rPr>
          <w:spacing w:val="3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Account/s</w:t>
      </w:r>
      <w:r>
        <w:rPr>
          <w:i/>
          <w:color w:val="6F6E6E"/>
          <w:spacing w:val="27"/>
          <w:sz w:val="20"/>
        </w:rPr>
        <w:t xml:space="preserve"> </w:t>
      </w:r>
      <w:r>
        <w:rPr>
          <w:i/>
          <w:color w:val="6F6E6E"/>
          <w:spacing w:val="-3"/>
          <w:sz w:val="20"/>
        </w:rPr>
        <w:t>opened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for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3"/>
          <w:sz w:val="20"/>
        </w:rPr>
        <w:t>non-resident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company:</w:t>
      </w:r>
    </w:p>
    <w:p>
      <w:pPr>
        <w:pStyle w:val="Style18"/>
        <w:rPr>
          <w:i/>
          <w:i/>
          <w:sz w:val="19"/>
        </w:rPr>
      </w:pPr>
      <w:r>
        <w:br w:type="column"/>
      </w:r>
      <w:r>
        <w:rPr>
          <w:i/>
          <w:sz w:val="19"/>
        </w:rPr>
      </w:r>
    </w:p>
    <w:p>
      <w:pPr>
        <w:pStyle w:val="Normal"/>
        <w:ind w:left="300" w:hanging="0"/>
        <w:rPr>
          <w:i/>
          <w:i/>
          <w:sz w:val="20"/>
        </w:rPr>
      </w:pPr>
      <w:r>
        <mc:AlternateContent>
          <mc:Choice Requires="wps">
            <w:drawing>
              <wp:anchor behindDoc="0" distT="635" distB="635" distL="635" distR="635" simplePos="0" locked="0" layoutInCell="0" allowOverlap="1" relativeHeight="155">
                <wp:simplePos x="0" y="0"/>
                <wp:positionH relativeFrom="page">
                  <wp:posOffset>4879340</wp:posOffset>
                </wp:positionH>
                <wp:positionV relativeFrom="paragraph">
                  <wp:posOffset>24130</wp:posOffset>
                </wp:positionV>
                <wp:extent cx="127000" cy="127000"/>
                <wp:effectExtent l="635" t="635" r="635" b="635"/>
                <wp:wrapNone/>
                <wp:docPr id="15" name="Фигура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3" path="m0,0l-2147483645,0l-2147483645,-2147483646l0,-2147483646xe" stroked="t" o:allowincell="f" style="position:absolute;margin-left:384.2pt;margin-top:1.9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</w:r>
      <w:r>
        <w:rPr>
          <w:spacing w:val="-3"/>
          <w:sz w:val="20"/>
        </w:rPr>
        <w:t>Ne</w:t>
      </w:r>
      <w:r>
        <w:rPr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/No</w:t>
      </w:r>
    </w:p>
    <w:p>
      <w:pPr>
        <w:pStyle w:val="Style18"/>
        <w:rPr>
          <w:i/>
          <w:i/>
          <w:sz w:val="19"/>
        </w:rPr>
      </w:pPr>
      <w:r>
        <w:br w:type="column"/>
      </w:r>
      <w:r>
        <w:rPr>
          <w:i/>
          <w:sz w:val="19"/>
        </w:rPr>
      </w:r>
    </w:p>
    <w:p>
      <w:pPr>
        <w:pStyle w:val="Normal"/>
        <w:ind w:left="300" w:hanging="0"/>
        <w:rPr>
          <w:i/>
          <w:i/>
          <w:sz w:val="20"/>
        </w:rPr>
      </w:pPr>
      <w:r>
        <mc:AlternateContent>
          <mc:Choice Requires="wps">
            <w:drawing>
              <wp:anchor behindDoc="0" distT="635" distB="635" distL="635" distR="635" simplePos="0" locked="0" layoutInCell="0" allowOverlap="1" relativeHeight="156">
                <wp:simplePos x="0" y="0"/>
                <wp:positionH relativeFrom="page">
                  <wp:posOffset>5493385</wp:posOffset>
                </wp:positionH>
                <wp:positionV relativeFrom="paragraph">
                  <wp:posOffset>24130</wp:posOffset>
                </wp:positionV>
                <wp:extent cx="127000" cy="127000"/>
                <wp:effectExtent l="635" t="635" r="635" b="635"/>
                <wp:wrapNone/>
                <wp:docPr id="16" name="Фигура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4" path="m0,0l-2147483645,0l-2147483645,-2147483646l0,-2147483646xe" stroked="t" o:allowincell="f" style="position:absolute;margin-left:432.55pt;margin-top:1.9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</w:r>
      <w:r>
        <w:rPr>
          <w:spacing w:val="-1"/>
          <w:w w:val="95"/>
          <w:sz w:val="20"/>
        </w:rPr>
        <w:t>Da</w:t>
      </w:r>
      <w:r>
        <w:rPr>
          <w:rFonts w:ascii="Trebuchet MS" w:hAnsi="Trebuchet MS"/>
          <w:spacing w:val="-1"/>
          <w:w w:val="95"/>
          <w:sz w:val="16"/>
        </w:rPr>
        <w:t>/</w:t>
      </w:r>
      <w:r>
        <w:rPr>
          <w:rFonts w:ascii="Trebuchet MS" w:hAnsi="Trebuchet MS"/>
          <w:spacing w:val="-13"/>
          <w:w w:val="95"/>
          <w:sz w:val="16"/>
        </w:rPr>
        <w:t xml:space="preserve"> </w:t>
      </w:r>
      <w:r>
        <w:rPr>
          <w:i/>
          <w:color w:val="6F6E6E"/>
          <w:w w:val="95"/>
          <w:sz w:val="20"/>
        </w:rPr>
        <w:t>Yes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3" w:equalWidth="false" w:sep="false">
            <w:col w:w="6972" w:space="242"/>
            <w:col w:w="900" w:space="78"/>
            <w:col w:w="2993"/>
          </w:cols>
          <w:formProt w:val="false"/>
          <w:textDirection w:val="lrTb"/>
          <w:docGrid w:type="default" w:linePitch="100" w:charSpace="0"/>
        </w:sectPr>
      </w:pPr>
    </w:p>
    <w:p>
      <w:pPr>
        <w:pStyle w:val="Style18"/>
        <w:rPr>
          <w:i/>
          <w:i/>
          <w:sz w:val="16"/>
        </w:rPr>
      </w:pPr>
      <w:r>
        <w:rPr>
          <w:i/>
          <w:sz w:val="16"/>
        </w:rPr>
      </w:r>
    </w:p>
    <w:p>
      <w:pPr>
        <w:pStyle w:val="Style18"/>
        <w:spacing w:lineRule="exact" w:line="202"/>
        <w:ind w:left="308" w:hanging="0"/>
        <w:rPr/>
      </w:pPr>
      <w:r>
        <w:rPr/>
        <mc:AlternateContent>
          <mc:Choice Requires="wpg">
            <w:drawing>
              <wp:inline distT="0" distB="0" distL="0" distR="0">
                <wp:extent cx="4304030" cy="127635"/>
                <wp:effectExtent l="114300" t="0" r="114300" b="0"/>
                <wp:docPr id="17" name="Фигура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4160" cy="127800"/>
                          <a:chOff x="0" y="0"/>
                          <a:chExt cx="4304160" cy="127800"/>
                        </a:xfrm>
                      </wpg:grpSpPr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0" y="0"/>
                            <a:ext cx="878760" cy="127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910080" y="17640"/>
                            <a:ext cx="1388880" cy="109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330280" y="127080"/>
                            <a:ext cx="1973520" cy="720"/>
                          </a:xfrm>
                          <a:prstGeom prst="line">
                            <a:avLst/>
                          </a:prstGeom>
                          <a:ln w="324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" style="position:absolute;margin-left:0pt;margin-top:-10.1pt;width:338.85pt;height:10pt" coordorigin="0,-202" coordsize="6777,200">
                <v:shape id="shape_0" stroked="f" o:allowincell="f" style="position:absolute;left:0;top:-202;width:1383;height:199;mso-wrap-style:none;v-text-anchor:middle;mso-position-vertical:top" type="_x0000_t75">
                  <v:imagedata r:id="rId11" o:detectmouseclick="t"/>
                  <v:stroke color="#3465a4" joinstyle="round" endcap="flat"/>
                  <w10:wrap type="square"/>
                </v:shape>
                <v:shape id="shape_0" stroked="f" o:allowincell="f" style="position:absolute;left:1433;top:-174;width:2186;height:171;mso-wrap-style:none;v-text-anchor:middle;mso-position-vertical:top" type="_x0000_t75">
                  <v:imagedata r:id="rId12" o:detectmouseclick="t"/>
                  <v:stroke color="#3465a4" joinstyle="round" endcap="flat"/>
                  <w10:wrap type="square"/>
                </v:shape>
                <v:line id="shape_0" from="3670,-2" to="6777,-2" stroked="t" o:allowincell="f" style="position:absolute;mso-position-vertical:top">
                  <v:stroke color="black" weight="324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7" w:after="0"/>
        <w:rPr>
          <w:i/>
          <w:i/>
          <w:sz w:val="19"/>
        </w:rPr>
      </w:pPr>
      <w:r>
        <w:rPr>
          <w:i/>
          <w:sz w:val="19"/>
        </w:rPr>
      </w:r>
    </w:p>
    <w:p>
      <w:pPr>
        <w:pStyle w:val="Normal"/>
        <w:spacing w:before="60" w:after="0"/>
        <w:ind w:left="301" w:hanging="0"/>
        <w:rPr>
          <w:i/>
          <w:i/>
          <w:sz w:val="20"/>
        </w:rPr>
      </w:pPr>
      <w:r>
        <mc:AlternateContent>
          <mc:Choice Requires="wps">
            <w:drawing>
              <wp:anchor behindDoc="0" distT="635" distB="635" distL="635" distR="635" simplePos="0" locked="0" layoutInCell="0" allowOverlap="1" relativeHeight="157">
                <wp:simplePos x="0" y="0"/>
                <wp:positionH relativeFrom="page">
                  <wp:posOffset>3146425</wp:posOffset>
                </wp:positionH>
                <wp:positionV relativeFrom="paragraph">
                  <wp:posOffset>252095</wp:posOffset>
                </wp:positionV>
                <wp:extent cx="127000" cy="127000"/>
                <wp:effectExtent l="635" t="635" r="635" b="635"/>
                <wp:wrapNone/>
                <wp:docPr id="18" name="Фигура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6" path="m0,0l-2147483645,0l-2147483645,-2147483646l0,-2147483646xe" stroked="t" o:allowincell="f" style="position:absolute;margin-left:247.75pt;margin-top:19.85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0" allowOverlap="1" relativeHeight="158">
                <wp:simplePos x="0" y="0"/>
                <wp:positionH relativeFrom="page">
                  <wp:posOffset>3760470</wp:posOffset>
                </wp:positionH>
                <wp:positionV relativeFrom="paragraph">
                  <wp:posOffset>252095</wp:posOffset>
                </wp:positionV>
                <wp:extent cx="127000" cy="127000"/>
                <wp:effectExtent l="635" t="635" r="635" b="635"/>
                <wp:wrapNone/>
                <wp:docPr id="19" name="Фигура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7" path="m0,0l-2147483645,0l-2147483645,-2147483646l0,-2147483646xe" stroked="t" o:allowincell="f" style="position:absolute;margin-left:296.1pt;margin-top:19.85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</w:r>
      <w:r>
        <w:rPr>
          <w:spacing w:val="-3"/>
          <w:sz w:val="20"/>
          <w:u w:val="single"/>
        </w:rPr>
        <w:t>SVRHA/NAMJENA</w:t>
      </w:r>
      <w:r>
        <w:rPr>
          <w:spacing w:val="-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OTVARANJA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RAČUNA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/</w:t>
      </w:r>
      <w:r>
        <w:rPr>
          <w:spacing w:val="-2"/>
          <w:sz w:val="20"/>
          <w:u w:val="single"/>
        </w:rPr>
        <w:t xml:space="preserve"> </w:t>
      </w:r>
      <w:r>
        <w:rPr>
          <w:i/>
          <w:color w:val="6F6E6E"/>
          <w:spacing w:val="-3"/>
          <w:sz w:val="20"/>
          <w:u w:val="single" w:color="000000"/>
        </w:rPr>
        <w:t>PURPOSE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3"/>
          <w:sz w:val="20"/>
          <w:u w:val="single" w:color="000000"/>
        </w:rPr>
        <w:t>OF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3"/>
          <w:sz w:val="20"/>
          <w:u w:val="single" w:color="000000"/>
        </w:rPr>
        <w:t>OPENING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ACCO</w:t>
      </w:r>
      <w:r>
        <w:rPr>
          <w:i/>
          <w:color w:val="6F6E6E"/>
          <w:spacing w:val="-2"/>
          <w:sz w:val="20"/>
        </w:rPr>
        <w:t>UNT/S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0"/>
        </w:sectPr>
      </w:pPr>
    </w:p>
    <w:p>
      <w:pPr>
        <w:pStyle w:val="Style18"/>
        <w:spacing w:before="49" w:after="0"/>
        <w:ind w:left="334" w:hanging="0"/>
        <w:rPr/>
      </w:pPr>
      <w:r>
        <w:rPr>
          <w:rFonts w:ascii="Trebuchet MS" w:hAnsi="Trebuchet MS"/>
          <w:sz w:val="16"/>
        </w:rPr>
        <w:t>1.1</w:t>
      </w:r>
      <w:r>
        <w:rPr>
          <w:rFonts w:ascii="Trebuchet MS" w:hAnsi="Trebuchet MS"/>
          <w:spacing w:val="8"/>
          <w:sz w:val="16"/>
        </w:rPr>
        <w:t xml:space="preserve"> </w:t>
      </w:r>
      <w:r>
        <w:rPr/>
        <w:t>Registrovana</w:t>
      </w:r>
      <w:r>
        <w:rPr>
          <w:spacing w:val="-8"/>
        </w:rPr>
        <w:t xml:space="preserve"> </w:t>
      </w:r>
      <w:r>
        <w:rPr/>
        <w:t>djelatnost</w:t>
      </w:r>
      <w:r>
        <w:rPr>
          <w:spacing w:val="-9"/>
        </w:rPr>
        <w:t xml:space="preserve"> </w:t>
      </w:r>
      <w:r>
        <w:rPr/>
        <w:t>/</w:t>
      </w:r>
      <w:r>
        <w:rPr>
          <w:spacing w:val="9"/>
        </w:rPr>
        <w:t xml:space="preserve"> </w:t>
      </w:r>
      <w:r>
        <w:rPr/>
        <w:drawing>
          <wp:inline distT="0" distB="0" distL="0" distR="0">
            <wp:extent cx="881380" cy="108585"/>
            <wp:effectExtent l="0" t="0" r="0" b="0"/>
            <wp:docPr id="2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8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55" w:after="0"/>
        <w:ind w:left="334" w:hanging="0"/>
        <w:rPr>
          <w:i/>
          <w:i/>
          <w:sz w:val="20"/>
        </w:rPr>
      </w:pPr>
      <w:r>
        <w:br w:type="column"/>
      </w:r>
      <w:r>
        <w:rPr>
          <w:spacing w:val="-3"/>
          <w:sz w:val="20"/>
        </w:rPr>
        <w:t>Ne</w:t>
      </w:r>
      <w:r>
        <w:rPr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/No</w:t>
      </w:r>
    </w:p>
    <w:p>
      <w:pPr>
        <w:pStyle w:val="Normal"/>
        <w:spacing w:before="55" w:after="0"/>
        <w:pPrChange w:id="0" w:author="User" w:date="2023-04-17T14:04:00Z">
          <w:pPr>
            <w:ind w:left="334" w:hanging="0"/>
            <w:spacing w:before="55" w:after="0"/>
          </w:pPr>
        </w:pPrChange>
        <w:rPr>
          <w:i/>
          <w:i/>
          <w:sz w:val="20"/>
        </w:rPr>
      </w:pPr>
      <w:r>
        <w:br w:type="column"/>
      </w:r>
      <w:r>
        <w:rPr>
          <w:rFonts w:cs="Segoe UI Emoji" w:ascii="Segoe UI Emoji" w:hAnsi="Segoe UI Emoji"/>
        </w:rPr>
        <w:t>☑</w:t>
      </w:r>
      <w:ins w:id="5" w:author="User" w:date="2023-04-17T14:04:00Z">
        <w:r>
          <w:rPr>
            <w:rFonts w:cs="Segoe UI Emoji" w:ascii="Segoe UI Emoji" w:hAnsi="Segoe UI Emoji"/>
          </w:rPr>
          <w:t xml:space="preserve"> </w:t>
        </w:r>
      </w:ins>
      <w:r>
        <w:rPr>
          <w:spacing w:val="-1"/>
          <w:w w:val="95"/>
          <w:sz w:val="20"/>
        </w:rPr>
        <w:t>Da</w:t>
      </w:r>
      <w:r>
        <w:rPr>
          <w:rFonts w:ascii="Trebuchet MS" w:hAnsi="Trebuchet MS"/>
          <w:spacing w:val="-1"/>
          <w:w w:val="95"/>
          <w:sz w:val="16"/>
        </w:rPr>
        <w:t>/</w:t>
      </w:r>
      <w:r>
        <w:rPr>
          <w:rFonts w:ascii="Trebuchet MS" w:hAnsi="Trebuchet MS"/>
          <w:spacing w:val="-12"/>
          <w:w w:val="95"/>
          <w:sz w:val="16"/>
        </w:rPr>
        <w:t xml:space="preserve"> </w:t>
      </w:r>
      <w:r>
        <w:rPr>
          <w:i/>
          <w:color w:val="6F6E6E"/>
          <w:w w:val="95"/>
          <w:sz w:val="20"/>
        </w:rPr>
        <w:t>Yes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3" w:equalWidth="false" w:sep="false">
            <w:col w:w="4179" w:space="274"/>
            <w:col w:w="932" w:space="44"/>
            <w:col w:w="5755"/>
          </w:cols>
          <w:formProt w:val="false"/>
          <w:textDirection w:val="lrTb"/>
          <w:docGrid w:type="default" w:linePitch="100" w:charSpace="0"/>
        </w:sectPr>
      </w:pPr>
    </w:p>
    <w:p>
      <w:pPr>
        <w:pStyle w:val="Style18"/>
        <w:spacing w:before="11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tabs>
          <w:tab w:val="clear" w:pos="720"/>
          <w:tab w:val="left" w:pos="10339" w:leader="none"/>
        </w:tabs>
        <w:spacing w:before="63" w:after="0"/>
        <w:ind w:left="299" w:hanging="0"/>
        <w:rPr>
          <w:i/>
          <w:i/>
          <w:sz w:val="20"/>
        </w:rPr>
      </w:pPr>
      <w:r>
        <w:rPr>
          <w:rFonts w:ascii="Trebuchet MS" w:hAnsi="Trebuchet MS"/>
          <w:w w:val="95"/>
          <w:sz w:val="16"/>
        </w:rPr>
        <w:t>1.2.</w:t>
      </w:r>
      <w:r>
        <w:rPr>
          <w:rFonts w:ascii="Trebuchet MS" w:hAnsi="Trebuchet MS"/>
          <w:spacing w:val="43"/>
          <w:w w:val="95"/>
          <w:sz w:val="16"/>
        </w:rPr>
        <w:t xml:space="preserve"> </w:t>
      </w:r>
      <w:r>
        <w:rPr>
          <w:w w:val="95"/>
          <w:sz w:val="20"/>
        </w:rPr>
        <w:t>Konkretan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proizvod/i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/ili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vrsta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usluge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1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Speciﬁc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type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of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product/s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or</w:t>
      </w:r>
      <w:r>
        <w:rPr>
          <w:i/>
          <w:color w:val="6F6E6E"/>
          <w:spacing w:val="-6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 xml:space="preserve">services </w:t>
      </w:r>
      <w:r>
        <w:rPr>
          <w:i/>
          <w:color w:val="6F6E6E"/>
          <w:spacing w:val="4"/>
          <w:w w:val="95"/>
          <w:sz w:val="20"/>
        </w:rPr>
        <w:t xml:space="preserve"> </w:t>
      </w:r>
      <w:r>
        <w:rPr>
          <w:i/>
          <w:color w:val="6F6E6E"/>
          <w:w w:val="95"/>
          <w:sz w:val="20"/>
          <w:u w:val="thick" w:color="000000"/>
        </w:rPr>
        <w:t xml:space="preserve"> </w:t>
        <w:tab/>
      </w:r>
    </w:p>
    <w:p>
      <w:pPr>
        <w:pStyle w:val="Normal"/>
        <w:tabs>
          <w:tab w:val="clear" w:pos="720"/>
          <w:tab w:val="left" w:pos="6808" w:leader="none"/>
        </w:tabs>
        <w:spacing w:before="63" w:after="0"/>
        <w:ind w:left="697" w:hanging="0"/>
        <w:rPr>
          <w:i/>
          <w:i/>
          <w:sz w:val="20"/>
        </w:rPr>
      </w:pPr>
      <w:r>
        <w:rPr>
          <w:rFonts w:ascii="Trebuchet MS" w:hAnsi="Trebuchet MS"/>
          <w:w w:val="95"/>
          <w:sz w:val="16"/>
        </w:rPr>
        <w:t>2.</w:t>
      </w:r>
      <w:r>
        <w:rPr>
          <w:rFonts w:ascii="Trebuchet MS" w:hAnsi="Trebuchet MS"/>
          <w:spacing w:val="-12"/>
          <w:w w:val="95"/>
          <w:sz w:val="16"/>
        </w:rPr>
        <w:t xml:space="preserve"> </w:t>
      </w:r>
      <w:r>
        <w:rPr>
          <w:w w:val="95"/>
          <w:sz w:val="20"/>
        </w:rPr>
        <w:t>Drugo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3"/>
          <w:w w:val="95"/>
          <w:sz w:val="20"/>
        </w:rPr>
        <w:t xml:space="preserve"> </w:t>
      </w:r>
      <w:r>
        <w:rPr>
          <w:i/>
          <w:color w:val="6F6E6E"/>
          <w:w w:val="95"/>
          <w:sz w:val="20"/>
        </w:rPr>
        <w:t>Other</w:t>
      </w:r>
      <w:r>
        <w:rPr>
          <w:i/>
          <w:color w:val="6F6E6E"/>
          <w:spacing w:val="-10"/>
          <w:w w:val="95"/>
          <w:sz w:val="20"/>
        </w:rPr>
        <w:t xml:space="preserve"> </w:t>
      </w:r>
      <w:r>
        <w:rPr>
          <w:i/>
          <w:color w:val="6F6E6E"/>
          <w:w w:val="95"/>
          <w:sz w:val="20"/>
          <w:u w:val="single" w:color="000000"/>
        </w:rPr>
        <w:t xml:space="preserve"> </w:t>
        <w:tab/>
      </w:r>
    </w:p>
    <w:p>
      <w:pPr>
        <w:pStyle w:val="Normal"/>
        <w:spacing w:before="37" w:after="0"/>
        <w:ind w:left="1860" w:hanging="0"/>
        <w:rPr>
          <w:rFonts w:ascii="Trebuchet MS" w:hAnsi="Trebuchet MS"/>
          <w:sz w:val="14"/>
        </w:rPr>
      </w:pPr>
      <w:r>
        <w:rPr>
          <w:rFonts w:ascii="Trebuchet MS" w:hAnsi="Trebuchet MS"/>
          <w:w w:val="90"/>
          <w:sz w:val="14"/>
        </w:rPr>
        <w:t>(ukoliko</w:t>
      </w:r>
      <w:r>
        <w:rPr>
          <w:rFonts w:ascii="Trebuchet MS" w:hAnsi="Trebuchet MS"/>
          <w:spacing w:val="2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svrha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otvaranja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računa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nije</w:t>
      </w:r>
      <w:r>
        <w:rPr>
          <w:rFonts w:ascii="Trebuchet MS" w:hAnsi="Trebuchet MS"/>
          <w:spacing w:val="2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registrovana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djelatnost</w:t>
      </w:r>
      <w:r>
        <w:rPr>
          <w:rFonts w:ascii="Trebuchet MS" w:hAnsi="Trebuchet MS"/>
          <w:spacing w:val="3"/>
          <w:w w:val="90"/>
          <w:sz w:val="14"/>
        </w:rPr>
        <w:t xml:space="preserve"> </w:t>
      </w:r>
      <w:r>
        <w:rPr>
          <w:rFonts w:ascii="Trebuchet MS" w:hAnsi="Trebuchet MS"/>
          <w:w w:val="90"/>
          <w:sz w:val="14"/>
        </w:rPr>
        <w:t>/</w:t>
      </w:r>
      <w:r>
        <w:rPr>
          <w:rFonts w:ascii="Trebuchet MS" w:hAnsi="Trebuchet MS"/>
          <w:spacing w:val="-7"/>
          <w:w w:val="90"/>
          <w:sz w:val="14"/>
        </w:rPr>
        <w:t xml:space="preserve"> </w:t>
      </w:r>
      <w:r>
        <w:rPr/>
        <w:drawing>
          <wp:inline distT="0" distB="0" distL="0" distR="0">
            <wp:extent cx="1559560" cy="79375"/>
            <wp:effectExtent l="0" t="0" r="0" b="0"/>
            <wp:docPr id="2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Style18"/>
        <w:spacing w:before="2" w:after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spacing w:lineRule="exact" w:line="223" w:before="59" w:after="0"/>
        <w:ind w:left="301" w:hanging="0"/>
        <w:rPr>
          <w:i/>
          <w:i/>
          <w:sz w:val="20"/>
        </w:rPr>
      </w:pPr>
      <w:r>
        <w:rPr>
          <w:spacing w:val="-3"/>
          <w:sz w:val="20"/>
          <w:u w:val="single"/>
        </w:rPr>
        <w:t>PRETPOSTAVLJENA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PRIRODA</w:t>
      </w:r>
      <w:r>
        <w:rPr>
          <w:spacing w:val="1"/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POSLOVNOG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ODNOSA</w:t>
      </w:r>
      <w:r>
        <w:rPr>
          <w:sz w:val="20"/>
          <w:u w:val="single"/>
        </w:rPr>
        <w:t xml:space="preserve"> </w:t>
      </w:r>
      <w:r>
        <w:rPr>
          <w:spacing w:val="-3"/>
          <w:sz w:val="20"/>
          <w:u w:val="single"/>
        </w:rPr>
        <w:t>/</w:t>
      </w:r>
      <w:r>
        <w:rPr>
          <w:spacing w:val="-23"/>
          <w:sz w:val="20"/>
          <w:u w:val="single"/>
        </w:rPr>
        <w:t xml:space="preserve"> </w:t>
      </w:r>
      <w:r>
        <w:rPr>
          <w:i/>
          <w:color w:val="6F6E6E"/>
          <w:spacing w:val="-3"/>
          <w:sz w:val="20"/>
          <w:u w:val="single" w:color="000000"/>
        </w:rPr>
        <w:t>ASSUMED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NATURE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OF</w:t>
      </w:r>
      <w:r>
        <w:rPr>
          <w:i/>
          <w:color w:val="6F6E6E"/>
          <w:spacing w:val="-12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BUSINESS</w:t>
      </w:r>
      <w:r>
        <w:rPr>
          <w:i/>
          <w:color w:val="6F6E6E"/>
          <w:spacing w:val="-11"/>
          <w:sz w:val="20"/>
          <w:u w:val="single" w:color="000000"/>
        </w:rPr>
        <w:t xml:space="preserve"> </w:t>
      </w:r>
      <w:r>
        <w:rPr>
          <w:i/>
          <w:color w:val="6F6E6E"/>
          <w:spacing w:val="-2"/>
          <w:sz w:val="20"/>
          <w:u w:val="single" w:color="000000"/>
        </w:rPr>
        <w:t>RELATIONSHIP</w:t>
      </w:r>
    </w:p>
    <w:p>
      <w:pPr>
        <w:pStyle w:val="Normal"/>
        <w:spacing w:lineRule="exact" w:line="223"/>
        <w:ind w:left="318" w:hanging="0"/>
        <w:rPr>
          <w:i/>
          <w:i/>
          <w:sz w:val="20"/>
        </w:rPr>
      </w:pPr>
      <w:r>
        <w:rPr/>
        <w:drawing>
          <wp:inline distT="0" distB="0" distL="0" distR="0">
            <wp:extent cx="2735580" cy="109220"/>
            <wp:effectExtent l="0" t="0" r="0" b="0"/>
            <wp:docPr id="2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7"/>
          <w:sz w:val="20"/>
        </w:rPr>
        <w:t xml:space="preserve"> </w:t>
      </w:r>
      <w:r>
        <w:rPr>
          <w:i/>
          <w:color w:val="6F6E6E"/>
          <w:spacing w:val="-5"/>
          <w:sz w:val="20"/>
        </w:rPr>
        <w:t>/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Please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select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the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5"/>
          <w:sz w:val="20"/>
        </w:rPr>
        <w:t>type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of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5"/>
          <w:sz w:val="20"/>
        </w:rPr>
        <w:t>account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you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wish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to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open:</w:t>
      </w:r>
    </w:p>
    <w:p>
      <w:pPr>
        <w:pStyle w:val="Style18"/>
        <w:spacing w:before="11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pPrChange w:id="0" w:author="User" w:date="2023-04-17T14:04:00Z">
          <w:pPr>
            <w:ind w:left="610" w:hanging="0"/>
          </w:pPr>
        </w:pPrChange>
        <w:rPr>
          <w:i/>
          <w:i/>
          <w:sz w:val="20"/>
        </w:rPr>
      </w:pPr>
      <w:ins w:id="6" w:author="User" w:date="2023-04-17T14:04:00Z">
        <w:r>
          <mc:AlternateContent>
            <mc:Choice Requires="wps">
              <w:drawing>
                <wp:anchor behindDoc="0" distT="635" distB="635" distL="635" distR="635" simplePos="0" locked="0" layoutInCell="0" allowOverlap="1" relativeHeight="153">
                  <wp:simplePos x="0" y="0"/>
                  <wp:positionH relativeFrom="page">
                    <wp:posOffset>470535</wp:posOffset>
                  </wp:positionH>
                  <wp:positionV relativeFrom="paragraph">
                    <wp:posOffset>13970</wp:posOffset>
                  </wp:positionV>
                  <wp:extent cx="127000" cy="127000"/>
                  <wp:effectExtent l="635" t="635" r="635" b="635"/>
                  <wp:wrapNone/>
                  <wp:docPr id="23" name="Фигура18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080" cy="127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Фигура18" path="m0,0l-2147483645,0l-2147483645,-2147483646l0,-2147483646xe" stroked="t" o:allowincell="f" style="position:absolute;margin-left:37.05pt;margin-top:1.1pt;width:9.95pt;height:9.95pt;mso-wrap-style:none;v-text-anchor:middle;mso-position-horizontal-relative:page">
                  <v:fill o:detectmouseclick="t" on="false"/>
                  <v:stroke color="black" joinstyle="round" endcap="flat"/>
                  <w10:wrap type="none"/>
                </v:rect>
              </w:pict>
            </mc:Fallback>
          </mc:AlternateContent>
        </w:r>
      </w:ins>
      <w:ins w:id="7" w:author="User" w:date="2023-04-17T14:04:00Z">
        <w:r>
          <w:rPr>
            <w:rFonts w:cs="Segoe UI Emoji" w:ascii="Segoe UI Emoji" w:hAnsi="Segoe UI Emoji"/>
            <w:spacing w:val="-4"/>
            <w:sz w:val="20"/>
          </w:rPr>
          <w:t xml:space="preserve">      ☑ </w:t>
        </w:r>
      </w:ins>
      <w:r>
        <w:rPr>
          <w:spacing w:val="-4"/>
          <w:sz w:val="20"/>
        </w:rPr>
        <w:t>Transakcioni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račun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NPP*/</w:t>
      </w:r>
      <w:r>
        <w:rPr>
          <w:spacing w:val="-5"/>
          <w:sz w:val="20"/>
        </w:rPr>
        <w:t xml:space="preserve"> </w:t>
      </w:r>
      <w:r>
        <w:rPr>
          <w:i/>
          <w:color w:val="6F6E6E"/>
          <w:spacing w:val="-4"/>
          <w:sz w:val="20"/>
        </w:rPr>
        <w:t>Transaction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account</w:t>
      </w:r>
      <w:r>
        <w:rPr>
          <w:i/>
          <w:color w:val="6F6E6E"/>
          <w:spacing w:val="29"/>
          <w:sz w:val="20"/>
        </w:rPr>
        <w:t xml:space="preserve"> </w:t>
      </w:r>
      <w:r>
        <w:rPr>
          <w:i/>
          <w:color w:val="6F6E6E"/>
          <w:spacing w:val="-3"/>
          <w:sz w:val="20"/>
        </w:rPr>
        <w:t>in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3"/>
          <w:sz w:val="20"/>
        </w:rPr>
        <w:t>NPS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(national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3"/>
          <w:sz w:val="20"/>
        </w:rPr>
        <w:t>payment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system)</w:t>
      </w:r>
    </w:p>
    <w:p>
      <w:pPr>
        <w:pStyle w:val="Style18"/>
        <w:spacing w:before="4" w:after="0"/>
        <w:rPr>
          <w:i/>
          <w:i/>
          <w:sz w:val="19"/>
        </w:rPr>
      </w:pPr>
      <w:r>
        <w:rPr>
          <w:i/>
          <w:sz w:val="19"/>
        </w:rPr>
      </w:r>
    </w:p>
    <w:p>
      <w:pPr>
        <w:pStyle w:val="Normal"/>
        <w:ind w:left="610" w:hanging="0"/>
        <w:rPr>
          <w:i/>
          <w:i/>
          <w:sz w:val="20"/>
        </w:rPr>
      </w:pPr>
      <w:r>
        <mc:AlternateContent>
          <mc:Choice Requires="wps">
            <w:drawing>
              <wp:anchor behindDoc="0" distT="635" distB="635" distL="635" distR="635" simplePos="0" locked="0" layoutInCell="0" allowOverlap="1" relativeHeight="154">
                <wp:simplePos x="0" y="0"/>
                <wp:positionH relativeFrom="page">
                  <wp:posOffset>470535</wp:posOffset>
                </wp:positionH>
                <wp:positionV relativeFrom="paragraph">
                  <wp:posOffset>-15875</wp:posOffset>
                </wp:positionV>
                <wp:extent cx="127000" cy="127000"/>
                <wp:effectExtent l="635" t="635" r="635" b="635"/>
                <wp:wrapNone/>
                <wp:docPr id="24" name="Фигура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2708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9" path="m0,0l-2147483645,0l-2147483645,-2147483646l0,-2147483646xe" stroked="t" o:allowincell="f" style="position:absolute;margin-left:37.05pt;margin-top:-1.25pt;width:9.95pt;height:9.95pt;mso-wrap-style:none;v-text-anchor:middle;mso-position-horizontal-relative:page">
                <v:fill o:detectmouseclick="t" on="false"/>
                <v:stroke color="black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635" distB="0" distL="0" distR="635" simplePos="0" locked="0" layoutInCell="0" allowOverlap="1" relativeHeight="159">
                <wp:simplePos x="0" y="0"/>
                <wp:positionH relativeFrom="page">
                  <wp:posOffset>6993890</wp:posOffset>
                </wp:positionH>
                <wp:positionV relativeFrom="paragraph">
                  <wp:posOffset>14605</wp:posOffset>
                </wp:positionV>
                <wp:extent cx="152400" cy="1448435"/>
                <wp:effectExtent l="0" t="635" r="635" b="635"/>
                <wp:wrapNone/>
                <wp:docPr id="25" name="Фигура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44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24"/>
                              <w:ind w:left="20" w:hanging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Lovćen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banka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AD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Podgorica</w:t>
                            </w:r>
                          </w:p>
                        </w:txbxContent>
                      </wps:txbx>
                      <wps:bodyPr lIns="0" rIns="0" tIns="0" bIns="0" anchor="t" vert="ea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Фигура20" path="m0,0l-2147483645,0l-2147483645,-2147483646l0,-2147483646xe" stroked="f" o:allowincell="f" style="position:absolute;margin-left:550.7pt;margin-top:1.15pt;width:11.95pt;height:114pt;mso-wrap-style:square;v-text-anchor:top;mso-position-horizont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lineRule="exact" w:line="224"/>
                        <w:ind w:left="20" w:hanging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Lovćen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banka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AD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Podgorica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spacing w:val="-4"/>
          <w:sz w:val="20"/>
        </w:rPr>
        <w:t>Transakcioni</w:t>
      </w:r>
      <w:r>
        <w:rPr>
          <w:spacing w:val="-1"/>
          <w:sz w:val="20"/>
        </w:rPr>
        <w:t xml:space="preserve"> </w:t>
      </w:r>
      <w:r>
        <w:rPr>
          <w:spacing w:val="-4"/>
          <w:sz w:val="20"/>
        </w:rPr>
        <w:t>račun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>u</w:t>
      </w:r>
      <w:r>
        <w:rPr>
          <w:sz w:val="20"/>
        </w:rPr>
        <w:t xml:space="preserve"> </w:t>
      </w:r>
      <w:r>
        <w:rPr>
          <w:spacing w:val="-4"/>
          <w:sz w:val="20"/>
        </w:rPr>
        <w:t>MPP*</w:t>
      </w:r>
      <w:r>
        <w:rPr>
          <w:spacing w:val="1"/>
          <w:sz w:val="20"/>
        </w:rPr>
        <w:t xml:space="preserve"> </w:t>
      </w:r>
      <w:r>
        <w:rPr>
          <w:spacing w:val="-4"/>
          <w:sz w:val="20"/>
        </w:rPr>
        <w:t xml:space="preserve">/ </w:t>
      </w:r>
      <w:r>
        <w:rPr>
          <w:i/>
          <w:color w:val="6F6E6E"/>
          <w:spacing w:val="-4"/>
          <w:sz w:val="20"/>
        </w:rPr>
        <w:t>Transaction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account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4"/>
          <w:sz w:val="20"/>
        </w:rPr>
        <w:t>in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IPS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4"/>
          <w:sz w:val="20"/>
        </w:rPr>
        <w:t>(international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3"/>
          <w:sz w:val="20"/>
        </w:rPr>
        <w:t>payment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system)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8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tabs>
          <w:tab w:val="clear" w:pos="720"/>
          <w:tab w:val="left" w:pos="9349" w:leader="none"/>
        </w:tabs>
        <w:ind w:left="610" w:hanging="0"/>
        <w:rPr>
          <w:sz w:val="20"/>
        </w:rPr>
      </w:pPr>
      <w:r>
        <w:rPr>
          <w:spacing w:val="-3"/>
          <w:sz w:val="20"/>
        </w:rPr>
        <w:t>Očekivani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godišnji</w:t>
      </w:r>
      <w:r>
        <w:rPr>
          <w:sz w:val="20"/>
        </w:rPr>
        <w:t xml:space="preserve"> </w:t>
      </w:r>
      <w:r>
        <w:rPr>
          <w:spacing w:val="-3"/>
          <w:sz w:val="20"/>
        </w:rPr>
        <w:t>obim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priliva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(NPP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i</w:t>
      </w:r>
      <w:r>
        <w:rPr>
          <w:sz w:val="20"/>
        </w:rPr>
        <w:t xml:space="preserve"> </w:t>
      </w:r>
      <w:r>
        <w:rPr>
          <w:spacing w:val="-3"/>
          <w:sz w:val="20"/>
        </w:rPr>
        <w:t>MPP)</w:t>
      </w:r>
      <w:r>
        <w:rPr>
          <w:spacing w:val="-4"/>
          <w:sz w:val="20"/>
        </w:rPr>
        <w:t xml:space="preserve"> </w:t>
      </w:r>
      <w:r>
        <w:rPr>
          <w:i/>
          <w:spacing w:val="-3"/>
          <w:sz w:val="20"/>
        </w:rPr>
        <w:t>/</w:t>
      </w:r>
      <w:r>
        <w:rPr>
          <w:i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Expected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annual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inﬂow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volume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2"/>
          <w:sz w:val="20"/>
        </w:rPr>
        <w:t>(NPS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and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IPS)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:</w:t>
      </w:r>
      <w:ins w:id="8" w:author="User" w:date="2023-04-17T14:05:00Z">
        <w:r>
          <w:rPr>
            <w:i/>
            <w:color w:val="6F6E6E"/>
            <w:spacing w:val="-2"/>
            <w:sz w:val="20"/>
          </w:rPr>
          <w:t xml:space="preserve">   3000</w:t>
        </w:r>
      </w:ins>
      <w:r>
        <w:rPr>
          <w:rFonts w:ascii="Times New Roman" w:hAnsi="Times New Roman"/>
          <w:i/>
          <w:color w:val="6F6E6E"/>
          <w:spacing w:val="-2"/>
          <w:sz w:val="20"/>
          <w:u w:val="single" w:color="000000"/>
        </w:rPr>
        <w:tab/>
      </w:r>
      <w:r>
        <w:rPr>
          <w:sz w:val="20"/>
        </w:rPr>
        <w:t>EUR</w:t>
      </w:r>
    </w:p>
    <w:p>
      <w:pPr>
        <w:pStyle w:val="Style18"/>
        <w:spacing w:before="4" w:after="0"/>
        <w:rPr>
          <w:sz w:val="19"/>
        </w:rPr>
      </w:pPr>
      <w:r>
        <w:rPr>
          <w:sz w:val="19"/>
        </w:rPr>
      </w:r>
    </w:p>
    <w:p>
      <w:pPr>
        <w:pStyle w:val="Normal"/>
        <w:tabs>
          <w:tab w:val="clear" w:pos="720"/>
          <w:tab w:val="left" w:pos="9463" w:leader="none"/>
        </w:tabs>
        <w:ind w:left="609" w:hanging="0"/>
        <w:rPr>
          <w:sz w:val="20"/>
        </w:rPr>
      </w:pPr>
      <w:r>
        <w:rPr>
          <w:spacing w:val="-3"/>
          <w:sz w:val="20"/>
        </w:rPr>
        <w:t>Očekivani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godišnji</w:t>
      </w:r>
      <w:r>
        <w:rPr>
          <w:sz w:val="20"/>
        </w:rPr>
        <w:t xml:space="preserve"> </w:t>
      </w:r>
      <w:r>
        <w:rPr>
          <w:spacing w:val="-3"/>
          <w:sz w:val="20"/>
        </w:rPr>
        <w:t>obim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odliva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(NPP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pacing w:val="-3"/>
          <w:sz w:val="20"/>
        </w:rPr>
        <w:t>MPP)</w:t>
      </w:r>
      <w:r>
        <w:rPr>
          <w:sz w:val="20"/>
        </w:rPr>
        <w:t xml:space="preserve"> </w:t>
      </w:r>
      <w:r>
        <w:rPr>
          <w:spacing w:val="-3"/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6F6E6E"/>
          <w:spacing w:val="-3"/>
          <w:sz w:val="20"/>
        </w:rPr>
        <w:t>Expected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annual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3"/>
          <w:sz w:val="20"/>
        </w:rPr>
        <w:t>outflow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volume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(NPS</w:t>
      </w:r>
      <w:r>
        <w:rPr>
          <w:i/>
          <w:color w:val="6F6E6E"/>
          <w:spacing w:val="-11"/>
          <w:sz w:val="20"/>
        </w:rPr>
        <w:t xml:space="preserve"> </w:t>
      </w:r>
      <w:r>
        <w:rPr>
          <w:i/>
          <w:color w:val="6F6E6E"/>
          <w:spacing w:val="-2"/>
          <w:sz w:val="20"/>
        </w:rPr>
        <w:t>and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IPS)</w:t>
      </w:r>
      <w:r>
        <w:rPr>
          <w:i/>
          <w:color w:val="6F6E6E"/>
          <w:spacing w:val="-12"/>
          <w:sz w:val="20"/>
        </w:rPr>
        <w:t xml:space="preserve"> </w:t>
      </w:r>
      <w:r>
        <w:rPr>
          <w:i/>
          <w:color w:val="6F6E6E"/>
          <w:spacing w:val="-2"/>
          <w:sz w:val="20"/>
        </w:rPr>
        <w:t>:</w:t>
      </w:r>
      <w:ins w:id="9" w:author="User" w:date="2023-04-17T14:05:00Z">
        <w:r>
          <w:rPr>
            <w:i/>
            <w:color w:val="6F6E6E"/>
            <w:spacing w:val="-2"/>
            <w:sz w:val="20"/>
          </w:rPr>
          <w:t xml:space="preserve">   3000</w:t>
        </w:r>
      </w:ins>
      <w:r>
        <w:rPr>
          <w:rFonts w:ascii="Times New Roman" w:hAnsi="Times New Roman"/>
          <w:i/>
          <w:color w:val="6F6E6E"/>
          <w:spacing w:val="-2"/>
          <w:sz w:val="20"/>
          <w:u w:val="single" w:color="000000"/>
        </w:rPr>
        <w:tab/>
      </w:r>
      <w:r>
        <w:rPr>
          <w:sz w:val="20"/>
        </w:rPr>
        <w:t>EUR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0"/>
        </w:sectPr>
      </w:pPr>
    </w:p>
    <w:p>
      <w:pPr>
        <w:pStyle w:val="Style18"/>
        <w:tabs>
          <w:tab w:val="clear" w:pos="720"/>
          <w:tab w:val="left" w:pos="8200" w:leader="none"/>
        </w:tabs>
        <w:ind w:left="5519" w:hanging="0"/>
        <w:rPr/>
      </w:pPr>
      <w:r>
        <w:rPr/>
        <mc:AlternateContent>
          <mc:Choice Requires="wpg">
            <w:drawing>
              <wp:inline distT="0" distB="0" distL="0" distR="0">
                <wp:extent cx="1013460" cy="428625"/>
                <wp:effectExtent l="114300" t="0" r="114300" b="0"/>
                <wp:docPr id="27" name="Фигура2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00" cy="428760"/>
                          <a:chOff x="0" y="0"/>
                          <a:chExt cx="1013400" cy="42876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220320" y="114480"/>
                            <a:ext cx="24120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6880"/>
                            <a:ext cx="306720" cy="191880"/>
                          </a:xfrm>
                          <a:custGeom>
                            <a:avLst/>
                            <a:gdLst>
                              <a:gd name="textAreaLeft" fmla="*/ 0 w 173880"/>
                              <a:gd name="textAreaRight" fmla="*/ 174240 w 173880"/>
                              <a:gd name="textAreaTop" fmla="*/ 0 h 108720"/>
                              <a:gd name="textAreaBottom" fmla="*/ 109080 h 10872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013400" cy="419040"/>
                          </a:xfrm>
                          <a:custGeom>
                            <a:avLst/>
                            <a:gdLst>
                              <a:gd name="textAreaLeft" fmla="*/ 0 w 574560"/>
                              <a:gd name="textAreaRight" fmla="*/ 574920 w 574560"/>
                              <a:gd name="textAreaTop" fmla="*/ 0 h 237600"/>
                              <a:gd name="textAreaBottom" fmla="*/ 237960 h 237600"/>
                            </a:gdLst>
                            <a:ahLst/>
                            <a:rect l="textAreaLeft" t="textAreaTop" r="textAreaRight" b="textAreaBottom"/>
                            <a:pathLst>
                              <a:path w="2815" h="1164">
                                <a:moveTo>
                                  <a:pt x="490" y="1087"/>
                                </a:moveTo>
                                <a:lnTo>
                                  <a:pt x="485" y="1080"/>
                                </a:lnTo>
                                <a:lnTo>
                                  <a:pt x="90" y="1080"/>
                                </a:lnTo>
                                <a:lnTo>
                                  <a:pt x="90" y="360"/>
                                </a:lnTo>
                                <a:lnTo>
                                  <a:pt x="85" y="355"/>
                                </a:lnTo>
                                <a:lnTo>
                                  <a:pt x="79" y="355"/>
                                </a:lnTo>
                                <a:lnTo>
                                  <a:pt x="5" y="355"/>
                                </a:lnTo>
                                <a:lnTo>
                                  <a:pt x="0" y="360"/>
                                </a:lnTo>
                                <a:lnTo>
                                  <a:pt x="0" y="1159"/>
                                </a:lnTo>
                                <a:lnTo>
                                  <a:pt x="5" y="1164"/>
                                </a:lnTo>
                                <a:lnTo>
                                  <a:pt x="485" y="1164"/>
                                </a:lnTo>
                                <a:lnTo>
                                  <a:pt x="490" y="1159"/>
                                </a:lnTo>
                                <a:lnTo>
                                  <a:pt x="490" y="1087"/>
                                </a:lnTo>
                                <a:moveTo>
                                  <a:pt x="2127" y="349"/>
                                </a:moveTo>
                                <a:lnTo>
                                  <a:pt x="2125" y="342"/>
                                </a:lnTo>
                                <a:lnTo>
                                  <a:pt x="2035" y="342"/>
                                </a:lnTo>
                                <a:lnTo>
                                  <a:pt x="2030" y="348"/>
                                </a:lnTo>
                                <a:lnTo>
                                  <a:pt x="1774" y="1037"/>
                                </a:lnTo>
                                <a:lnTo>
                                  <a:pt x="1773" y="1037"/>
                                </a:lnTo>
                                <a:lnTo>
                                  <a:pt x="1522" y="356"/>
                                </a:lnTo>
                                <a:lnTo>
                                  <a:pt x="1520" y="348"/>
                                </a:lnTo>
                                <a:lnTo>
                                  <a:pt x="1515" y="342"/>
                                </a:lnTo>
                                <a:lnTo>
                                  <a:pt x="1423" y="342"/>
                                </a:lnTo>
                                <a:lnTo>
                                  <a:pt x="1422" y="349"/>
                                </a:lnTo>
                                <a:lnTo>
                                  <a:pt x="1425" y="360"/>
                                </a:lnTo>
                                <a:lnTo>
                                  <a:pt x="1720" y="1143"/>
                                </a:lnTo>
                                <a:lnTo>
                                  <a:pt x="1723" y="1154"/>
                                </a:lnTo>
                                <a:lnTo>
                                  <a:pt x="1729" y="1155"/>
                                </a:lnTo>
                                <a:lnTo>
                                  <a:pt x="1818" y="1155"/>
                                </a:lnTo>
                                <a:lnTo>
                                  <a:pt x="1822" y="1154"/>
                                </a:lnTo>
                                <a:lnTo>
                                  <a:pt x="1827" y="1143"/>
                                </a:lnTo>
                                <a:lnTo>
                                  <a:pt x="2125" y="360"/>
                                </a:lnTo>
                                <a:lnTo>
                                  <a:pt x="2127" y="349"/>
                                </a:lnTo>
                                <a:moveTo>
                                  <a:pt x="2647" y="11"/>
                                </a:moveTo>
                                <a:lnTo>
                                  <a:pt x="2646" y="0"/>
                                </a:lnTo>
                                <a:lnTo>
                                  <a:pt x="2570" y="0"/>
                                </a:lnTo>
                                <a:lnTo>
                                  <a:pt x="2565" y="12"/>
                                </a:lnTo>
                                <a:lnTo>
                                  <a:pt x="2462" y="210"/>
                                </a:lnTo>
                                <a:lnTo>
                                  <a:pt x="2459" y="220"/>
                                </a:lnTo>
                                <a:lnTo>
                                  <a:pt x="2459" y="231"/>
                                </a:lnTo>
                                <a:lnTo>
                                  <a:pt x="2519" y="231"/>
                                </a:lnTo>
                                <a:lnTo>
                                  <a:pt x="2520" y="228"/>
                                </a:lnTo>
                                <a:lnTo>
                                  <a:pt x="2526" y="220"/>
                                </a:lnTo>
                                <a:lnTo>
                                  <a:pt x="2642" y="19"/>
                                </a:lnTo>
                                <a:lnTo>
                                  <a:pt x="2647" y="11"/>
                                </a:lnTo>
                                <a:moveTo>
                                  <a:pt x="2815" y="1090"/>
                                </a:moveTo>
                                <a:lnTo>
                                  <a:pt x="2811" y="1083"/>
                                </a:lnTo>
                                <a:lnTo>
                                  <a:pt x="2810" y="1080"/>
                                </a:lnTo>
                                <a:lnTo>
                                  <a:pt x="2785" y="1021"/>
                                </a:lnTo>
                                <a:lnTo>
                                  <a:pt x="2781" y="1014"/>
                                </a:lnTo>
                                <a:lnTo>
                                  <a:pt x="2776" y="1013"/>
                                </a:lnTo>
                                <a:lnTo>
                                  <a:pt x="2769" y="1018"/>
                                </a:lnTo>
                                <a:lnTo>
                                  <a:pt x="2732" y="1041"/>
                                </a:lnTo>
                                <a:lnTo>
                                  <a:pt x="2684" y="1060"/>
                                </a:lnTo>
                                <a:lnTo>
                                  <a:pt x="2632" y="1074"/>
                                </a:lnTo>
                                <a:lnTo>
                                  <a:pt x="2568" y="1080"/>
                                </a:lnTo>
                                <a:lnTo>
                                  <a:pt x="2450" y="1055"/>
                                </a:lnTo>
                                <a:lnTo>
                                  <a:pt x="2353" y="988"/>
                                </a:lnTo>
                                <a:lnTo>
                                  <a:pt x="2286" y="882"/>
                                </a:lnTo>
                                <a:lnTo>
                                  <a:pt x="2261" y="746"/>
                                </a:lnTo>
                                <a:lnTo>
                                  <a:pt x="2286" y="619"/>
                                </a:lnTo>
                                <a:lnTo>
                                  <a:pt x="2351" y="515"/>
                                </a:lnTo>
                                <a:lnTo>
                                  <a:pt x="2448" y="445"/>
                                </a:lnTo>
                                <a:lnTo>
                                  <a:pt x="2566" y="418"/>
                                </a:lnTo>
                                <a:lnTo>
                                  <a:pt x="2630" y="423"/>
                                </a:lnTo>
                                <a:lnTo>
                                  <a:pt x="2683" y="437"/>
                                </a:lnTo>
                                <a:lnTo>
                                  <a:pt x="2729" y="457"/>
                                </a:lnTo>
                                <a:lnTo>
                                  <a:pt x="2766" y="476"/>
                                </a:lnTo>
                                <a:lnTo>
                                  <a:pt x="2773" y="480"/>
                                </a:lnTo>
                                <a:lnTo>
                                  <a:pt x="2778" y="482"/>
                                </a:lnTo>
                                <a:lnTo>
                                  <a:pt x="2781" y="473"/>
                                </a:lnTo>
                                <a:lnTo>
                                  <a:pt x="2808" y="418"/>
                                </a:lnTo>
                                <a:lnTo>
                                  <a:pt x="2810" y="415"/>
                                </a:lnTo>
                                <a:lnTo>
                                  <a:pt x="2811" y="407"/>
                                </a:lnTo>
                                <a:lnTo>
                                  <a:pt x="2810" y="400"/>
                                </a:lnTo>
                                <a:lnTo>
                                  <a:pt x="2803" y="397"/>
                                </a:lnTo>
                                <a:lnTo>
                                  <a:pt x="2759" y="372"/>
                                </a:lnTo>
                                <a:lnTo>
                                  <a:pt x="2706" y="353"/>
                                </a:lnTo>
                                <a:lnTo>
                                  <a:pt x="2644" y="337"/>
                                </a:lnTo>
                                <a:lnTo>
                                  <a:pt x="2568" y="332"/>
                                </a:lnTo>
                                <a:lnTo>
                                  <a:pt x="2443" y="353"/>
                                </a:lnTo>
                                <a:lnTo>
                                  <a:pt x="2332" y="413"/>
                                </a:lnTo>
                                <a:lnTo>
                                  <a:pt x="2245" y="503"/>
                                </a:lnTo>
                                <a:lnTo>
                                  <a:pt x="2189" y="616"/>
                                </a:lnTo>
                                <a:lnTo>
                                  <a:pt x="2168" y="746"/>
                                </a:lnTo>
                                <a:lnTo>
                                  <a:pt x="2189" y="887"/>
                                </a:lnTo>
                                <a:lnTo>
                                  <a:pt x="2244" y="1004"/>
                                </a:lnTo>
                                <a:lnTo>
                                  <a:pt x="2328" y="1090"/>
                                </a:lnTo>
                                <a:lnTo>
                                  <a:pt x="2438" y="1145"/>
                                </a:lnTo>
                                <a:lnTo>
                                  <a:pt x="2566" y="1164"/>
                                </a:lnTo>
                                <a:lnTo>
                                  <a:pt x="2642" y="1159"/>
                                </a:lnTo>
                                <a:lnTo>
                                  <a:pt x="2707" y="1145"/>
                                </a:lnTo>
                                <a:lnTo>
                                  <a:pt x="2760" y="1124"/>
                                </a:lnTo>
                                <a:lnTo>
                                  <a:pt x="2806" y="1099"/>
                                </a:lnTo>
                                <a:lnTo>
                                  <a:pt x="2813" y="1094"/>
                                </a:lnTo>
                                <a:lnTo>
                                  <a:pt x="2815" y="1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1" style="position:absolute;margin-left:0pt;margin-top:-33.8pt;width:79.8pt;height:33.75pt" coordorigin="0,-676" coordsize="1596,675">
                <v:shape id="shape_0" stroked="f" o:allowincell="f" style="position:absolute;left:347;top:-495;width:379;height:231;mso-wrap-style:none;v-text-anchor:middle;mso-position-vertical:top" type="_x0000_t75">
                  <v:imagedata r:id="rId1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8" name="Фигура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1960 w 11160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2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9" name="Фигура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68" y="797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3" style="position:absolute;margin-left:0pt;margin-top:-23pt;width:18.8pt;height:22.95pt" coordorigin="0,-460" coordsize="376,459"/>
            </w:pict>
          </mc:Fallback>
        </mc:AlternateContent>
      </w:r>
      <w:r>
        <w:rPr>
          <w:spacing w:val="6"/>
          <w:position w:val="2"/>
        </w:rPr>
        <w:tab/>
      </w:r>
      <w:r>
        <w:rPr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30" name="Фигура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000 w 1166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88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3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4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31" name="Фигура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280 w 12492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5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32" name="Фигура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6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33" name="Фигура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8800 w 1184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0"/>
                                </a:moveTo>
                                <a:lnTo>
                                  <a:pt x="453" y="0"/>
                                </a:lnTo>
                                <a:lnTo>
                                  <a:pt x="448" y="4"/>
                                </a:lnTo>
                                <a:lnTo>
                                  <a:pt x="441" y="12"/>
                                </a:lnTo>
                                <a:lnTo>
                                  <a:pt x="90" y="390"/>
                                </a:lnTo>
                                <a:lnTo>
                                  <a:pt x="90" y="5"/>
                                </a:lnTo>
                                <a:lnTo>
                                  <a:pt x="85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5" y="809"/>
                                </a:lnTo>
                                <a:lnTo>
                                  <a:pt x="90" y="804"/>
                                </a:lnTo>
                                <a:lnTo>
                                  <a:pt x="90" y="511"/>
                                </a:lnTo>
                                <a:lnTo>
                                  <a:pt x="171" y="425"/>
                                </a:lnTo>
                                <a:lnTo>
                                  <a:pt x="465" y="799"/>
                                </a:lnTo>
                                <a:lnTo>
                                  <a:pt x="472" y="807"/>
                                </a:lnTo>
                                <a:lnTo>
                                  <a:pt x="476" y="809"/>
                                </a:lnTo>
                                <a:lnTo>
                                  <a:pt x="580" y="809"/>
                                </a:lnTo>
                                <a:lnTo>
                                  <a:pt x="580" y="799"/>
                                </a:lnTo>
                                <a:lnTo>
                                  <a:pt x="234" y="356"/>
                                </a:lnTo>
                                <a:lnTo>
                                  <a:pt x="562" y="9"/>
                                </a:lnTo>
                                <a:lnTo>
                                  <a:pt x="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7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34" name="Фигура2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259560" y="1800"/>
                            <a:ext cx="222840" cy="13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600" cy="295200"/>
                          </a:xfrm>
                          <a:custGeom>
                            <a:avLst/>
                            <a:gdLst>
                              <a:gd name="textAreaLeft" fmla="*/ 0 w 124560"/>
                              <a:gd name="textAreaRight" fmla="*/ 124920 w 12456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9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8" style="position:absolute;margin-left:0pt;margin-top:-23.3pt;width:38pt;height:23.25pt" coordorigin="0,-466" coordsize="760,465">
                <v:shape id="shape_0" stroked="f" o:allowincell="f" style="position:absolute;left:409;top:-463;width:350;height:208;mso-wrap-style:none;v-text-anchor:middle;mso-position-vertical:top" type="_x0000_t75">
                  <v:imagedata r:id="rId19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rPr/>
      </w:pPr>
      <w:r>
        <w:rPr/>
      </w:r>
    </w:p>
    <w:p>
      <w:pPr>
        <w:pStyle w:val="Style18"/>
        <w:spacing w:before="2" w:after="0"/>
        <w:rPr>
          <w:sz w:val="19"/>
        </w:rPr>
      </w:pPr>
      <w:r>
        <w:rPr>
          <w:sz w:val="19"/>
        </w:rPr>
      </w:r>
    </w:p>
    <w:p>
      <w:pPr>
        <w:pStyle w:val="Style18"/>
        <w:tabs>
          <w:tab w:val="clear" w:pos="720"/>
          <w:tab w:val="left" w:pos="10281" w:leader="none"/>
        </w:tabs>
        <w:spacing w:before="88" w:after="0"/>
        <w:ind w:left="187" w:hanging="0"/>
        <w:rPr>
          <w:rFonts w:ascii="Times New Roman" w:hAnsi="Times New Roman"/>
        </w:rPr>
      </w:pPr>
      <w:r>
        <w:rPr>
          <w:color w:val="1D1D1B"/>
        </w:rPr>
        <w:t>Poslovni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partneri</w:t>
      </w:r>
      <w:r>
        <w:rPr>
          <w:color w:val="1D1D1B"/>
          <w:spacing w:val="-5"/>
        </w:rPr>
        <w:t xml:space="preserve"> </w:t>
      </w:r>
      <w:r>
        <w:rPr>
          <w:color w:val="1D1D1B"/>
        </w:rPr>
        <w:t>/</w:t>
      </w:r>
      <w:r>
        <w:rPr>
          <w:color w:val="1D1D1B"/>
          <w:spacing w:val="-5"/>
        </w:rPr>
        <w:t xml:space="preserve"> </w:t>
      </w:r>
      <w:r>
        <w:rPr>
          <w:color w:val="1D1D1B"/>
        </w:rPr>
        <w:t>Business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partners</w:t>
      </w:r>
      <w:r>
        <w:rPr>
          <w:color w:val="1D1D1B"/>
          <w:spacing w:val="-1"/>
        </w:rPr>
        <w:t xml:space="preserve"> </w:t>
      </w:r>
      <w:r>
        <w:rPr>
          <w:rFonts w:ascii="Times New Roman" w:hAnsi="Times New Roman"/>
          <w:color w:val="1D1D1B"/>
          <w:u w:val="single" w:color="1C1C1A"/>
        </w:rPr>
        <w:t xml:space="preserve"> </w:t>
        <w:tab/>
      </w:r>
    </w:p>
    <w:p>
      <w:pPr>
        <w:pStyle w:val="Style18"/>
        <w:spacing w:before="2" w:after="0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mc:AlternateContent>
          <mc:Choice Requires="wps">
            <w:drawing>
              <wp:anchor behindDoc="1" distT="0" distB="635" distL="0" distR="0" simplePos="0" locked="0" layoutInCell="0" allowOverlap="1" relativeHeight="133">
                <wp:simplePos x="0" y="0"/>
                <wp:positionH relativeFrom="page">
                  <wp:posOffset>414655</wp:posOffset>
                </wp:positionH>
                <wp:positionV relativeFrom="paragraph">
                  <wp:posOffset>440690</wp:posOffset>
                </wp:positionV>
                <wp:extent cx="6577330" cy="635"/>
                <wp:effectExtent l="4445" t="4445" r="4445" b="4445"/>
                <wp:wrapTopAndBottom/>
                <wp:docPr id="35" name="Фигура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7200" cy="72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1c1c1a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2.65pt,34.7pt" to="550.5pt,34.7pt" ID="Фигура29" stroked="t" o:allowincell="f" style="position:absolute;mso-position-horizontal-relative:page">
                <v:stroke color="#1c1c1a" weight="8280" joinstyle="round" endcap="flat"/>
                <v:fill o:detectmouseclick="t" on="false"/>
                <w10:wrap type="topAndBottom"/>
              </v:line>
            </w:pict>
          </mc:Fallback>
        </mc:AlternateContent>
        <w:drawing>
          <wp:anchor behindDoc="0" distT="0" distB="0" distL="0" distR="0" simplePos="0" locked="0" layoutInCell="0" allowOverlap="1" relativeHeight="152">
            <wp:simplePos x="0" y="0"/>
            <wp:positionH relativeFrom="page">
              <wp:posOffset>389255</wp:posOffset>
            </wp:positionH>
            <wp:positionV relativeFrom="paragraph">
              <wp:posOffset>179070</wp:posOffset>
            </wp:positionV>
            <wp:extent cx="5236845" cy="114300"/>
            <wp:effectExtent l="0" t="0" r="0" b="0"/>
            <wp:wrapTopAndBottom/>
            <wp:docPr id="36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spacing w:before="8" w:after="0"/>
        <w:rPr>
          <w:rFonts w:ascii="Times New Roman" w:hAnsi="Times New Roman"/>
          <w:sz w:val="13"/>
        </w:rPr>
      </w:pPr>
      <w:r>
        <w:rPr>
          <w:rFonts w:ascii="Times New Roman" w:hAnsi="Times New Roman"/>
          <w:sz w:val="13"/>
        </w:rPr>
      </w:r>
    </w:p>
    <w:p>
      <w:pPr>
        <w:pStyle w:val="Normal"/>
        <w:ind w:left="187" w:hanging="0"/>
        <w:rPr>
          <w:i/>
          <w:i/>
          <w:sz w:val="20"/>
        </w:rPr>
      </w:pPr>
      <w:r>
        <w:rPr>
          <w:i/>
          <w:color w:val="1D1D1B"/>
          <w:sz w:val="20"/>
        </w:rPr>
        <w:t>(</w:t>
      </w:r>
      <w:r>
        <w:rPr>
          <w:i/>
          <w:color w:val="1D1D1B"/>
          <w:spacing w:val="-4"/>
          <w:sz w:val="20"/>
        </w:rPr>
        <w:t xml:space="preserve"> </w:t>
      </w:r>
      <w:r>
        <w:rPr>
          <w:i/>
          <w:color w:val="1D1D1B"/>
          <w:sz w:val="20"/>
        </w:rPr>
        <w:t>U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1D1D1B"/>
          <w:sz w:val="20"/>
        </w:rPr>
        <w:t>slučaju</w:t>
      </w:r>
      <w:r>
        <w:rPr>
          <w:i/>
          <w:color w:val="1D1D1B"/>
          <w:spacing w:val="-3"/>
          <w:sz w:val="20"/>
        </w:rPr>
        <w:t xml:space="preserve"> </w:t>
      </w:r>
      <w:r>
        <w:rPr>
          <w:i/>
          <w:color w:val="1D1D1B"/>
          <w:sz w:val="20"/>
        </w:rPr>
        <w:t>otvaranja</w:t>
      </w:r>
      <w:r>
        <w:rPr>
          <w:i/>
          <w:color w:val="1D1D1B"/>
          <w:spacing w:val="-3"/>
          <w:sz w:val="20"/>
        </w:rPr>
        <w:t xml:space="preserve"> </w:t>
      </w:r>
      <w:r>
        <w:rPr>
          <w:i/>
          <w:color w:val="1D1D1B"/>
          <w:sz w:val="20"/>
        </w:rPr>
        <w:t>računa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1D1D1B"/>
          <w:sz w:val="20"/>
        </w:rPr>
        <w:t>u</w:t>
      </w:r>
      <w:r>
        <w:rPr>
          <w:i/>
          <w:color w:val="1D1D1B"/>
          <w:spacing w:val="-4"/>
          <w:sz w:val="20"/>
        </w:rPr>
        <w:t xml:space="preserve"> </w:t>
      </w:r>
      <w:r>
        <w:rPr>
          <w:i/>
          <w:color w:val="1D1D1B"/>
          <w:sz w:val="20"/>
        </w:rPr>
        <w:t>MPP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1D1D1B"/>
          <w:sz w:val="20"/>
        </w:rPr>
        <w:t>/</w:t>
      </w:r>
      <w:r>
        <w:rPr>
          <w:i/>
          <w:color w:val="1D1D1B"/>
          <w:spacing w:val="-2"/>
          <w:sz w:val="20"/>
        </w:rPr>
        <w:t xml:space="preserve"> </w:t>
      </w:r>
      <w:r>
        <w:rPr>
          <w:i/>
          <w:color w:val="6E6E6D"/>
          <w:sz w:val="20"/>
        </w:rPr>
        <w:t>in</w:t>
      </w:r>
      <w:r>
        <w:rPr>
          <w:i/>
          <w:color w:val="6E6E6D"/>
          <w:spacing w:val="-2"/>
          <w:sz w:val="20"/>
        </w:rPr>
        <w:t xml:space="preserve"> </w:t>
      </w:r>
      <w:r>
        <w:rPr>
          <w:i/>
          <w:color w:val="6E6E6D"/>
          <w:sz w:val="20"/>
        </w:rPr>
        <w:t>case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of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opening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account/s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in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MPP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1D1D1B"/>
          <w:sz w:val="20"/>
        </w:rPr>
        <w:t>)</w:t>
      </w:r>
    </w:p>
    <w:p>
      <w:pPr>
        <w:pStyle w:val="Style18"/>
        <w:rPr>
          <w:i/>
          <w:i/>
          <w:sz w:val="18"/>
        </w:rPr>
      </w:pPr>
      <w:r>
        <w:rPr>
          <w:i/>
          <w:sz w:val="18"/>
        </w:rPr>
      </w:r>
    </w:p>
    <w:p>
      <w:pPr>
        <w:pStyle w:val="3"/>
        <w:spacing w:before="0" w:after="14"/>
        <w:ind w:left="187" w:hanging="0"/>
        <w:rPr>
          <w:u w:val="none"/>
        </w:rPr>
      </w:pPr>
      <w:r>
        <w:rPr>
          <w:color w:val="1D1D1B"/>
          <w:u w:val="none"/>
        </w:rPr>
        <w:t>STVARNI</w:t>
      </w:r>
      <w:r>
        <w:rPr>
          <w:color w:val="1D1D1B"/>
          <w:spacing w:val="-5"/>
          <w:u w:val="none"/>
        </w:rPr>
        <w:t xml:space="preserve"> </w:t>
      </w:r>
      <w:r>
        <w:rPr>
          <w:color w:val="1D1D1B"/>
          <w:u w:val="none"/>
        </w:rPr>
        <w:t>VLASNIK</w:t>
      </w:r>
      <w:r>
        <w:rPr>
          <w:color w:val="1D1D1B"/>
          <w:spacing w:val="-5"/>
          <w:u w:val="none"/>
        </w:rPr>
        <w:t xml:space="preserve"> </w:t>
      </w:r>
      <w:r>
        <w:rPr>
          <w:color w:val="1D1D1B"/>
          <w:u w:val="none"/>
        </w:rPr>
        <w:t>/</w:t>
      </w:r>
      <w:r>
        <w:rPr>
          <w:color w:val="1D1D1B"/>
          <w:spacing w:val="-4"/>
          <w:u w:val="none"/>
        </w:rPr>
        <w:t xml:space="preserve"> </w:t>
      </w:r>
      <w:r>
        <w:rPr>
          <w:color w:val="6E6E6D"/>
          <w:u w:val="none"/>
        </w:rPr>
        <w:t>CI</w:t>
      </w:r>
      <w:r>
        <w:rPr>
          <w:color w:val="6E6E6D"/>
          <w:spacing w:val="-5"/>
          <w:u w:val="none"/>
        </w:rPr>
        <w:t xml:space="preserve"> </w:t>
      </w:r>
      <w:r>
        <w:rPr>
          <w:color w:val="6E6E6D"/>
          <w:u w:val="none"/>
        </w:rPr>
        <w:t>/</w:t>
      </w:r>
      <w:r>
        <w:rPr>
          <w:color w:val="6E6E6D"/>
          <w:spacing w:val="-4"/>
          <w:u w:val="none"/>
        </w:rPr>
        <w:t xml:space="preserve"> </w:t>
      </w:r>
      <w:r>
        <w:rPr>
          <w:color w:val="6E6E6D"/>
          <w:u w:val="none"/>
        </w:rPr>
        <w:t>BENEFICIAL</w:t>
      </w:r>
      <w:r>
        <w:rPr>
          <w:color w:val="6E6E6D"/>
          <w:spacing w:val="-6"/>
          <w:u w:val="none"/>
        </w:rPr>
        <w:t xml:space="preserve"> </w:t>
      </w:r>
      <w:r>
        <w:rPr>
          <w:color w:val="6E6E6D"/>
          <w:u w:val="none"/>
        </w:rPr>
        <w:t>OWNER/S</w:t>
      </w:r>
    </w:p>
    <w:p>
      <w:pPr>
        <w:pStyle w:val="Style18"/>
        <w:spacing w:lineRule="exact" w:line="20"/>
        <w:ind w:left="177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444115" cy="635"/>
                <wp:effectExtent l="114300" t="0" r="114300" b="0"/>
                <wp:docPr id="37" name="Фигура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040" cy="720"/>
                          <a:chOff x="0" y="0"/>
                          <a:chExt cx="244404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44404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1d1d1b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0" style="position:absolute;margin-left:0pt;margin-top:-0.1pt;width:192.4pt;height:0pt" coordorigin="0,-2" coordsize="3848,0">
                <v:line id="shape_0" from="0,-2" to="3848,-2" stroked="t" o:allowincell="f" style="position:absolute;mso-position-vertical:top">
                  <v:stroke color="#1d1d1b" weight="1260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Style18"/>
        <w:spacing w:before="7" w:after="0"/>
        <w:rPr>
          <w:b/>
          <w:b/>
          <w:sz w:val="16"/>
        </w:rPr>
      </w:pPr>
      <w:r>
        <w:rPr>
          <w:b/>
          <w:sz w:val="16"/>
        </w:rPr>
      </w:r>
    </w:p>
    <w:p>
      <w:pPr>
        <w:pStyle w:val="Normal"/>
        <w:tabs>
          <w:tab w:val="clear" w:pos="720"/>
          <w:tab w:val="left" w:pos="10536" w:leader="none"/>
        </w:tabs>
        <w:ind w:left="187" w:hanging="0"/>
        <w:rPr>
          <w:i/>
          <w:i/>
          <w:sz w:val="20"/>
        </w:rPr>
      </w:pPr>
      <w:r>
        <w:rPr>
          <w:color w:val="1D1D1B"/>
          <w:sz w:val="20"/>
        </w:rPr>
        <w:t>Ime</w:t>
      </w:r>
      <w:r>
        <w:rPr>
          <w:color w:val="1D1D1B"/>
          <w:spacing w:val="-2"/>
          <w:sz w:val="20"/>
        </w:rPr>
        <w:t xml:space="preserve"> </w:t>
      </w:r>
      <w:r>
        <w:rPr>
          <w:color w:val="1D1D1B"/>
          <w:sz w:val="20"/>
        </w:rPr>
        <w:t>i</w:t>
      </w:r>
      <w:r>
        <w:rPr>
          <w:color w:val="1D1D1B"/>
          <w:spacing w:val="-3"/>
          <w:sz w:val="20"/>
        </w:rPr>
        <w:t xml:space="preserve"> </w:t>
      </w:r>
      <w:r>
        <w:rPr>
          <w:color w:val="1D1D1B"/>
          <w:sz w:val="20"/>
        </w:rPr>
        <w:t>prezime</w:t>
      </w:r>
      <w:r>
        <w:rPr>
          <w:color w:val="1D1D1B"/>
          <w:spacing w:val="-3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2"/>
          <w:sz w:val="20"/>
        </w:rPr>
        <w:t xml:space="preserve"> </w:t>
      </w:r>
      <w:r>
        <w:rPr>
          <w:i/>
          <w:color w:val="6E6E6D"/>
          <w:sz w:val="20"/>
        </w:rPr>
        <w:t>Full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 xml:space="preserve">Name: </w:t>
      </w:r>
      <w:r>
        <w:rPr>
          <w:i/>
          <w:color w:val="6E6E6D"/>
          <w:sz w:val="20"/>
          <w:u w:val="single" w:color="1C1C1A"/>
        </w:rPr>
        <w:t xml:space="preserve"> </w:t>
      </w:r>
      <w:r>
        <w:rPr>
          <w:iCs/>
          <w:color w:val="6E6E6D"/>
          <w:sz w:val="20"/>
          <w:u w:val="single" w:color="1C1C1A"/>
          <w:lang w:val="en-US"/>
        </w:rPr>
        <w:t>{name}</w:t>
      </w:r>
      <w:ins w:id="10" w:author="User" w:date="2023-04-17T14:05:00Z">
        <w:r>
          <w:rPr>
            <w:iCs/>
            <w:color w:val="6E6E6D"/>
            <w:sz w:val="20"/>
            <w:u w:val="single" w:color="1C1C1A"/>
            <w:lang w:val="en-US"/>
          </w:rPr>
          <w:t xml:space="preserve"> </w:t>
        </w:r>
      </w:ins>
      <w:r>
        <w:rPr>
          <w:iCs/>
          <w:color w:val="6E6E6D"/>
          <w:sz w:val="20"/>
          <w:u w:val="single" w:color="1C1C1A"/>
          <w:lang w:val="en-US"/>
        </w:rPr>
        <w:t>{surName}</w:t>
      </w:r>
      <w:r>
        <w:rPr>
          <w:i/>
          <w:color w:val="6E6E6D"/>
          <w:sz w:val="20"/>
          <w:u w:val="single" w:color="1C1C1A"/>
        </w:rPr>
        <w:tab/>
      </w:r>
    </w:p>
    <w:p>
      <w:pPr>
        <w:pStyle w:val="Style18"/>
        <w:spacing w:before="5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tabs>
          <w:tab w:val="clear" w:pos="720"/>
          <w:tab w:val="left" w:pos="10582" w:leader="none"/>
        </w:tabs>
        <w:spacing w:before="60" w:after="0"/>
        <w:ind w:left="187" w:hanging="0"/>
        <w:rPr>
          <w:i/>
          <w:i/>
          <w:sz w:val="20"/>
        </w:rPr>
      </w:pPr>
      <w:r>
        <w:rPr>
          <w:color w:val="1D1D1B"/>
          <w:sz w:val="20"/>
        </w:rPr>
        <w:t>JMBG</w:t>
      </w:r>
      <w:r>
        <w:rPr>
          <w:color w:val="1D1D1B"/>
          <w:spacing w:val="-2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3"/>
          <w:sz w:val="20"/>
        </w:rPr>
        <w:t xml:space="preserve"> </w:t>
      </w:r>
      <w:r>
        <w:rPr>
          <w:i/>
          <w:color w:val="6E6E6D"/>
          <w:sz w:val="20"/>
        </w:rPr>
        <w:t>Perssonal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 xml:space="preserve">ID: </w:t>
      </w:r>
      <w:r>
        <w:rPr>
          <w:i/>
          <w:color w:val="6E6E6D"/>
          <w:sz w:val="20"/>
          <w:u w:val="single" w:color="1C1C1A"/>
        </w:rPr>
        <w:t xml:space="preserve"> </w:t>
      </w:r>
      <w:ins w:id="11" w:author="User" w:date="2023-04-17T14:05:00Z">
        <w:r>
          <w:rPr>
            <w:i/>
            <w:color w:val="6E6E6D"/>
            <w:sz w:val="20"/>
            <w:u w:val="single" w:color="1C1C1A"/>
          </w:rPr>
          <w:t xml:space="preserve"> </w:t>
        </w:r>
      </w:ins>
      <w:r>
        <w:rPr>
          <w:iCs/>
          <w:color w:val="6E6E6D"/>
          <w:sz w:val="20"/>
          <w:u w:val="single" w:color="1C1C1A"/>
          <w:lang w:val="en-US"/>
        </w:rPr>
        <w:t>{jmbg}</w:t>
      </w:r>
      <w:r>
        <w:rPr>
          <w:i/>
          <w:color w:val="6E6E6D"/>
          <w:sz w:val="20"/>
          <w:u w:val="single" w:color="1C1C1A"/>
        </w:rPr>
        <w:tab/>
      </w:r>
    </w:p>
    <w:p>
      <w:pPr>
        <w:pStyle w:val="Style18"/>
        <w:spacing w:before="5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tabs>
          <w:tab w:val="clear" w:pos="720"/>
          <w:tab w:val="left" w:pos="10591" w:leader="none"/>
        </w:tabs>
        <w:spacing w:before="60" w:after="0"/>
        <w:ind w:left="187" w:hanging="0"/>
        <w:rPr>
          <w:i/>
          <w:i/>
          <w:sz w:val="20"/>
        </w:rPr>
      </w:pPr>
      <w:r>
        <w:rPr>
          <w:color w:val="1D1D1B"/>
          <w:sz w:val="20"/>
        </w:rPr>
        <w:t>Broj</w:t>
      </w:r>
      <w:r>
        <w:rPr>
          <w:color w:val="1D1D1B"/>
          <w:spacing w:val="-4"/>
          <w:sz w:val="20"/>
        </w:rPr>
        <w:t xml:space="preserve"> </w:t>
      </w:r>
      <w:r>
        <w:rPr>
          <w:color w:val="1D1D1B"/>
          <w:sz w:val="20"/>
        </w:rPr>
        <w:t>LK/</w:t>
      </w:r>
      <w:r>
        <w:rPr>
          <w:color w:val="1D1D1B"/>
          <w:spacing w:val="-3"/>
          <w:sz w:val="20"/>
        </w:rPr>
        <w:t xml:space="preserve"> </w:t>
      </w:r>
      <w:r>
        <w:rPr>
          <w:color w:val="1D1D1B"/>
          <w:sz w:val="20"/>
        </w:rPr>
        <w:t>Pasoša</w:t>
      </w:r>
      <w:r>
        <w:rPr>
          <w:color w:val="1D1D1B"/>
          <w:spacing w:val="-4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3"/>
          <w:sz w:val="20"/>
        </w:rPr>
        <w:t xml:space="preserve"> </w:t>
      </w:r>
      <w:r>
        <w:rPr>
          <w:i/>
          <w:color w:val="6E6E6D"/>
          <w:sz w:val="20"/>
        </w:rPr>
        <w:t>Number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of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personal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 xml:space="preserve">ID: </w:t>
      </w:r>
      <w:r>
        <w:rPr>
          <w:i/>
          <w:color w:val="6E6E6D"/>
          <w:sz w:val="20"/>
          <w:u w:val="single" w:color="1C1C1A"/>
        </w:rPr>
        <w:t xml:space="preserve"> </w:t>
      </w:r>
      <w:r>
        <w:rPr>
          <w:iCs/>
          <w:color w:val="6E6E6D"/>
          <w:sz w:val="20"/>
          <w:u w:val="single" w:color="1C1C1A"/>
          <w:lang w:val="en-US"/>
        </w:rPr>
        <w:t>{passNum}</w:t>
      </w:r>
      <w:r>
        <w:rPr>
          <w:i/>
          <w:color w:val="6E6E6D"/>
          <w:sz w:val="20"/>
          <w:u w:val="single" w:color="1C1C1A"/>
        </w:rPr>
        <w:tab/>
      </w:r>
    </w:p>
    <w:p>
      <w:pPr>
        <w:pStyle w:val="Style18"/>
        <w:spacing w:before="2" w:after="0"/>
        <w:rPr>
          <w:i/>
          <w:i/>
          <w:sz w:val="12"/>
        </w:rPr>
      </w:pPr>
      <w:r>
        <w:rPr>
          <w:i/>
          <w:sz w:val="12"/>
        </w:rPr>
      </w:r>
    </w:p>
    <w:p>
      <w:pPr>
        <w:pStyle w:val="Normal"/>
        <w:tabs>
          <w:tab w:val="clear" w:pos="720"/>
          <w:tab w:val="left" w:pos="10545" w:leader="none"/>
        </w:tabs>
        <w:spacing w:before="87" w:after="0"/>
        <w:ind w:left="187" w:hanging="0"/>
        <w:rPr>
          <w:rFonts w:ascii="Times New Roman" w:hAnsi="Times New Roman"/>
          <w:sz w:val="20"/>
        </w:rPr>
      </w:pPr>
      <w:r>
        <w:rPr>
          <w:color w:val="1D1D1B"/>
          <w:sz w:val="20"/>
        </w:rPr>
        <w:t>Datum</w:t>
      </w:r>
      <w:r>
        <w:rPr>
          <w:color w:val="1D1D1B"/>
          <w:spacing w:val="-6"/>
          <w:sz w:val="20"/>
        </w:rPr>
        <w:t xml:space="preserve"> </w:t>
      </w:r>
      <w:r>
        <w:rPr>
          <w:color w:val="1D1D1B"/>
          <w:sz w:val="20"/>
        </w:rPr>
        <w:t>izdavanja</w:t>
      </w:r>
      <w:r>
        <w:rPr>
          <w:color w:val="1D1D1B"/>
          <w:spacing w:val="-6"/>
          <w:sz w:val="20"/>
        </w:rPr>
        <w:t xml:space="preserve"> </w:t>
      </w:r>
      <w:r>
        <w:rPr>
          <w:color w:val="1D1D1B"/>
          <w:sz w:val="20"/>
        </w:rPr>
        <w:t>lične</w:t>
      </w:r>
      <w:r>
        <w:rPr>
          <w:color w:val="1D1D1B"/>
          <w:spacing w:val="-7"/>
          <w:sz w:val="20"/>
        </w:rPr>
        <w:t xml:space="preserve"> </w:t>
      </w:r>
      <w:r>
        <w:rPr>
          <w:color w:val="1D1D1B"/>
          <w:sz w:val="20"/>
        </w:rPr>
        <w:t>isprave</w:t>
      </w:r>
      <w:r>
        <w:rPr>
          <w:color w:val="1D1D1B"/>
          <w:spacing w:val="-5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7"/>
          <w:sz w:val="20"/>
        </w:rPr>
        <w:t xml:space="preserve"> </w:t>
      </w:r>
      <w:r>
        <w:rPr>
          <w:i/>
          <w:color w:val="6E6E6D"/>
          <w:sz w:val="20"/>
        </w:rPr>
        <w:t>Date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>of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>issue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>(personal</w:t>
      </w:r>
      <w:r>
        <w:rPr>
          <w:i/>
          <w:color w:val="6E6E6D"/>
          <w:spacing w:val="-6"/>
          <w:sz w:val="20"/>
        </w:rPr>
        <w:t xml:space="preserve"> </w:t>
      </w:r>
      <w:r>
        <w:rPr>
          <w:i/>
          <w:color w:val="6E6E6D"/>
          <w:sz w:val="20"/>
        </w:rPr>
        <w:t xml:space="preserve">ID): </w:t>
      </w:r>
      <w:r>
        <w:rPr>
          <w:rFonts w:ascii="Times New Roman" w:hAnsi="Times New Roman"/>
          <w:color w:val="6E6E6D"/>
          <w:sz w:val="20"/>
          <w:u w:val="single" w:color="1C1C1A"/>
        </w:rPr>
        <w:t xml:space="preserve"> </w:t>
      </w:r>
      <w:ins w:id="12" w:author="User" w:date="2023-04-17T14:06:00Z">
        <w:r>
          <w:rPr>
            <w:rFonts w:ascii="Times New Roman" w:hAnsi="Times New Roman"/>
            <w:color w:val="6E6E6D"/>
            <w:sz w:val="20"/>
            <w:u w:val="single" w:color="1C1C1A"/>
          </w:rPr>
          <w:t xml:space="preserve"> </w:t>
        </w:r>
      </w:ins>
      <w:r>
        <w:rPr>
          <w:rFonts w:cs="Calibri" w:cstheme="minorHAnsi"/>
          <w:color w:val="6E6E6D"/>
          <w:sz w:val="20"/>
          <w:u w:val="single" w:color="1C1C1A"/>
          <w:lang w:val="en-US"/>
        </w:rPr>
        <w:t>{issueDate}</w:t>
      </w:r>
      <w:r>
        <w:rPr>
          <w:rFonts w:ascii="Times New Roman" w:hAnsi="Times New Roman"/>
          <w:color w:val="6E6E6D"/>
          <w:sz w:val="20"/>
          <w:u w:val="single" w:color="1C1C1A"/>
        </w:rPr>
        <w:tab/>
      </w:r>
    </w:p>
    <w:p>
      <w:pPr>
        <w:pStyle w:val="Style18"/>
        <w:spacing w:before="10" w:after="0"/>
        <w:rPr>
          <w:rFonts w:ascii="Times New Roman" w:hAnsi="Times New Roman"/>
          <w:sz w:val="12"/>
        </w:rPr>
      </w:pPr>
      <w:r>
        <w:rPr>
          <w:rFonts w:ascii="Times New Roman" w:hAnsi="Times New Roman"/>
          <w:sz w:val="12"/>
        </w:rPr>
      </w:r>
    </w:p>
    <w:p>
      <w:pPr>
        <w:pStyle w:val="Style18"/>
        <w:tabs>
          <w:tab w:val="clear" w:pos="720"/>
          <w:tab w:val="left" w:pos="10569" w:leader="none"/>
        </w:tabs>
        <w:spacing w:before="88" w:after="0"/>
        <w:ind w:left="188" w:hanging="0"/>
        <w:rPr>
          <w:rFonts w:ascii="Times New Roman" w:hAnsi="Times New Roman"/>
        </w:rPr>
      </w:pPr>
      <w:r>
        <w:rPr>
          <w:color w:val="1D1D1B"/>
          <w:spacing w:val="-1"/>
        </w:rPr>
        <w:t>Državljanstvo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/</w:t>
      </w:r>
      <w:r>
        <w:rPr>
          <w:color w:val="1D1D1B"/>
          <w:spacing w:val="10"/>
        </w:rPr>
        <w:t xml:space="preserve"> </w:t>
      </w:r>
      <w:r>
        <w:rPr/>
        <w:drawing>
          <wp:inline distT="0" distB="0" distL="0" distR="0">
            <wp:extent cx="571500" cy="109220"/>
            <wp:effectExtent l="0" t="0" r="0" b="0"/>
            <wp:docPr id="3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1D1D1B"/>
          <w:spacing w:val="-8"/>
        </w:rPr>
        <w:t xml:space="preserve"> </w:t>
      </w:r>
      <w:r>
        <w:rPr>
          <w:rFonts w:ascii="Times New Roman" w:hAnsi="Times New Roman"/>
          <w:color w:val="1D1D1B"/>
          <w:u w:val="single" w:color="1C1C1A"/>
        </w:rPr>
        <w:t xml:space="preserve"> </w:t>
      </w:r>
      <w:ins w:id="13" w:author="User" w:date="2023-04-17T14:06:00Z">
        <w:r>
          <w:rPr>
            <w:rFonts w:ascii="Times New Roman" w:hAnsi="Times New Roman"/>
            <w:color w:val="1D1D1B"/>
            <w:u w:val="single" w:color="1C1C1A"/>
          </w:rPr>
          <w:t xml:space="preserve"> </w:t>
        </w:r>
      </w:ins>
      <w:ins w:id="14" w:author="User" w:date="2023-04-17T14:06:00Z">
        <w:r>
          <w:rPr>
            <w:rFonts w:cs="Calibri" w:cstheme="minorHAnsi"/>
            <w:color w:val="1D1D1B"/>
            <w:u w:val="single" w:color="1C1C1A"/>
          </w:rPr>
          <w:t>Ruska Federacija</w:t>
        </w:r>
      </w:ins>
      <w:r>
        <w:rPr>
          <w:rFonts w:ascii="Times New Roman" w:hAnsi="Times New Roman"/>
          <w:color w:val="1D1D1B"/>
          <w:u w:val="single" w:color="1C1C1A"/>
        </w:rPr>
        <w:tab/>
      </w:r>
    </w:p>
    <w:p>
      <w:pPr>
        <w:pStyle w:val="Style18"/>
        <w:spacing w:before="4" w:after="0"/>
        <w:rPr>
          <w:rFonts w:ascii="Times New Roman" w:hAnsi="Times New Roman"/>
          <w:sz w:val="15"/>
        </w:rPr>
      </w:pPr>
      <w:r>
        <w:rPr>
          <w:rFonts w:ascii="Times New Roman" w:hAnsi="Times New Roman"/>
          <w:sz w:val="15"/>
        </w:rPr>
      </w:r>
    </w:p>
    <w:p>
      <w:pPr>
        <w:pStyle w:val="Normal"/>
        <w:tabs>
          <w:tab w:val="clear" w:pos="720"/>
          <w:tab w:val="left" w:pos="7694" w:leader="none"/>
        </w:tabs>
        <w:spacing w:before="60" w:after="0"/>
        <w:ind w:left="6641" w:hanging="0"/>
        <w:rPr>
          <w:i/>
          <w:i/>
          <w:sz w:val="20"/>
        </w:rPr>
      </w:pPr>
      <w:ins w:id="15" w:author="User" w:date="2023-04-17T14:07:00Z">
        <w:r>
          <w:rPr/>
          <w:t>​</w:t>
        </w:r>
      </w:ins>
      <w:ins w:id="16" w:author="User" w:date="2023-04-17T14:07:00Z">
        <w:r>
          <w:rPr/>
          <mc:AlternateContent>
            <mc:Choice Requires="wps">
              <w:drawing>
                <wp:anchor behindDoc="1" distT="6350" distB="6350" distL="6350" distR="6350" simplePos="0" locked="0" layoutInCell="0" allowOverlap="1" relativeHeight="121">
                  <wp:simplePos x="0" y="0"/>
                  <wp:positionH relativeFrom="page">
                    <wp:posOffset>5058410</wp:posOffset>
                  </wp:positionH>
                  <wp:positionV relativeFrom="paragraph">
                    <wp:posOffset>79375</wp:posOffset>
                  </wp:positionV>
                  <wp:extent cx="80645" cy="80645"/>
                  <wp:effectExtent l="6350" t="6350" r="6350" b="6350"/>
                  <wp:wrapNone/>
                  <wp:docPr id="39" name="Фигура3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0640" cy="80640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solidFill>
                              <a:srgbClr val="3f3f3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Фигура31" path="m0,0l-2147483645,0l-2147483645,-2147483646l0,-2147483646xe" stroked="t" o:allowincell="f" style="position:absolute;margin-left:398.3pt;margin-top:6.25pt;width:6.3pt;height:6.3pt;mso-wrap-style:none;v-text-anchor:middle;mso-position-horizontal-relative:page">
                  <v:fill o:detectmouseclick="t" on="false"/>
                  <v:stroke color="#3f3f3f" weight="12600" joinstyle="round" endcap="flat"/>
                  <w10:wrap type="none"/>
                </v:rect>
              </w:pict>
            </mc:Fallback>
          </mc:AlternateContent>
          <w:t>​​</w:t>
        </w:r>
      </w:ins>
      <w:ins w:id="17" w:author="User" w:date="2023-04-17T14:07:00Z">
        <w:r>
          <w:rPr/>
          <mc:AlternateContent>
            <mc:Choice Requires="wps">
              <w:drawing>
                <wp:anchor behindDoc="0" distT="6350" distB="6350" distL="6350" distR="6350" simplePos="0" locked="0" layoutInCell="0" allowOverlap="1" relativeHeight="163">
                  <wp:simplePos x="0" y="0"/>
                  <wp:positionH relativeFrom="page">
                    <wp:posOffset>4385310</wp:posOffset>
                  </wp:positionH>
                  <wp:positionV relativeFrom="paragraph">
                    <wp:posOffset>79375</wp:posOffset>
                  </wp:positionV>
                  <wp:extent cx="80645" cy="80645"/>
                  <wp:effectExtent l="6350" t="6350" r="6350" b="6350"/>
                  <wp:wrapNone/>
                  <wp:docPr id="40" name="Фигура32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0640" cy="80640"/>
                          </a:xfrm>
                          <a:prstGeom prst="rect">
                            <a:avLst/>
                          </a:prstGeom>
                          <a:noFill/>
                          <a:ln w="12600">
                            <a:solidFill>
                              <a:srgbClr val="3f3f3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Фигура32" path="m0,0l-2147483645,0l-2147483645,-2147483646l0,-2147483646xe" stroked="t" o:allowincell="f" style="position:absolute;margin-left:345.3pt;margin-top:6.25pt;width:6.3pt;height:6.3pt;mso-wrap-style:none;v-text-anchor:middle;mso-position-horizontal-relative:page">
                  <v:fill o:detectmouseclick="t" on="false"/>
                  <v:stroke color="#3f3f3f" weight="12600" joinstyle="round" endcap="flat"/>
                  <w10:wrap type="none"/>
                </v:rect>
              </w:pict>
            </mc:Fallback>
          </mc:AlternateContent>
          <w:t>​</w:t>
        </w:r>
      </w:ins>
      <w:ins w:id="18" w:author="User" w:date="2023-04-17T14:07:00Z">
        <w:r>
          <mc:AlternateContent>
            <mc:Choice Requires="wpg">
              <w:drawing>
                <wp:anchor behindDoc="1" distT="0" distB="0" distL="0" distR="0" simplePos="0" locked="0" layoutInCell="0" allowOverlap="1" relativeHeight="204">
                  <wp:simplePos x="0" y="0"/>
                  <wp:positionH relativeFrom="page">
                    <wp:posOffset>396240</wp:posOffset>
                  </wp:positionH>
                  <wp:positionV relativeFrom="paragraph">
                    <wp:posOffset>67310</wp:posOffset>
                  </wp:positionV>
                  <wp:extent cx="3910330" cy="114300"/>
                  <wp:effectExtent l="0" t="0" r="0" b="0"/>
                  <wp:wrapNone/>
                  <wp:docPr id="41" name="Фигура3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3910320" cy="114480"/>
                            <a:chOff x="0" y="0"/>
                            <a:chExt cx="3910320" cy="114480"/>
                          </a:xfrm>
                        </wpg:grpSpPr>
                        <pic:pic xmlns:pic="http://schemas.openxmlformats.org/drawingml/2006/picture">
                          <pic:nvPicPr>
                            <pic:cNvPr id="6" name="" descr=""/>
                            <pic:cNvPicPr/>
                          </pic:nvPicPr>
                          <pic:blipFill>
                            <a:blip r:embed="rId22"/>
                            <a:stretch/>
                          </pic:blipFill>
                          <pic:spPr>
                            <a:xfrm>
                              <a:off x="0" y="0"/>
                              <a:ext cx="1931040" cy="1144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" descr=""/>
                            <pic:cNvPicPr/>
                          </pic:nvPicPr>
                          <pic:blipFill>
                            <a:blip r:embed="rId23"/>
                            <a:stretch/>
                          </pic:blipFill>
                          <pic:spPr>
                            <a:xfrm>
                              <a:off x="1966680" y="3240"/>
                              <a:ext cx="1943640" cy="1112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33" style="position:absolute;margin-left:31.2pt;margin-top:5.3pt;width:307.9pt;height:9pt" coordorigin="624,106" coordsize="6158,180">
                  <v:shape id="shape_0" stroked="f" o:allowincell="f" style="position:absolute;left:624;top:106;width:3040;height:179;mso-wrap-style:none;v-text-anchor:middle;mso-position-horizontal-relative:page" type="_x0000_t75">
                    <v:imagedata r:id="rId24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3721;top:111;width:3060;height:174;mso-wrap-style:none;v-text-anchor:middle;mso-position-horizontal-relative:page" type="_x0000_t75">
                    <v:imagedata r:id="rId25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</w:r>
      </w:ins>
      <w:ins w:id="19" w:author="User" w:date="2023-04-17T14:07:00Z">
        <w:r>
          <w:rPr>
            <w:rFonts w:cs="Segoe UI Emoji" w:ascii="Segoe UI Emoji" w:hAnsi="Segoe UI Emoji"/>
            <w:iCs/>
            <w:color w:val="6E6E6D"/>
            <w:sz w:val="20"/>
          </w:rPr>
          <w:t>☑</w:t>
        </w:r>
      </w:ins>
      <w:r>
        <w:rPr>
          <w:color w:val="1D1D1B"/>
          <w:sz w:val="20"/>
        </w:rPr>
        <w:t>Ne /</w:t>
      </w:r>
      <w:r>
        <w:rPr>
          <w:color w:val="1D1D1B"/>
          <w:spacing w:val="-1"/>
          <w:sz w:val="20"/>
        </w:rPr>
        <w:t xml:space="preserve"> </w:t>
      </w:r>
      <w:r>
        <w:rPr>
          <w:i/>
          <w:color w:val="6E6E6D"/>
          <w:sz w:val="20"/>
        </w:rPr>
        <w:t>No</w:t>
      </w:r>
      <w:ins w:id="20" w:author="User" w:date="2023-04-17T14:07:00Z">
        <w:r>
          <w:rPr>
            <w:i/>
            <w:color w:val="6E6E6D"/>
            <w:sz w:val="20"/>
          </w:rPr>
          <w:t xml:space="preserve">   </w:t>
        </w:r>
      </w:ins>
      <w:del w:id="21" w:author="User" w:date="2023-04-17T14:07:00Z">
        <w:r>
          <w:rPr>
            <w:i/>
            <w:color w:val="6E6E6D"/>
            <w:sz w:val="20"/>
          </w:rPr>
          <w:tab/>
        </w:r>
      </w:del>
      <w:r>
        <w:rPr>
          <w:color w:val="1D1D1B"/>
          <w:sz w:val="20"/>
        </w:rPr>
        <w:t>Da</w:t>
      </w:r>
      <w:r>
        <w:rPr>
          <w:color w:val="1D1D1B"/>
          <w:spacing w:val="-6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5"/>
          <w:sz w:val="20"/>
        </w:rPr>
        <w:t xml:space="preserve"> </w:t>
      </w:r>
      <w:r>
        <w:rPr>
          <w:i/>
          <w:color w:val="6E6E6D"/>
          <w:sz w:val="20"/>
        </w:rPr>
        <w:t>Yes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9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tabs>
          <w:tab w:val="clear" w:pos="720"/>
          <w:tab w:val="left" w:pos="5804" w:leader="none"/>
        </w:tabs>
        <w:spacing w:before="1" w:after="0"/>
        <w:ind w:left="135" w:hanging="0"/>
        <w:rPr>
          <w:i/>
          <w:i/>
          <w:sz w:val="20"/>
        </w:rPr>
      </w:pPr>
      <w:r>
        <w:rPr>
          <w:color w:val="1D1D1B"/>
          <w:spacing w:val="-1"/>
          <w:sz w:val="20"/>
          <w:u w:val="single" w:color="1D1D1B"/>
        </w:rPr>
        <w:t>ZASTUPNIK/</w:t>
      </w:r>
      <w:r>
        <w:rPr>
          <w:color w:val="1D1D1B"/>
          <w:spacing w:val="-30"/>
          <w:sz w:val="20"/>
          <w:u w:val="single" w:color="1D1D1B"/>
        </w:rPr>
        <w:t xml:space="preserve"> </w:t>
      </w:r>
      <w:r>
        <w:rPr>
          <w:color w:val="6E6E6D"/>
          <w:spacing w:val="-1"/>
          <w:sz w:val="20"/>
          <w:u w:val="single" w:color="1D1D1B"/>
        </w:rPr>
        <w:t>EXPONENT</w:t>
      </w:r>
      <w:r>
        <w:rPr>
          <w:color w:val="6E6E6D"/>
          <w:spacing w:val="-1"/>
          <w:sz w:val="20"/>
        </w:rPr>
        <w:tab/>
      </w:r>
      <w:r>
        <w:rPr>
          <w:sz w:val="20"/>
          <w:u w:val="single"/>
        </w:rPr>
        <w:t>OVLAŠĆENO</w:t>
      </w:r>
      <w:r>
        <w:rPr>
          <w:spacing w:val="-3"/>
          <w:sz w:val="20"/>
          <w:u w:val="single"/>
        </w:rPr>
        <w:t xml:space="preserve"> </w:t>
      </w:r>
      <w:r>
        <w:rPr>
          <w:sz w:val="20"/>
          <w:u w:val="single"/>
        </w:rPr>
        <w:t>LICE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/</w:t>
      </w:r>
      <w:r>
        <w:rPr>
          <w:i/>
          <w:color w:val="6E6E6D"/>
          <w:sz w:val="20"/>
          <w:u w:val="single" w:color="000000"/>
        </w:rPr>
        <w:t>AUTHORIZED</w:t>
      </w:r>
      <w:r>
        <w:rPr>
          <w:i/>
          <w:color w:val="6E6E6D"/>
          <w:spacing w:val="-2"/>
          <w:sz w:val="20"/>
          <w:u w:val="single" w:color="000000"/>
        </w:rPr>
        <w:t xml:space="preserve"> </w:t>
      </w:r>
      <w:r>
        <w:rPr>
          <w:i/>
          <w:color w:val="6E6E6D"/>
          <w:sz w:val="20"/>
          <w:u w:val="single" w:color="000000"/>
        </w:rPr>
        <mc:AlternateContent>
          <mc:Choice Requires="wps">
            <w:drawing>
              <wp:anchor behindDoc="0" distT="0" distB="0" distL="0" distR="0" simplePos="0" locked="0" layoutInCell="0" allowOverlap="1" relativeHeight="164">
                <wp:simplePos x="0" y="0"/>
                <wp:positionH relativeFrom="page">
                  <wp:posOffset>4608830</wp:posOffset>
                </wp:positionH>
                <wp:positionV relativeFrom="paragraph">
                  <wp:posOffset>274320</wp:posOffset>
                </wp:positionV>
                <wp:extent cx="76200" cy="153035"/>
                <wp:effectExtent l="0" t="0" r="0" b="0"/>
                <wp:wrapNone/>
                <wp:docPr id="42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" cy="153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25"/>
                              <w:ind w:left="20" w:hanging="0"/>
                              <w:rPr/>
                            </w:pPr>
                            <w:r>
                              <w:rPr/>
                              <w:t>/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362.9pt;margin-top:21.6pt;width:5.95pt;height:12pt;mso-wrap-style:square;v-text-anchor:top;mso-position-horizontal-relative:page">
                <v:fill o:detectmouseclick="t" type="solid" color2="black" opacity="0"/>
                <v:stroke color="#3465a4" joinstyle="round" endcap="flat"/>
                <v:textbox>
                  <w:txbxContent>
                    <w:p>
                      <w:pPr>
                        <w:pStyle w:val="Style18"/>
                        <w:spacing w:lineRule="exact" w:line="225"/>
                        <w:ind w:left="20" w:hanging="0"/>
                        <w:rPr/>
                      </w:pPr>
                      <w:r>
                        <w:rPr/>
                        <w:t>/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i/>
          <w:color w:val="6E6E6D"/>
          <w:sz w:val="20"/>
          <w:u w:val="single" w:color="000000"/>
        </w:rPr>
        <w:t>USER</w:t>
      </w:r>
    </w:p>
    <w:p>
      <w:pPr>
        <w:pStyle w:val="Style18"/>
        <w:spacing w:before="5" w:after="0"/>
        <w:rPr>
          <w:i/>
          <w:i/>
          <w:sz w:val="8"/>
        </w:rPr>
      </w:pPr>
      <w:r>
        <w:rPr>
          <w:i/>
          <w:sz w:val="8"/>
        </w:rPr>
      </w:r>
    </w:p>
    <w:p>
      <w:pPr>
        <w:sectPr>
          <w:type w:val="nextPage"/>
          <w:pgSz w:w="11906" w:h="16838"/>
          <w:pgMar w:left="420" w:right="300" w:gutter="0" w:header="0" w:top="70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60" w:after="0"/>
        <w:ind w:left="135" w:hanging="0"/>
        <w:rPr>
          <w:i/>
          <w:i/>
          <w:sz w:val="20"/>
        </w:rPr>
      </w:pPr>
      <w:r>
        <w:rPr>
          <w:color w:val="1D1D1B"/>
          <w:spacing w:val="-1"/>
          <w:sz w:val="20"/>
        </w:rPr>
        <w:t>Ime</w:t>
      </w:r>
      <w:r>
        <w:rPr>
          <w:color w:val="1D1D1B"/>
          <w:spacing w:val="-22"/>
          <w:sz w:val="20"/>
        </w:rPr>
        <w:t xml:space="preserve"> </w:t>
      </w:r>
      <w:r>
        <w:rPr>
          <w:color w:val="1D1D1B"/>
          <w:spacing w:val="-1"/>
          <w:sz w:val="20"/>
        </w:rPr>
        <w:t>i</w:t>
      </w:r>
      <w:r>
        <w:rPr>
          <w:color w:val="1D1D1B"/>
          <w:spacing w:val="-29"/>
          <w:sz w:val="20"/>
        </w:rPr>
        <w:t xml:space="preserve"> </w:t>
      </w:r>
      <w:r>
        <w:rPr>
          <w:color w:val="1D1D1B"/>
          <w:spacing w:val="-1"/>
          <w:sz w:val="20"/>
        </w:rPr>
        <w:t>prezime/</w:t>
      </w:r>
      <w:r>
        <w:rPr>
          <w:i/>
          <w:color w:val="6E6E6D"/>
          <w:spacing w:val="-1"/>
          <w:sz w:val="20"/>
        </w:rPr>
        <w:t>Full</w:t>
      </w:r>
      <w:r>
        <w:rPr>
          <w:i/>
          <w:color w:val="6E6E6D"/>
          <w:spacing w:val="8"/>
          <w:sz w:val="20"/>
        </w:rPr>
        <w:t xml:space="preserve"> </w:t>
      </w:r>
      <w:r>
        <w:rPr>
          <w:i/>
          <w:color w:val="6E6E6D"/>
          <w:sz w:val="20"/>
        </w:rPr>
        <w:t>Name:</w:t>
      </w:r>
      <w:ins w:id="22" w:author="User" w:date="2023-04-17T14:08:00Z">
        <w:r>
          <w:rPr>
            <w:i/>
            <w:color w:val="6E6E6D"/>
            <w:sz w:val="20"/>
          </w:rPr>
          <w:t xml:space="preserve"> </w:t>
        </w:r>
      </w:ins>
    </w:p>
    <w:p>
      <w:pPr>
        <w:pStyle w:val="Style18"/>
        <w:spacing w:before="63" w:after="0"/>
        <w:ind w:left="135" w:hanging="0"/>
        <w:rPr/>
      </w:pPr>
      <w:r>
        <w:br w:type="column"/>
      </w:r>
      <w:r>
        <w:rPr>
          <w:spacing w:val="-4"/>
        </w:rPr>
        <w:t>Imei</w:t>
      </w:r>
      <w:r>
        <w:rPr>
          <w:spacing w:val="-10"/>
        </w:rPr>
        <w:t xml:space="preserve"> </w:t>
      </w:r>
      <w:r>
        <w:rPr>
          <w:spacing w:val="-3"/>
        </w:rPr>
        <w:t>prezime</w:t>
      </w:r>
    </w:p>
    <w:p>
      <w:pPr>
        <w:pStyle w:val="Normal"/>
        <w:spacing w:before="63" w:after="0"/>
        <w:ind w:left="68" w:hanging="0"/>
        <w:rPr>
          <w:i/>
          <w:i/>
          <w:sz w:val="20"/>
        </w:rPr>
      </w:pPr>
      <w:r>
        <w:br w:type="column"/>
      </w:r>
      <w:r>
        <w:rPr>
          <w:i/>
          <w:color w:val="6E6E6D"/>
          <w:sz w:val="20"/>
        </w:rPr>
        <w:t>Full</w:t>
      </w:r>
      <w:r>
        <w:rPr>
          <w:i/>
          <w:color w:val="6E6E6D"/>
          <w:spacing w:val="-8"/>
          <w:sz w:val="20"/>
        </w:rPr>
        <w:t xml:space="preserve"> </w:t>
      </w:r>
      <w:r>
        <w:rPr>
          <w:i/>
          <w:color w:val="6E6E6D"/>
          <w:sz w:val="20"/>
        </w:rPr>
        <w:t>Name: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3" w:equalWidth="false" w:sep="false">
            <w:col w:w="2181" w:space="3486"/>
            <w:col w:w="1165" w:space="38"/>
            <w:col w:w="4314"/>
          </w:cols>
          <w:formProt w:val="false"/>
          <w:textDirection w:val="lrTb"/>
          <w:docGrid w:type="default" w:linePitch="100" w:charSpace="4096"/>
        </w:sectPr>
      </w:pPr>
    </w:p>
    <w:p>
      <w:pPr>
        <w:pStyle w:val="Style18"/>
        <w:spacing w:before="1" w:after="0"/>
        <w:rPr>
          <w:i/>
          <w:i/>
          <w:sz w:val="5"/>
        </w:rPr>
      </w:pPr>
      <w:r>
        <w:rPr>
          <w:i/>
          <w:sz w:val="5"/>
        </w:rPr>
      </w:r>
    </w:p>
    <w:p>
      <w:pPr>
        <w:pStyle w:val="Normal"/>
        <w:tabs>
          <w:tab w:val="clear" w:pos="720"/>
          <w:tab w:val="left" w:pos="7644" w:leader="none"/>
        </w:tabs>
        <w:spacing w:lineRule="exact" w:line="20"/>
        <w:ind w:left="2058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1844675" cy="635"/>
                <wp:effectExtent l="114300" t="0" r="114300" b="0"/>
                <wp:docPr id="44" name="Фигура3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640" cy="720"/>
                          <a:chOff x="0" y="0"/>
                          <a:chExt cx="18446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18446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5" style="position:absolute;margin-left:0pt;margin-top:-0.1pt;width:145.2pt;height:0pt" coordorigin="0,-2" coordsize="2904,0">
                <v:line id="shape_0" from="0,-2" to="2904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  <w:r>
        <w:rPr>
          <w:sz w:val="2"/>
        </w:rPr>
        <w:tab/>
      </w:r>
      <w:r>
        <w:rPr>
          <w:sz w:val="2"/>
        </w:rPr>
        <mc:AlternateContent>
          <mc:Choice Requires="wpg">
            <w:drawing>
              <wp:inline distT="0" distB="0" distL="0" distR="0">
                <wp:extent cx="1844675" cy="635"/>
                <wp:effectExtent l="114300" t="0" r="114300" b="0"/>
                <wp:docPr id="45" name="Фигура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640" cy="720"/>
                          <a:chOff x="0" y="0"/>
                          <a:chExt cx="18446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18446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6" style="position:absolute;margin-left:0pt;margin-top:-0.1pt;width:145.2pt;height:0pt" coordorigin="0,-2" coordsize="2904,0">
                <v:line id="shape_0" from="0,-2" to="2904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Style18"/>
        <w:spacing w:before="8" w:after="0"/>
        <w:rPr>
          <w:i/>
          <w:i/>
          <w:sz w:val="5"/>
        </w:rPr>
      </w:pPr>
      <w:r>
        <w:rPr>
          <w:i/>
          <w:sz w:val="5"/>
        </w:rPr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13" w:after="0"/>
        <w:ind w:left="135" w:hanging="0"/>
        <w:rPr>
          <w:i/>
          <w:i/>
          <w:sz w:val="20"/>
        </w:rPr>
      </w:pPr>
      <w:r>
        <w:rPr>
          <w:color w:val="1D1D1B"/>
          <w:sz w:val="20"/>
        </w:rPr>
        <w:t>JMBG/</w:t>
      </w:r>
      <w:r>
        <w:rPr>
          <w:i/>
          <w:color w:val="6E6E6D"/>
          <w:sz w:val="20"/>
        </w:rPr>
        <w:t>Perssonal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>
      <w:pPr>
        <w:pStyle w:val="Style18"/>
        <w:spacing w:before="5" w:after="0"/>
        <w:rPr>
          <w:i/>
          <w:i/>
          <w:sz w:val="5"/>
        </w:rPr>
      </w:pPr>
      <w:r>
        <w:rPr>
          <w:i/>
          <w:sz w:val="5"/>
        </w:rPr>
      </w:r>
    </w:p>
    <w:p>
      <w:pPr>
        <w:pStyle w:val="Style18"/>
        <w:spacing w:lineRule="exact" w:line="20"/>
        <w:ind w:left="1634" w:right="-116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113915" cy="635"/>
                <wp:effectExtent l="114300" t="0" r="114300" b="0"/>
                <wp:docPr id="46" name="Фигура3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3920" cy="720"/>
                          <a:chOff x="0" y="0"/>
                          <a:chExt cx="211392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11392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7" style="position:absolute;margin-left:0pt;margin-top:-0.1pt;width:166.4pt;height:0pt" coordorigin="0,-2" coordsize="3328,0">
                <v:line id="shape_0" from="0,-2" to="3328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80" w:after="0"/>
        <w:ind w:left="135" w:hanging="0"/>
        <w:rPr>
          <w:i/>
          <w:i/>
          <w:sz w:val="20"/>
        </w:rPr>
      </w:pPr>
      <w:r>
        <w:rPr>
          <w:color w:val="1D1D1B"/>
          <w:sz w:val="20"/>
        </w:rPr>
        <w:t>Ulicai</w:t>
      </w:r>
      <w:r>
        <w:rPr>
          <w:color w:val="1D1D1B"/>
          <w:spacing w:val="-11"/>
          <w:sz w:val="20"/>
        </w:rPr>
        <w:t xml:space="preserve"> </w:t>
      </w:r>
      <w:r>
        <w:rPr>
          <w:color w:val="1D1D1B"/>
          <w:sz w:val="20"/>
        </w:rPr>
        <w:t>broj</w:t>
      </w:r>
      <w:r>
        <w:rPr>
          <w:color w:val="1D1D1B"/>
          <w:spacing w:val="-2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i/>
          <w:color w:val="6E6E6D"/>
          <w:sz w:val="20"/>
        </w:rPr>
        <w:t>Street:</w:t>
      </w:r>
    </w:p>
    <w:p>
      <w:pPr>
        <w:pStyle w:val="Style18"/>
        <w:spacing w:before="2" w:after="0"/>
        <w:rPr>
          <w:i/>
          <w:i/>
          <w:sz w:val="4"/>
        </w:rPr>
      </w:pPr>
      <w:r>
        <w:rPr>
          <w:i/>
          <w:sz w:val="4"/>
        </w:rPr>
      </w:r>
    </w:p>
    <w:p>
      <w:pPr>
        <w:pStyle w:val="Style18"/>
        <w:spacing w:lineRule="exact" w:line="20"/>
        <w:ind w:left="1510" w:right="-130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192655" cy="635"/>
                <wp:effectExtent l="114300" t="0" r="114300" b="0"/>
                <wp:docPr id="47" name="Фигура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2760" cy="720"/>
                          <a:chOff x="0" y="0"/>
                          <a:chExt cx="219276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19276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8" style="position:absolute;margin-left:0pt;margin-top:-0.1pt;width:172.6pt;height:0pt" coordorigin="0,-2" coordsize="3452,0">
                <v:line id="shape_0" from="0,-2" to="3452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96" w:after="0"/>
        <w:ind w:left="135" w:hanging="0"/>
        <w:rPr>
          <w:i/>
          <w:i/>
          <w:sz w:val="20"/>
        </w:rPr>
      </w:pPr>
      <w:r>
        <w:rPr>
          <w:color w:val="1D1D1B"/>
          <w:sz w:val="20"/>
        </w:rPr>
        <w:t>Grad/</w:t>
      </w:r>
      <w:r>
        <w:rPr>
          <w:i/>
          <w:color w:val="1D1D1B"/>
          <w:sz w:val="20"/>
        </w:rPr>
        <w:t>City:</w:t>
      </w:r>
    </w:p>
    <w:p>
      <w:pPr>
        <w:pStyle w:val="Style18"/>
        <w:spacing w:before="4" w:after="0"/>
        <w:rPr>
          <w:i/>
          <w:i/>
          <w:sz w:val="4"/>
        </w:rPr>
      </w:pPr>
      <w:r>
        <w:rPr>
          <w:i/>
          <w:sz w:val="4"/>
        </w:rPr>
      </w:r>
    </w:p>
    <w:p>
      <w:pPr>
        <w:pStyle w:val="Style18"/>
        <w:spacing w:lineRule="exact" w:line="20"/>
        <w:ind w:left="1011" w:right="-116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509520" cy="635"/>
                <wp:effectExtent l="114300" t="0" r="114300" b="0"/>
                <wp:docPr id="48" name="Фигура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9560" cy="720"/>
                          <a:chOff x="0" y="0"/>
                          <a:chExt cx="250956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50956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39" style="position:absolute;margin-left:0pt;margin-top:-0.1pt;width:197.55pt;height:0pt" coordorigin="0,-2" coordsize="3951,0">
                <v:line id="shape_0" from="0,-2" to="3951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93" w:after="0"/>
        <w:ind w:left="135" w:hanging="0"/>
        <w:rPr>
          <w:i/>
          <w:i/>
          <w:sz w:val="20"/>
        </w:rPr>
      </w:pPr>
      <w:r>
        <w:rPr>
          <w:color w:val="1D1D1B"/>
          <w:spacing w:val="-1"/>
          <w:sz w:val="20"/>
        </w:rPr>
        <w:t>Broj</w:t>
      </w:r>
      <w:r>
        <w:rPr>
          <w:color w:val="1D1D1B"/>
          <w:sz w:val="20"/>
        </w:rPr>
        <w:t xml:space="preserve"> </w:t>
      </w:r>
      <w:r>
        <w:rPr>
          <w:color w:val="1D1D1B"/>
          <w:spacing w:val="-1"/>
          <w:sz w:val="20"/>
        </w:rPr>
        <w:t>LK/ Pasoša</w:t>
      </w:r>
      <w:r>
        <w:rPr>
          <w:color w:val="1D1D1B"/>
          <w:spacing w:val="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color w:val="1D1D1B"/>
          <w:spacing w:val="-22"/>
          <w:sz w:val="20"/>
        </w:rPr>
        <w:t xml:space="preserve"> </w:t>
      </w:r>
      <w:r>
        <w:rPr>
          <w:i/>
          <w:color w:val="6E6E6D"/>
          <w:sz w:val="20"/>
        </w:rPr>
        <w:t>Number of 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>
      <w:pPr>
        <w:pStyle w:val="Style18"/>
        <w:spacing w:before="2" w:after="0"/>
        <w:rPr>
          <w:i/>
          <w:i/>
          <w:sz w:val="4"/>
        </w:rPr>
      </w:pPr>
      <w:r>
        <w:rPr>
          <w:i/>
          <w:sz w:val="4"/>
        </w:rPr>
      </w:r>
    </w:p>
    <w:p>
      <w:pPr>
        <w:pStyle w:val="Style18"/>
        <w:spacing w:lineRule="exact" w:line="20"/>
        <w:ind w:left="3299" w:right="-116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1056640" cy="635"/>
                <wp:effectExtent l="114300" t="0" r="114300" b="0"/>
                <wp:docPr id="49" name="Фигура4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6600" cy="720"/>
                          <a:chOff x="0" y="0"/>
                          <a:chExt cx="105660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105660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0" style="position:absolute;margin-left:0pt;margin-top:-0.1pt;width:83.15pt;height:0pt" coordorigin="0,-2" coordsize="1663,0">
                <v:line id="shape_0" from="0,-2" to="1663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96" w:after="0"/>
        <w:ind w:left="135" w:hanging="0"/>
        <w:rPr>
          <w:i/>
          <w:i/>
          <w:sz w:val="20"/>
        </w:rPr>
      </w:pPr>
      <w:r>
        <w:rPr>
          <w:color w:val="1D1D1B"/>
          <w:spacing w:val="-1"/>
          <w:sz w:val="20"/>
        </w:rPr>
        <w:t>Datum izdavanja lične isprave /</w:t>
      </w:r>
      <w:r>
        <w:rPr>
          <w:color w:val="1D1D1B"/>
          <w:spacing w:val="-22"/>
          <w:sz w:val="20"/>
        </w:rPr>
        <w:t xml:space="preserve"> </w:t>
      </w:r>
      <w:r>
        <w:rPr>
          <w:i/>
          <w:color w:val="6E6E6D"/>
          <w:spacing w:val="-1"/>
          <w:sz w:val="20"/>
        </w:rPr>
        <w:t xml:space="preserve">Date of issue </w:t>
      </w:r>
      <w:r>
        <w:rPr>
          <w:i/>
          <w:color w:val="6E6E6D"/>
          <w:sz w:val="20"/>
        </w:rPr>
        <w:t>(personal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ID):</w:t>
      </w:r>
    </w:p>
    <w:p>
      <w:pPr>
        <w:pStyle w:val="Style18"/>
        <w:spacing w:before="2" w:after="0"/>
        <w:rPr>
          <w:i/>
          <w:i/>
          <w:sz w:val="15"/>
        </w:rPr>
      </w:pPr>
      <w:r>
        <w:rPr>
          <w:i/>
          <w:sz w:val="15"/>
        </w:rPr>
        <mc:AlternateContent>
          <mc:Choice Requires="wps">
            <w:drawing>
              <wp:anchor behindDoc="1" distT="0" distB="0" distL="0" distR="0" simplePos="0" locked="0" layoutInCell="0" allowOverlap="1" relativeHeight="134">
                <wp:simplePos x="0" y="0"/>
                <wp:positionH relativeFrom="page">
                  <wp:posOffset>365125</wp:posOffset>
                </wp:positionH>
                <wp:positionV relativeFrom="paragraph">
                  <wp:posOffset>141605</wp:posOffset>
                </wp:positionV>
                <wp:extent cx="583565" cy="635"/>
                <wp:effectExtent l="635" t="635" r="0" b="0"/>
                <wp:wrapTopAndBottom/>
                <wp:docPr id="50" name="Фигура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8356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.75pt,11.15pt" to="74.65pt,11.15pt" ID="Фигура41" stroked="f" o:allowincell="f" style="position:absolute;flip:x;mso-position-horizontal-relative:page">
                <v:stroke color="#3465a4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Style18"/>
        <w:spacing w:before="9" w:after="0"/>
        <w:rPr>
          <w:i/>
          <w:i/>
          <w:sz w:val="14"/>
        </w:rPr>
      </w:pPr>
      <w:r>
        <w:rPr>
          <w:i/>
          <w:sz w:val="14"/>
        </w:rPr>
      </w:r>
    </w:p>
    <w:p>
      <w:pPr>
        <w:pStyle w:val="Normal"/>
        <w:spacing w:lineRule="exact" w:line="242"/>
        <w:ind w:left="149" w:hanging="0"/>
        <w:rPr>
          <w:i/>
          <w:i/>
          <w:sz w:val="20"/>
        </w:rPr>
      </w:pPr>
      <w:r>
        <w:rPr>
          <w:color w:val="1D1D1B"/>
          <w:spacing w:val="-1"/>
          <w:sz w:val="20"/>
        </w:rPr>
        <w:t>LK/Pasoš – izdata od strane</w:t>
      </w:r>
      <w:r>
        <w:rPr>
          <w:color w:val="1D1D1B"/>
          <w:sz w:val="20"/>
        </w:rPr>
        <w:t xml:space="preserve"> /</w:t>
      </w:r>
      <w:r>
        <w:rPr>
          <w:color w:val="1D1D1B"/>
          <w:spacing w:val="-29"/>
          <w:sz w:val="20"/>
        </w:rPr>
        <w:t xml:space="preserve"> </w:t>
      </w:r>
      <w:r>
        <w:rPr>
          <w:i/>
          <w:color w:val="6E6E6D"/>
          <w:sz w:val="20"/>
        </w:rPr>
        <w:t>Personal IDissued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by:</w:t>
      </w:r>
    </w:p>
    <w:p>
      <w:pPr>
        <w:pStyle w:val="Style18"/>
        <w:spacing w:before="4" w:after="0"/>
        <w:rPr>
          <w:i/>
          <w:i/>
          <w:sz w:val="2"/>
        </w:rPr>
      </w:pPr>
      <w:r>
        <w:rPr>
          <w:i/>
          <w:sz w:val="2"/>
        </w:rPr>
      </w:r>
    </w:p>
    <w:p>
      <w:pPr>
        <w:pStyle w:val="Style18"/>
        <w:spacing w:lineRule="exact" w:line="20"/>
        <w:ind w:left="4286" w:right="-130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429895" cy="635"/>
                <wp:effectExtent l="114300" t="0" r="114300" b="0"/>
                <wp:docPr id="51" name="Фигура4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840" cy="720"/>
                          <a:chOff x="0" y="0"/>
                          <a:chExt cx="4298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4298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2" style="position:absolute;margin-left:0pt;margin-top:-0.1pt;width:33.8pt;height:0pt" coordorigin="0,-2" coordsize="676,0">
                <v:line id="shape_0" from="0,-2" to="676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lineRule="exact" w:line="193"/>
        <w:ind w:left="135" w:hanging="0"/>
        <w:rPr>
          <w:sz w:val="20"/>
        </w:rPr>
      </w:pPr>
      <w:r>
        <w:rPr>
          <w:color w:val="1D1D1B"/>
          <w:sz w:val="20"/>
        </w:rPr>
        <w:t>Država /</w:t>
      </w:r>
      <w:r>
        <w:rPr>
          <w:i/>
          <w:color w:val="6E6E6D"/>
          <w:sz w:val="20"/>
        </w:rPr>
        <w:t>State:</w:t>
      </w:r>
      <w:r>
        <w:rPr>
          <w:i/>
          <w:color w:val="6E6E6D"/>
          <w:spacing w:val="42"/>
          <w:sz w:val="20"/>
        </w:rPr>
        <w:t xml:space="preserve"> </w:t>
      </w:r>
      <w:r>
        <w:rPr>
          <w:color w:val="1D1D1B"/>
          <w:sz w:val="20"/>
        </w:rPr>
        <w:t>Crna Gora</w:t>
      </w:r>
    </w:p>
    <w:p>
      <w:pPr>
        <w:pStyle w:val="Normal"/>
        <w:spacing w:before="16" w:after="0"/>
        <w:ind w:left="135" w:hanging="0"/>
        <w:rPr>
          <w:i/>
          <w:i/>
          <w:sz w:val="20"/>
        </w:rPr>
      </w:pPr>
      <w:r>
        <w:br w:type="column"/>
      </w:r>
      <w:r>
        <w:rPr>
          <w:sz w:val="20"/>
        </w:rPr>
        <w:t>JMBG/</w:t>
      </w:r>
      <w:r>
        <w:rPr>
          <w:i/>
          <w:color w:val="6E6E6D"/>
          <w:sz w:val="20"/>
        </w:rPr>
        <w:t>Perssonal</w:t>
      </w:r>
      <w:r>
        <w:rPr>
          <w:i/>
          <w:color w:val="6E6E6D"/>
          <w:spacing w:val="-1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>
      <w:pPr>
        <w:pStyle w:val="Style18"/>
        <w:spacing w:lineRule="exact" w:line="20"/>
        <w:ind w:left="1624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068195" cy="635"/>
                <wp:effectExtent l="114300" t="0" r="114300" b="0"/>
                <wp:docPr id="52" name="Фигура4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8200" cy="720"/>
                          <a:chOff x="0" y="0"/>
                          <a:chExt cx="206820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06820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3" style="position:absolute;margin-left:0pt;margin-top:-0.1pt;width:162.8pt;height:0pt" coordorigin="0,-2" coordsize="3256,0">
                <v:line id="shape_0" from="0,-2" to="3256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145" w:after="0"/>
        <w:ind w:left="135" w:hanging="0"/>
        <w:rPr>
          <w:i/>
          <w:i/>
          <w:sz w:val="20"/>
        </w:rPr>
      </w:pPr>
      <w:r>
        <w:rPr>
          <w:spacing w:val="-2"/>
          <w:sz w:val="20"/>
        </w:rPr>
        <w:t>Ulica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broj</w:t>
      </w:r>
      <w:r>
        <w:rPr>
          <w:spacing w:val="-21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i/>
          <w:color w:val="6E6E6D"/>
          <w:spacing w:val="-1"/>
          <w:sz w:val="20"/>
        </w:rPr>
        <w:t>Street:</w:t>
      </w:r>
    </w:p>
    <w:p>
      <w:pPr>
        <w:pStyle w:val="Style18"/>
        <w:rPr>
          <w:i/>
          <w:i/>
          <w:sz w:val="5"/>
        </w:rPr>
      </w:pPr>
      <w:r>
        <w:rPr>
          <w:i/>
          <w:sz w:val="5"/>
        </w:rPr>
      </w:r>
    </w:p>
    <w:p>
      <w:pPr>
        <w:pStyle w:val="Style18"/>
        <w:spacing w:lineRule="exact" w:line="20"/>
        <w:ind w:left="1510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139950" cy="635"/>
                <wp:effectExtent l="114300" t="0" r="114300" b="0"/>
                <wp:docPr id="53" name="Фигура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9840" cy="720"/>
                          <a:chOff x="0" y="0"/>
                          <a:chExt cx="21398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1398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4" style="position:absolute;margin-left:0pt;margin-top:-0.1pt;width:168.45pt;height:0pt" coordorigin="0,-2" coordsize="3369,0">
                <v:line id="shape_0" from="0,-2" to="3369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85" w:after="0"/>
        <w:ind w:left="135" w:hanging="0"/>
        <w:rPr>
          <w:i/>
          <w:i/>
          <w:sz w:val="20"/>
        </w:rPr>
      </w:pPr>
      <w:r>
        <w:rPr>
          <w:sz w:val="20"/>
        </w:rPr>
        <w:t>Grad/</w:t>
      </w:r>
      <w:r>
        <w:rPr>
          <w:spacing w:val="-33"/>
          <w:sz w:val="20"/>
        </w:rPr>
        <w:t xml:space="preserve"> </w:t>
      </w:r>
      <w:r>
        <w:rPr>
          <w:i/>
          <w:color w:val="6E6E6D"/>
          <w:sz w:val="20"/>
        </w:rPr>
        <w:t>City:</w:t>
      </w:r>
    </w:p>
    <w:p>
      <w:pPr>
        <w:pStyle w:val="Style18"/>
        <w:spacing w:before="3" w:after="0"/>
        <w:rPr>
          <w:i/>
          <w:i/>
          <w:sz w:val="5"/>
        </w:rPr>
      </w:pPr>
      <w:r>
        <w:rPr>
          <w:i/>
          <w:sz w:val="5"/>
        </w:rPr>
      </w:r>
    </w:p>
    <w:p>
      <w:pPr>
        <w:pStyle w:val="Style18"/>
        <w:spacing w:lineRule="exact" w:line="20"/>
        <w:ind w:left="1000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463800" cy="635"/>
                <wp:effectExtent l="114300" t="0" r="114300" b="0"/>
                <wp:docPr id="54" name="Фигура4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3840" cy="720"/>
                          <a:chOff x="0" y="0"/>
                          <a:chExt cx="246384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246384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5" style="position:absolute;margin-left:0pt;margin-top:-0.1pt;width:193.95pt;height:0pt" coordorigin="0,-2" coordsize="3879,0">
                <v:line id="shape_0" from="0,-2" to="3879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83" w:after="0"/>
        <w:ind w:left="135" w:hanging="0"/>
        <w:rPr>
          <w:i/>
          <w:i/>
          <w:sz w:val="20"/>
        </w:rPr>
      </w:pPr>
      <w:r>
        <w:rPr>
          <w:spacing w:val="-1"/>
          <w:sz w:val="20"/>
        </w:rPr>
        <w:t>Broj</w:t>
      </w:r>
      <w:r>
        <w:rPr>
          <w:sz w:val="20"/>
        </w:rPr>
        <w:t xml:space="preserve"> </w:t>
      </w:r>
      <w:r>
        <w:rPr>
          <w:spacing w:val="-1"/>
          <w:sz w:val="20"/>
        </w:rPr>
        <w:t>LK/ Pasoša</w:t>
      </w:r>
      <w:r>
        <w:rPr>
          <w:spacing w:val="1"/>
          <w:sz w:val="20"/>
        </w:rPr>
        <w:t xml:space="preserve"> </w:t>
      </w:r>
      <w:r>
        <w:rPr>
          <w:sz w:val="20"/>
        </w:rPr>
        <w:t>/</w:t>
      </w:r>
      <w:r>
        <w:rPr>
          <w:spacing w:val="-32"/>
          <w:sz w:val="20"/>
        </w:rPr>
        <w:t xml:space="preserve"> </w:t>
      </w:r>
      <w:r>
        <w:rPr>
          <w:i/>
          <w:color w:val="6E6E6D"/>
          <w:sz w:val="20"/>
        </w:rPr>
        <w:t>Number of 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ID:</w:t>
      </w:r>
    </w:p>
    <w:p>
      <w:pPr>
        <w:pStyle w:val="Style18"/>
        <w:spacing w:before="1" w:after="0"/>
        <w:rPr>
          <w:i/>
          <w:i/>
          <w:sz w:val="4"/>
        </w:rPr>
      </w:pPr>
      <w:r>
        <w:rPr>
          <w:i/>
          <w:sz w:val="4"/>
        </w:rPr>
      </w:r>
    </w:p>
    <w:p>
      <w:pPr>
        <w:pStyle w:val="Style18"/>
        <w:spacing w:lineRule="exact" w:line="20"/>
        <w:ind w:left="3428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922655" cy="635"/>
                <wp:effectExtent l="114300" t="0" r="114300" b="0"/>
                <wp:docPr id="55" name="Фигура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680" cy="720"/>
                          <a:chOff x="0" y="0"/>
                          <a:chExt cx="92268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92268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6" style="position:absolute;margin-left:0pt;margin-top:-0.1pt;width:72.6pt;height:0pt" coordorigin="0,-2" coordsize="1452,0">
                <v:line id="shape_0" from="0,-2" to="1452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96" w:after="0"/>
        <w:ind w:left="135" w:hanging="0"/>
        <w:rPr>
          <w:i/>
          <w:i/>
          <w:sz w:val="20"/>
        </w:rPr>
      </w:pPr>
      <w:r>
        <w:rPr>
          <w:spacing w:val="-1"/>
          <w:sz w:val="20"/>
        </w:rPr>
        <w:t>Datum izdavanja lične isprave /</w:t>
      </w:r>
      <w:r>
        <w:rPr>
          <w:spacing w:val="-32"/>
          <w:sz w:val="20"/>
        </w:rPr>
        <w:t xml:space="preserve"> </w:t>
      </w:r>
      <w:r>
        <w:rPr>
          <w:i/>
          <w:color w:val="6E6E6D"/>
          <w:spacing w:val="-1"/>
          <w:sz w:val="20"/>
        </w:rPr>
        <w:t xml:space="preserve">Date of issue </w:t>
      </w:r>
      <w:r>
        <w:rPr>
          <w:i/>
          <w:color w:val="6E6E6D"/>
          <w:sz w:val="20"/>
        </w:rPr>
        <w:t>(personal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ID):</w:t>
      </w:r>
    </w:p>
    <w:p>
      <w:pPr>
        <w:pStyle w:val="Style18"/>
        <w:spacing w:before="5" w:after="0"/>
        <w:rPr>
          <w:i/>
          <w:i/>
          <w:sz w:val="10"/>
        </w:rPr>
      </w:pPr>
      <w:r>
        <w:rPr>
          <w:i/>
          <w:sz w:val="10"/>
        </w:rPr>
        <mc:AlternateContent>
          <mc:Choice Requires="wps">
            <w:drawing>
              <wp:anchor behindDoc="1" distT="0" distB="635" distL="0" distR="0" simplePos="0" locked="0" layoutInCell="0" allowOverlap="1" relativeHeight="135">
                <wp:simplePos x="0" y="0"/>
                <wp:positionH relativeFrom="page">
                  <wp:posOffset>3957320</wp:posOffset>
                </wp:positionH>
                <wp:positionV relativeFrom="paragraph">
                  <wp:posOffset>106045</wp:posOffset>
                </wp:positionV>
                <wp:extent cx="503555" cy="635"/>
                <wp:effectExtent l="0" t="0" r="635" b="635"/>
                <wp:wrapTopAndBottom/>
                <wp:docPr id="56" name="Фигура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364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1.6pt,8.35pt" to="351.2pt,8.35pt" ID="Фигура47" stroked="f" o:allowincell="f" style="position:absolute;flip:x;mso-position-horizontal-relative:page">
                <v:stroke color="#3465a4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Normal"/>
        <w:spacing w:before="10" w:after="0"/>
        <w:ind w:left="135" w:hanging="0"/>
        <w:rPr>
          <w:i/>
          <w:i/>
          <w:sz w:val="20"/>
        </w:rPr>
      </w:pPr>
      <w:r>
        <w:rPr>
          <w:sz w:val="20"/>
        </w:rPr>
        <w:t>LK/Pasoš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izdata</w:t>
      </w:r>
      <w:r>
        <w:rPr>
          <w:spacing w:val="-3"/>
          <w:sz w:val="20"/>
        </w:rPr>
        <w:t xml:space="preserve"> </w:t>
      </w:r>
      <w:r>
        <w:rPr>
          <w:sz w:val="20"/>
        </w:rPr>
        <w:t>od</w:t>
      </w:r>
      <w:r>
        <w:rPr>
          <w:spacing w:val="-2"/>
          <w:sz w:val="20"/>
        </w:rPr>
        <w:t xml:space="preserve"> </w:t>
      </w:r>
      <w:r>
        <w:rPr>
          <w:sz w:val="20"/>
        </w:rPr>
        <w:t>strane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6E6E6D"/>
          <w:sz w:val="20"/>
        </w:rPr>
        <w:t>Personal</w:t>
      </w:r>
      <w:r>
        <w:rPr>
          <w:i/>
          <w:color w:val="6E6E6D"/>
          <w:spacing w:val="-2"/>
          <w:sz w:val="20"/>
        </w:rPr>
        <w:t xml:space="preserve"> </w:t>
      </w:r>
      <w:r>
        <w:rPr>
          <w:i/>
          <w:color w:val="6E6E6D"/>
          <w:sz w:val="20"/>
        </w:rPr>
        <w:t>ID</w:t>
      </w:r>
      <w:r>
        <w:rPr>
          <w:i/>
          <w:color w:val="6E6E6D"/>
          <w:spacing w:val="-1"/>
          <w:sz w:val="20"/>
        </w:rPr>
        <w:t xml:space="preserve"> </w:t>
      </w:r>
      <w:r>
        <w:rPr>
          <w:i/>
          <w:color w:val="6E6E6D"/>
          <w:sz w:val="20"/>
        </w:rPr>
        <w:t>issued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by:</w:t>
      </w:r>
    </w:p>
    <w:p>
      <w:pPr>
        <w:pStyle w:val="Style18"/>
        <w:spacing w:lineRule="exact" w:line="20"/>
        <w:ind w:left="4201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532765" cy="635"/>
                <wp:effectExtent l="114300" t="0" r="114300" b="0"/>
                <wp:docPr id="57" name="Фигура4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800" cy="720"/>
                          <a:chOff x="0" y="0"/>
                          <a:chExt cx="532800" cy="720"/>
                        </a:xfrm>
                      </wpg:grpSpPr>
                      <wps:wsp>
                        <wps:cNvSpPr/>
                        <wps:spPr>
                          <a:xfrm flipH="1">
                            <a:off x="0" y="0"/>
                            <a:ext cx="532800" cy="720"/>
                          </a:xfrm>
                          <a:prstGeom prst="line">
                            <a:avLst/>
                          </a:prstGeom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48" style="position:absolute;margin-left:0pt;margin-top:-0.1pt;width:41.9pt;height:0pt" coordorigin="0,-2" coordsize="838,0">
                <v:line id="shape_0" from="0,-2" to="838,-2" stroked="f" o:allowincell="f" style="position:absolute;flip:x;mso-position-vertical:top">
                  <v:stroke color="#3465a4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pStyle w:val="Normal"/>
        <w:spacing w:before="107" w:after="0"/>
        <w:ind w:left="135" w:hanging="0"/>
        <w:rPr>
          <w:sz w:val="20"/>
        </w:rPr>
      </w:pPr>
      <w:r>
        <w:rPr>
          <w:spacing w:val="-3"/>
          <w:sz w:val="20"/>
        </w:rPr>
        <w:t>Država</w:t>
      </w:r>
      <w:r>
        <w:rPr>
          <w:sz w:val="20"/>
        </w:rPr>
        <w:t xml:space="preserve"> </w:t>
      </w:r>
      <w:r>
        <w:rPr>
          <w:spacing w:val="-2"/>
          <w:sz w:val="20"/>
        </w:rPr>
        <w:t>/</w:t>
      </w:r>
      <w:r>
        <w:rPr>
          <w:spacing w:val="-30"/>
          <w:sz w:val="20"/>
        </w:rPr>
        <w:t xml:space="preserve"> </w:t>
      </w:r>
      <w:r>
        <w:rPr>
          <w:i/>
          <w:color w:val="6E6E6D"/>
          <w:spacing w:val="-2"/>
          <w:sz w:val="20"/>
        </w:rPr>
        <w:t>State:</w:t>
      </w:r>
      <w:r>
        <w:rPr>
          <w:i/>
          <w:color w:val="6E6E6D"/>
          <w:spacing w:val="-14"/>
          <w:sz w:val="20"/>
        </w:rPr>
        <w:t xml:space="preserve"> </w:t>
      </w:r>
      <w:r>
        <w:rPr>
          <w:spacing w:val="-2"/>
          <w:sz w:val="20"/>
        </w:rPr>
        <w:t>Crna</w:t>
      </w:r>
      <w:r>
        <w:rPr>
          <w:sz w:val="20"/>
        </w:rPr>
        <w:t xml:space="preserve"> </w:t>
      </w:r>
      <w:r>
        <w:rPr>
          <w:spacing w:val="-2"/>
          <w:sz w:val="20"/>
        </w:rPr>
        <w:t>Gora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2" w:equalWidth="false" w:sep="false">
            <w:col w:w="4906" w:space="760"/>
            <w:col w:w="5519"/>
          </w:cols>
          <w:formProt w:val="false"/>
          <w:textDirection w:val="lrTb"/>
          <w:docGrid w:type="default" w:linePitch="100" w:charSpace="4096"/>
        </w:sectPr>
      </w:pPr>
    </w:p>
    <w:p>
      <w:pPr>
        <w:pStyle w:val="Style18"/>
        <w:spacing w:lineRule="exact" w:line="234" w:before="163" w:after="0"/>
        <w:ind w:left="135" w:hanging="0"/>
        <w:rPr/>
      </w:pPr>
      <w:r>
        <w:rPr>
          <w:color w:val="1D1D1B"/>
        </w:rPr>
        <w:t>Politički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eksponirano</w:t>
      </w:r>
      <w:r>
        <w:rPr>
          <w:color w:val="1D1D1B"/>
          <w:spacing w:val="-2"/>
        </w:rPr>
        <w:t xml:space="preserve"> </w:t>
      </w:r>
      <w:r>
        <w:rPr>
          <w:color w:val="1D1D1B"/>
        </w:rPr>
        <w:t>lice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(Pel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status):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/</w:t>
      </w:r>
    </w:p>
    <w:p>
      <w:pPr>
        <w:pStyle w:val="Normal"/>
        <w:spacing w:lineRule="exact" w:line="234"/>
        <w:ind w:left="120" w:hanging="0"/>
        <w:rPr>
          <w:i/>
          <w:i/>
          <w:sz w:val="20"/>
        </w:rPr>
      </w:pPr>
      <w:r>
        <w:rPr>
          <w:i/>
          <w:color w:val="6E6E6D"/>
          <w:sz w:val="20"/>
        </w:rPr>
        <w:t>Politically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exposed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person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(PEP</w:t>
      </w:r>
      <w:r>
        <w:rPr>
          <w:i/>
          <w:color w:val="6E6E6D"/>
          <w:spacing w:val="-3"/>
          <w:sz w:val="20"/>
        </w:rPr>
        <w:t xml:space="preserve"> </w:t>
      </w:r>
      <w:r>
        <w:rPr>
          <w:i/>
          <w:color w:val="6E6E6D"/>
          <w:sz w:val="20"/>
        </w:rPr>
        <w:t>status)</w:t>
      </w:r>
    </w:p>
    <w:p>
      <w:pPr>
        <w:pStyle w:val="Normal"/>
        <w:spacing w:before="108" w:after="0"/>
        <w:ind w:left="132" w:hanging="0"/>
        <w:rPr>
          <w:i/>
          <w:i/>
          <w:sz w:val="20"/>
        </w:rPr>
      </w:pPr>
      <w:r>
        <w:rPr>
          <w:rFonts w:ascii="Wingdings" w:hAnsi="Wingdings"/>
          <w:color w:val="1D1D1B"/>
          <w:sz w:val="20"/>
        </w:rPr>
        <w:t></w:t>
      </w:r>
      <w:r>
        <w:rPr>
          <w:rFonts w:ascii="Times New Roman" w:hAnsi="Times New Roman"/>
          <w:color w:val="1D1D1B"/>
          <w:spacing w:val="5"/>
          <w:sz w:val="20"/>
        </w:rPr>
        <w:t xml:space="preserve"> </w:t>
      </w:r>
      <w:r>
        <w:rPr>
          <w:color w:val="1D1D1B"/>
          <w:sz w:val="20"/>
        </w:rPr>
        <w:t>Ne</w:t>
      </w:r>
      <w:r>
        <w:rPr>
          <w:color w:val="1D1D1B"/>
          <w:spacing w:val="-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i/>
          <w:color w:val="6E6E6D"/>
          <w:sz w:val="20"/>
        </w:rPr>
        <w:t>No</w:t>
      </w:r>
      <w:r>
        <w:rPr>
          <w:i/>
          <w:color w:val="6E6E6D"/>
          <w:spacing w:val="15"/>
          <w:sz w:val="20"/>
        </w:rPr>
        <w:t xml:space="preserve"> </w:t>
      </w:r>
      <w:r>
        <w:rPr>
          <w:rFonts w:ascii="Wingdings" w:hAnsi="Wingdings"/>
          <w:color w:val="1D1D1B"/>
          <w:sz w:val="20"/>
        </w:rPr>
        <w:t></w:t>
      </w:r>
      <w:r>
        <w:rPr>
          <w:rFonts w:ascii="Times New Roman" w:hAnsi="Times New Roman"/>
          <w:color w:val="1D1D1B"/>
          <w:spacing w:val="43"/>
          <w:sz w:val="20"/>
        </w:rPr>
        <w:t xml:space="preserve"> </w:t>
      </w:r>
      <w:r>
        <w:rPr>
          <w:color w:val="1D1D1B"/>
          <w:sz w:val="20"/>
        </w:rPr>
        <w:t>Da</w:t>
      </w:r>
      <w:r>
        <w:rPr>
          <w:color w:val="1D1D1B"/>
          <w:spacing w:val="-1"/>
          <w:sz w:val="20"/>
        </w:rPr>
        <w:t xml:space="preserve"> </w:t>
      </w:r>
      <w:r>
        <w:rPr>
          <w:color w:val="1D1D1B"/>
          <w:sz w:val="20"/>
        </w:rPr>
        <w:t>/</w:t>
      </w:r>
      <w:r>
        <w:rPr>
          <w:i/>
          <w:color w:val="6E6E6D"/>
          <w:sz w:val="20"/>
        </w:rPr>
        <w:t>Yes</w:t>
      </w:r>
    </w:p>
    <w:p>
      <w:pPr>
        <w:pStyle w:val="Normal"/>
        <w:spacing w:before="197" w:after="0"/>
        <w:ind w:left="132" w:hanging="0"/>
        <w:rPr>
          <w:i/>
          <w:i/>
          <w:sz w:val="20"/>
        </w:rPr>
      </w:pPr>
      <w:r>
        <mc:AlternateContent>
          <mc:Choice Requires="wps">
            <w:drawing>
              <wp:anchor behindDoc="0" distT="0" distB="635" distL="635" distR="635" simplePos="0" locked="0" layoutInCell="0" allowOverlap="1" relativeHeight="162">
                <wp:simplePos x="0" y="0"/>
                <wp:positionH relativeFrom="page">
                  <wp:posOffset>1925320</wp:posOffset>
                </wp:positionH>
                <wp:positionV relativeFrom="paragraph">
                  <wp:posOffset>310515</wp:posOffset>
                </wp:positionV>
                <wp:extent cx="1530985" cy="635"/>
                <wp:effectExtent l="635" t="0" r="635" b="635"/>
                <wp:wrapNone/>
                <wp:docPr id="58" name="Фигура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3108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1.6pt,24.45pt" to="272.1pt,24.45pt" ID="Фигура49" stroked="f" o:allowincell="f" style="position:absolute;flip:x;mso-position-horizontal-relative:pag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color w:val="1D1D1B"/>
          <w:w w:val="95"/>
          <w:sz w:val="20"/>
        </w:rPr>
        <w:t>Broj</w:t>
      </w:r>
      <w:r>
        <w:rPr>
          <w:color w:val="1D1D1B"/>
          <w:spacing w:val="44"/>
          <w:sz w:val="20"/>
        </w:rPr>
        <w:t xml:space="preserve"> </w:t>
      </w:r>
      <w:r>
        <w:rPr>
          <w:color w:val="1D1D1B"/>
          <w:w w:val="95"/>
          <w:sz w:val="20"/>
        </w:rPr>
        <w:t>telefona</w:t>
      </w:r>
      <w:r>
        <w:rPr>
          <w:color w:val="1D1D1B"/>
          <w:spacing w:val="20"/>
          <w:w w:val="95"/>
          <w:sz w:val="20"/>
        </w:rPr>
        <w:t xml:space="preserve"> </w:t>
      </w:r>
      <w:r>
        <w:rPr>
          <w:color w:val="1D1D1B"/>
          <w:w w:val="95"/>
          <w:sz w:val="20"/>
        </w:rPr>
        <w:t>/</w:t>
      </w:r>
      <w:r>
        <w:rPr>
          <w:color w:val="1D1D1B"/>
          <w:spacing w:val="-13"/>
          <w:w w:val="95"/>
          <w:sz w:val="20"/>
        </w:rPr>
        <w:t xml:space="preserve"> </w:t>
      </w:r>
      <w:r>
        <w:rPr>
          <w:i/>
          <w:color w:val="6E6E6D"/>
          <w:w w:val="95"/>
          <w:sz w:val="20"/>
        </w:rPr>
        <w:t>Phone</w:t>
      </w:r>
      <w:r>
        <w:rPr>
          <w:i/>
          <w:color w:val="6E6E6D"/>
          <w:spacing w:val="15"/>
          <w:w w:val="95"/>
          <w:sz w:val="20"/>
        </w:rPr>
        <w:t xml:space="preserve"> </w:t>
      </w:r>
      <w:r>
        <w:rPr>
          <w:i/>
          <w:color w:val="6E6E6D"/>
          <w:w w:val="95"/>
          <w:sz w:val="20"/>
        </w:rPr>
        <w:t>number: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137" w:after="0"/>
        <w:ind w:left="132" w:hanging="0"/>
        <w:rPr/>
      </w:pPr>
      <w:r>
        <w:rPr>
          <w:color w:val="1D1D1B"/>
        </w:rPr>
        <w:t>Potpis</w:t>
      </w:r>
      <w:r>
        <w:rPr>
          <w:color w:val="1D1D1B"/>
          <w:spacing w:val="-3"/>
        </w:rPr>
        <w:t xml:space="preserve"> </w:t>
      </w:r>
      <w:r>
        <w:rPr>
          <w:color w:val="1D1D1B"/>
        </w:rPr>
        <w:t>službenika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banke</w:t>
      </w:r>
      <w:r>
        <w:rPr>
          <w:color w:val="1D1D1B"/>
          <w:spacing w:val="-4"/>
        </w:rPr>
        <w:t xml:space="preserve"> </w:t>
      </w:r>
      <w:r>
        <w:rPr>
          <w:color w:val="1D1D1B"/>
        </w:rPr>
        <w:t>:</w:t>
      </w:r>
    </w:p>
    <w:p>
      <w:pPr>
        <w:pStyle w:val="Normal"/>
        <w:spacing w:before="168" w:after="0"/>
        <w:ind w:left="132" w:hanging="0"/>
        <w:rPr>
          <w:i/>
          <w:i/>
          <w:sz w:val="20"/>
        </w:rPr>
      </w:pPr>
      <w:r>
        <w:rPr>
          <w:i/>
          <w:color w:val="6E6E6D"/>
          <w:sz w:val="20"/>
        </w:rPr>
        <w:t>(signature</w:t>
      </w:r>
      <w:r>
        <w:rPr>
          <w:i/>
          <w:color w:val="6E6E6D"/>
          <w:spacing w:val="8"/>
          <w:sz w:val="20"/>
        </w:rPr>
        <w:t xml:space="preserve"> </w:t>
      </w:r>
      <w:r>
        <w:rPr>
          <w:i/>
          <w:color w:val="6E6E6D"/>
          <w:sz w:val="20"/>
        </w:rPr>
        <w:t>bank</w:t>
      </w:r>
      <w:r>
        <w:rPr>
          <w:i/>
          <w:color w:val="6E6E6D"/>
          <w:spacing w:val="15"/>
          <w:sz w:val="20"/>
        </w:rPr>
        <w:t xml:space="preserve"> </w:t>
      </w:r>
      <w:r>
        <w:rPr>
          <w:i/>
          <w:color w:val="6E6E6D"/>
          <w:sz w:val="20"/>
        </w:rPr>
        <w:t>teller)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1" w:after="0"/>
        <w:rPr>
          <w:i/>
          <w:i/>
          <w:sz w:val="17"/>
        </w:rPr>
      </w:pPr>
      <w:r>
        <w:rPr>
          <w:i/>
          <w:sz w:val="17"/>
        </w:rPr>
        <mc:AlternateContent>
          <mc:Choice Requires="wps">
            <w:drawing>
              <wp:anchor behindDoc="1" distT="0" distB="0" distL="0" distR="0" simplePos="0" locked="0" layoutInCell="0" allowOverlap="1" relativeHeight="136">
                <wp:simplePos x="0" y="0"/>
                <wp:positionH relativeFrom="page">
                  <wp:posOffset>365125</wp:posOffset>
                </wp:positionH>
                <wp:positionV relativeFrom="paragraph">
                  <wp:posOffset>160655</wp:posOffset>
                </wp:positionV>
                <wp:extent cx="1377950" cy="0"/>
                <wp:effectExtent l="3175" t="3175" r="2540" b="2540"/>
                <wp:wrapTopAndBottom/>
                <wp:docPr id="59" name="Фигура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080" cy="0"/>
                        </a:xfrm>
                        <a:prstGeom prst="line">
                          <a:avLst/>
                        </a:prstGeom>
                        <a:ln w="50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.75pt,12.65pt" to="137.2pt,12.65pt" ID="Фигура50" stroked="t" o:allowincell="f" style="position:absolute;mso-position-horizontal-relative:page">
                <v:stroke color="black" weight="504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Style18"/>
        <w:spacing w:before="98" w:after="0"/>
        <w:ind w:left="1177" w:right="1770" w:hanging="0"/>
        <w:jc w:val="center"/>
        <w:rPr>
          <w:color w:val="1D1D1B"/>
        </w:rPr>
      </w:pPr>
      <w:r>
        <w:rPr>
          <w:color w:val="1D1D1B"/>
        </w:rPr>
        <w:t>M.P</w:t>
      </w:r>
    </w:p>
    <w:p>
      <w:pPr>
        <w:pStyle w:val="Style18"/>
        <w:spacing w:lineRule="exact" w:line="218" w:before="71" w:after="0"/>
        <w:ind w:left="120" w:hanging="0"/>
        <w:rPr/>
      </w:pPr>
      <w:r>
        <w:br w:type="column"/>
      </w:r>
      <w:r>
        <w:rPr>
          <w:spacing w:val="-1"/>
        </w:rPr>
        <w:t>Politički</w:t>
      </w:r>
      <w:r>
        <w:rPr>
          <w:spacing w:val="1"/>
        </w:rPr>
        <w:t xml:space="preserve"> </w:t>
      </w:r>
      <w:r>
        <w:rPr>
          <w:spacing w:val="-1"/>
        </w:rPr>
        <w:t>eksponirano</w:t>
      </w:r>
      <w:r>
        <w:rPr>
          <w:spacing w:val="1"/>
        </w:rPr>
        <w:t xml:space="preserve"> </w:t>
      </w:r>
      <w:r>
        <w:rPr/>
        <w:t>lice</w:t>
      </w:r>
      <w:r>
        <w:rPr>
          <w:spacing w:val="1"/>
        </w:rPr>
        <w:t xml:space="preserve"> </w:t>
      </w:r>
      <w:r>
        <w:rPr/>
        <w:t>(Pel status)</w:t>
      </w:r>
      <w:r>
        <w:rPr>
          <w:spacing w:val="-20"/>
        </w:rPr>
        <w:t xml:space="preserve"> </w:t>
      </w:r>
      <w:r>
        <w:rPr/>
        <w:t>/</w:t>
      </w:r>
    </w:p>
    <w:p>
      <w:pPr>
        <w:pStyle w:val="Normal"/>
        <w:spacing w:lineRule="exact" w:line="218"/>
        <w:ind w:left="120" w:hanging="0"/>
        <w:rPr>
          <w:i/>
          <w:i/>
          <w:sz w:val="20"/>
        </w:rPr>
      </w:pPr>
      <w:r>
        <w:rPr>
          <w:i/>
          <w:color w:val="6E6E6D"/>
          <w:sz w:val="20"/>
        </w:rPr>
        <w:t>Politically</w:t>
      </w:r>
      <w:r>
        <w:rPr>
          <w:i/>
          <w:color w:val="6E6E6D"/>
          <w:spacing w:val="-5"/>
          <w:sz w:val="20"/>
        </w:rPr>
        <w:t xml:space="preserve"> </w:t>
      </w:r>
      <w:r>
        <w:rPr>
          <w:i/>
          <w:color w:val="6E6E6D"/>
          <w:sz w:val="20"/>
        </w:rPr>
        <w:t>exposed</w:t>
      </w:r>
      <w:r>
        <w:rPr>
          <w:i/>
          <w:color w:val="6E6E6D"/>
          <w:spacing w:val="-4"/>
          <w:sz w:val="20"/>
        </w:rPr>
        <w:t xml:space="preserve"> </w:t>
      </w:r>
      <w:r>
        <w:rPr>
          <w:i/>
          <w:color w:val="6E6E6D"/>
          <w:sz w:val="20"/>
        </w:rPr>
        <w:t>person</w:t>
      </w:r>
      <w:r>
        <w:rPr>
          <w:i/>
          <w:color w:val="6E6E6D"/>
          <w:spacing w:val="-5"/>
          <w:sz w:val="20"/>
        </w:rPr>
        <w:t xml:space="preserve"> </w:t>
      </w:r>
      <w:r>
        <w:rPr>
          <w:i/>
          <w:color w:val="6E6E6D"/>
          <w:sz w:val="20"/>
        </w:rPr>
        <w:t>(PEP</w:t>
      </w:r>
      <w:r>
        <w:rPr>
          <w:i/>
          <w:color w:val="6E6E6D"/>
          <w:spacing w:val="-5"/>
          <w:sz w:val="20"/>
        </w:rPr>
        <w:t xml:space="preserve"> </w:t>
      </w:r>
      <w:r>
        <w:rPr>
          <w:i/>
          <w:color w:val="6E6E6D"/>
          <w:sz w:val="20"/>
        </w:rPr>
        <w:t>status)</w:t>
      </w:r>
    </w:p>
    <w:p>
      <w:pPr>
        <w:pStyle w:val="Style18"/>
        <w:spacing w:before="1" w:after="0"/>
        <w:rPr>
          <w:i/>
          <w:i/>
          <w:sz w:val="28"/>
        </w:rPr>
      </w:pPr>
      <w:r>
        <w:rPr>
          <w:i/>
          <w:sz w:val="28"/>
        </w:rPr>
      </w:r>
    </w:p>
    <w:p>
      <w:pPr>
        <w:pStyle w:val="Normal"/>
        <w:spacing w:lineRule="auto" w:line="420"/>
        <w:ind w:left="121" w:right="791" w:hanging="1"/>
        <w:rPr>
          <w:i/>
          <w:i/>
          <w:sz w:val="20"/>
        </w:rPr>
      </w:pPr>
      <w:r>
        <mc:AlternateContent>
          <mc:Choice Requires="wps">
            <w:drawing>
              <wp:anchor behindDoc="1" distT="0" distB="635" distL="0" distR="635" simplePos="0" locked="0" layoutInCell="0" allowOverlap="1" relativeHeight="120">
                <wp:simplePos x="0" y="0"/>
                <wp:positionH relativeFrom="page">
                  <wp:posOffset>4615180</wp:posOffset>
                </wp:positionH>
                <wp:positionV relativeFrom="paragraph">
                  <wp:posOffset>455295</wp:posOffset>
                </wp:positionV>
                <wp:extent cx="1710690" cy="635"/>
                <wp:effectExtent l="0" t="0" r="635" b="635"/>
                <wp:wrapNone/>
                <wp:docPr id="60" name="Фигура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1072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3.4pt,35.85pt" to="498.05pt,35.85pt" ID="Фигура51" stroked="f" o:allowincell="f" style="position:absolute;flip:x;mso-position-horizontal-relative:pag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635" distL="635" distR="0" simplePos="0" locked="0" layoutInCell="0" allowOverlap="1" relativeHeight="161">
                <wp:simplePos x="0" y="0"/>
                <wp:positionH relativeFrom="page">
                  <wp:posOffset>5445760</wp:posOffset>
                </wp:positionH>
                <wp:positionV relativeFrom="paragraph">
                  <wp:posOffset>203835</wp:posOffset>
                </wp:positionV>
                <wp:extent cx="1583055" cy="635"/>
                <wp:effectExtent l="635" t="0" r="0" b="635"/>
                <wp:wrapNone/>
                <wp:docPr id="61" name="Фигура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82920" cy="720"/>
                        </a:xfrm>
                        <a:prstGeom prst="line">
                          <a:avLst/>
                        </a:prstGeom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28.8pt,16.05pt" to="553.4pt,16.05pt" ID="Фигура52" stroked="f" o:allowincell="f" style="position:absolute;flip:x;mso-position-horizontal-relative:pag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pacing w:val="-1"/>
          <w:sz w:val="20"/>
        </w:rPr>
        <w:t>Broj</w:t>
      </w:r>
      <w:r>
        <w:rPr>
          <w:spacing w:val="-28"/>
          <w:sz w:val="20"/>
        </w:rPr>
        <w:t xml:space="preserve"> </w:t>
      </w:r>
      <w:r>
        <w:rPr>
          <w:spacing w:val="-1"/>
          <w:sz w:val="20"/>
        </w:rPr>
        <w:t>telefona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spacing w:val="-14"/>
          <w:sz w:val="20"/>
        </w:rPr>
        <w:t xml:space="preserve"> </w:t>
      </w:r>
      <w:r>
        <w:rPr>
          <w:i/>
          <w:spacing w:val="-1"/>
          <w:sz w:val="20"/>
        </w:rPr>
        <w:t>Phone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number:</w:t>
      </w:r>
      <w:r>
        <w:rPr>
          <w:i/>
          <w:spacing w:val="-42"/>
          <w:sz w:val="20"/>
        </w:rPr>
        <w:t xml:space="preserve"> </w:t>
      </w:r>
      <w:r>
        <w:rPr>
          <w:sz w:val="20"/>
        </w:rPr>
        <w:t>Datum/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Date: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134" w:after="0"/>
        <w:ind w:left="203" w:hanging="0"/>
        <w:rPr/>
      </w:pPr>
      <w:r>
        <w:rPr/>
        <w:t>Potpis</w:t>
      </w:r>
      <w:r>
        <w:rPr>
          <w:spacing w:val="-3"/>
        </w:rPr>
        <w:t xml:space="preserve"> </w:t>
      </w:r>
      <w:r>
        <w:rPr/>
        <w:t>zastupnika</w:t>
      </w:r>
      <w:r>
        <w:rPr>
          <w:spacing w:val="-3"/>
        </w:rPr>
        <w:t xml:space="preserve"> </w:t>
      </w:r>
      <w:r>
        <w:rPr/>
        <w:t>/</w:t>
      </w:r>
      <w:r>
        <w:rPr>
          <w:spacing w:val="-4"/>
        </w:rPr>
        <w:t xml:space="preserve"> </w:t>
      </w:r>
      <w:r>
        <w:rPr/>
        <w:t>ovlašćeno</w:t>
      </w:r>
      <w:r>
        <w:rPr>
          <w:spacing w:val="-3"/>
        </w:rPr>
        <w:t xml:space="preserve"> </w:t>
      </w:r>
      <w:r>
        <w:rPr/>
        <mc:AlternateContent>
          <mc:Choice Requires="wps">
            <w:drawing>
              <wp:anchor behindDoc="0" distT="0" distB="0" distL="0" distR="0" simplePos="0" locked="0" layoutInCell="0" allowOverlap="1" relativeHeight="166">
                <wp:simplePos x="0" y="0"/>
                <wp:positionH relativeFrom="page">
                  <wp:posOffset>6993890</wp:posOffset>
                </wp:positionH>
                <wp:positionV relativeFrom="paragraph">
                  <wp:posOffset>259715</wp:posOffset>
                </wp:positionV>
                <wp:extent cx="152400" cy="1448435"/>
                <wp:effectExtent l="0" t="0" r="0" b="0"/>
                <wp:wrapNone/>
                <wp:docPr id="62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44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24"/>
                              <w:ind w:left="20" w:hanging="0"/>
                              <w:rPr/>
                            </w:pPr>
                            <w:r>
                              <w:rPr/>
                              <w:t>Lovćen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/>
                              <w:t>banka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/>
                              <w:t>AD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/>
                              <w:t>Podgorica</w:t>
                            </w:r>
                          </w:p>
                        </w:txbxContent>
                      </wps:txbx>
                      <wps:bodyPr lIns="0" rIns="0" tIns="0" bIns="0" anchor="t" vert="vert270" rot="16200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3" path="m0,0l-2147483645,0l-2147483645,-2147483646l0,-2147483646xe" fillcolor="white" stroked="f" o:allowincell="f" style="position:absolute;margin-left:550.7pt;margin-top:20.45pt;width:11.95pt;height:114pt;mso-wrap-style:square;v-text-anchor:top;mso-position-horizontal-relative:page">
                <v:fill o:detectmouseclick="t" type="solid" color2="black" opacity="0"/>
                <v:stroke color="#3465a4" joinstyle="round" endcap="flat"/>
                <v:textbox style="mso-layout-flow-alt:bottom-to-top">
                  <w:txbxContent>
                    <w:p>
                      <w:pPr>
                        <w:pStyle w:val="Style18"/>
                        <w:spacing w:lineRule="exact" w:line="224"/>
                        <w:ind w:left="20" w:hanging="0"/>
                        <w:rPr/>
                      </w:pPr>
                      <w:r>
                        <w:rPr/>
                        <w:t>Lovćen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/>
                        <w:t>banka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/>
                        <w:t>AD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/>
                        <w:t>Podgorica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>lice:</w:t>
      </w:r>
    </w:p>
    <w:p>
      <w:pPr>
        <w:pStyle w:val="Normal"/>
        <w:spacing w:before="167" w:after="0"/>
        <w:ind w:left="180" w:hanging="0"/>
        <w:rPr>
          <w:i/>
          <w:i/>
          <w:sz w:val="20"/>
        </w:rPr>
      </w:pPr>
      <w:r>
        <w:rPr>
          <w:i/>
          <w:color w:val="6E6E6D"/>
          <w:spacing w:val="-1"/>
          <w:sz w:val="20"/>
        </w:rPr>
        <w:t>(signature</w:t>
      </w:r>
      <w:r>
        <w:rPr>
          <w:i/>
          <w:color w:val="6E6E6D"/>
          <w:spacing w:val="10"/>
          <w:sz w:val="20"/>
        </w:rPr>
        <w:t xml:space="preserve"> </w:t>
      </w:r>
      <w:r>
        <w:rPr>
          <w:i/>
          <w:color w:val="6E6E6D"/>
          <w:spacing w:val="-1"/>
          <w:sz w:val="20"/>
        </w:rPr>
        <w:t>Exponent</w:t>
      </w:r>
      <w:r>
        <w:rPr>
          <w:i/>
          <w:color w:val="6E6E6D"/>
          <w:spacing w:val="8"/>
          <w:sz w:val="20"/>
        </w:rPr>
        <w:t xml:space="preserve"> </w:t>
      </w:r>
      <w:r>
        <w:rPr>
          <w:i/>
          <w:color w:val="6E6E6D"/>
          <w:spacing w:val="-1"/>
          <w:sz w:val="20"/>
        </w:rPr>
        <w:t>/</w:t>
      </w:r>
      <w:r>
        <w:rPr>
          <w:i/>
          <w:color w:val="6E6E6D"/>
          <w:spacing w:val="1"/>
          <w:sz w:val="20"/>
        </w:rPr>
        <w:t xml:space="preserve"> </w:t>
      </w:r>
      <w:r>
        <w:rPr>
          <w:i/>
          <w:color w:val="6E6E6D"/>
          <w:spacing w:val="-1"/>
          <w:sz w:val="20"/>
        </w:rPr>
        <w:t>Authorized</w:t>
      </w:r>
      <w:r>
        <w:rPr>
          <w:i/>
          <w:color w:val="6E6E6D"/>
          <w:spacing w:val="-24"/>
          <w:sz w:val="20"/>
        </w:rPr>
        <w:t xml:space="preserve"> </w:t>
      </w:r>
      <w:r>
        <w:rPr>
          <w:i/>
          <w:color w:val="6E6E6D"/>
          <w:sz w:val="20"/>
        </w:rPr>
        <w:t>user)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3" w:after="0"/>
        <w:rPr>
          <w:i/>
          <w:i/>
          <w:sz w:val="16"/>
        </w:rPr>
      </w:pPr>
      <w:r>
        <w:rPr>
          <w:i/>
          <w:sz w:val="16"/>
        </w:rPr>
        <mc:AlternateContent>
          <mc:Choice Requires="wps">
            <w:drawing>
              <wp:anchor behindDoc="1" distT="0" distB="0" distL="0" distR="0" simplePos="0" locked="0" layoutInCell="0" allowOverlap="1" relativeHeight="137">
                <wp:simplePos x="0" y="0"/>
                <wp:positionH relativeFrom="page">
                  <wp:posOffset>4027805</wp:posOffset>
                </wp:positionH>
                <wp:positionV relativeFrom="paragraph">
                  <wp:posOffset>155575</wp:posOffset>
                </wp:positionV>
                <wp:extent cx="1718945" cy="0"/>
                <wp:effectExtent l="4445" t="4445" r="4445" b="4445"/>
                <wp:wrapTopAndBottom/>
                <wp:docPr id="64" name="Фигура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000" cy="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7.15pt,12.25pt" to="452.45pt,12.25pt" ID="Фигура54" stroked="t" o:allowincell="f" style="position:absolute;mso-position-horizontal-relative:page">
                <v:stroke color="black" weight="828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Normal"/>
        <w:spacing w:before="123" w:after="0"/>
        <w:ind w:left="1289" w:hanging="0"/>
        <w:rPr>
          <w:rFonts w:ascii="Trebuchet MS" w:hAnsi="Trebuchet MS"/>
          <w:sz w:val="16"/>
        </w:rPr>
      </w:pPr>
      <w:r>
        <w:rPr>
          <w:rFonts w:ascii="Trebuchet MS" w:hAnsi="Trebuchet MS"/>
          <w:w w:val="90"/>
          <w:sz w:val="16"/>
        </w:rPr>
        <w:t>M.</w:t>
      </w:r>
      <w:r>
        <w:rPr>
          <w:rFonts w:ascii="Trebuchet MS" w:hAnsi="Trebuchet MS"/>
          <w:spacing w:val="-15"/>
          <w:w w:val="90"/>
          <w:sz w:val="16"/>
        </w:rPr>
        <w:t xml:space="preserve"> </w:t>
      </w:r>
      <w:r>
        <w:rPr>
          <w:rFonts w:ascii="Trebuchet MS" w:hAnsi="Trebuchet MS"/>
          <w:w w:val="90"/>
          <w:sz w:val="16"/>
        </w:rPr>
        <w:t>P</w:t>
      </w:r>
    </w:p>
    <w:p>
      <w:pPr>
        <w:pStyle w:val="Normal"/>
        <w:spacing w:before="170" w:after="0"/>
        <w:ind w:left="69" w:hanging="0"/>
        <w:rPr>
          <w:i/>
          <w:i/>
          <w:sz w:val="20"/>
        </w:rPr>
      </w:pPr>
      <w:r>
        <w:br w:type="column"/>
      </w:r>
      <w:r>
        <w:rPr>
          <w:rFonts w:ascii="Wingdings" w:hAnsi="Wingdings"/>
          <w:sz w:val="20"/>
        </w:rPr>
        <w:t></w:t>
      </w:r>
      <w:r>
        <w:rPr>
          <w:rFonts w:ascii="Times New Roman" w:hAnsi="Times New Roman"/>
          <w:spacing w:val="4"/>
          <w:sz w:val="20"/>
        </w:rPr>
        <w:t xml:space="preserve"> </w:t>
      </w:r>
      <w:r>
        <w:rPr>
          <w:sz w:val="20"/>
        </w:rPr>
        <w:t>Ne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6E6E6D"/>
          <w:sz w:val="20"/>
        </w:rPr>
        <w:t>No</w:t>
      </w:r>
      <w:r>
        <w:rPr>
          <w:i/>
          <w:color w:val="6E6E6D"/>
          <w:spacing w:val="53"/>
          <w:sz w:val="20"/>
        </w:rPr>
        <w:t xml:space="preserve"> </w:t>
      </w:r>
      <w:r>
        <w:rPr>
          <w:rFonts w:ascii="Wingdings" w:hAnsi="Wingdings"/>
          <w:sz w:val="20"/>
        </w:rPr>
        <w:t>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6E6E6D"/>
          <w:sz w:val="20"/>
        </w:rPr>
        <w:t>Yes</w:t>
      </w:r>
    </w:p>
    <w:p>
      <w:pPr>
        <w:sectPr>
          <w:type w:val="continuous"/>
          <w:pgSz w:w="11906" w:h="16838"/>
          <w:pgMar w:left="420" w:right="300" w:gutter="0" w:header="0" w:top="700" w:footer="0" w:bottom="280"/>
          <w:cols w:num="3" w:equalWidth="false" w:sep="false">
            <w:col w:w="3310" w:space="2372"/>
            <w:col w:w="3300" w:space="38"/>
            <w:col w:w="2165"/>
          </w:cols>
          <w:formProt w:val="false"/>
          <w:textDirection w:val="lrTb"/>
          <w:docGrid w:type="default" w:linePitch="100" w:charSpace="4096"/>
        </w:sectPr>
      </w:pP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rPr>
          <w:i/>
          <w:i/>
          <w:sz w:val="24"/>
        </w:rPr>
      </w:pPr>
      <w:r>
        <w:rPr>
          <w:i/>
          <w:sz w:val="24"/>
        </w:rPr>
      </w:r>
    </w:p>
    <w:p>
      <w:pPr>
        <w:pStyle w:val="Style18"/>
        <w:spacing w:lineRule="exact" w:line="208"/>
        <w:ind w:left="116" w:hanging="0"/>
        <w:rPr/>
      </w:pPr>
      <w:r>
        <w:rPr/>
        <mc:AlternateContent>
          <mc:Choice Requires="wps">
            <w:drawing>
              <wp:inline distT="0" distB="0" distL="0" distR="0">
                <wp:extent cx="4862195" cy="132715"/>
                <wp:effectExtent l="0" t="0" r="0" b="0"/>
                <wp:docPr id="65" name="Фигура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2160" cy="13284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tabs>
                                <w:tab w:val="clear" w:pos="720"/>
                                <w:tab w:val="left" w:pos="3459" w:leader="none"/>
                              </w:tabs>
                              <w:spacing w:before="11" w:after="0"/>
                              <w:ind w:left="4" w:hanging="0"/>
                              <w:rPr>
                                <w:rFonts w:ascii="Trebuchet MS" w:hAns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position w:val="-3"/>
                                <w:sz w:val="12"/>
                              </w:rPr>
                              <w:t>*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-10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NPP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nacionalni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3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platni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promet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/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3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national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payment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4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system</w:t>
                              <w:tab/>
                              <w:t>|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3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*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7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MPP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- međunarodni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platni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promet /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international payment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spacing w:val="-1"/>
                                <w:w w:val="9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color w:val="4D4D4D"/>
                                <w:w w:val="90"/>
                                <w:sz w:val="12"/>
                              </w:rPr>
                              <w:t>system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55" path="m0,0l-2147483645,0l-2147483645,-2147483646l0,-2147483646xe" fillcolor="#f1f1f1" stroked="f" o:allowincell="f" style="position:absolute;margin-left:0pt;margin-top:-10.5pt;width:382.8pt;height:10.4pt;mso-wrap-style:square;v-text-anchor:top;mso-position-vertical:top">
                <v:fill o:detectmouseclick="t" type="solid" color2="#0e0e0e"/>
                <v:stroke color="#3465a4" joinstyle="round" endcap="flat"/>
                <v:textbox>
                  <w:txbxContent>
                    <w:p>
                      <w:pPr>
                        <w:pStyle w:val="Style26"/>
                        <w:tabs>
                          <w:tab w:val="clear" w:pos="720"/>
                          <w:tab w:val="left" w:pos="3459" w:leader="none"/>
                        </w:tabs>
                        <w:spacing w:before="11" w:after="0"/>
                        <w:ind w:left="4" w:hanging="0"/>
                        <w:rPr>
                          <w:rFonts w:ascii="Trebuchet MS" w:hAnsi="Trebuchet MS"/>
                          <w:sz w:val="12"/>
                        </w:rPr>
                      </w:pPr>
                      <w:r>
                        <w:rPr>
                          <w:rFonts w:ascii="Trebuchet MS" w:hAnsi="Trebuchet MS"/>
                          <w:color w:val="4D4D4D"/>
                          <w:w w:val="90"/>
                          <w:position w:val="-3"/>
                          <w:sz w:val="12"/>
                        </w:rPr>
                        <w:t>*</w:t>
                      </w:r>
                      <w:r>
                        <w:rPr>
                          <w:rFonts w:ascii="Trebuchet MS" w:hAnsi="Trebuchet MS"/>
                          <w:color w:val="4D4D4D"/>
                          <w:spacing w:val="-10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NPP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-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nacionalni</w:t>
                      </w:r>
                      <w:r>
                        <w:rPr>
                          <w:rFonts w:ascii="Trebuchet MS" w:hAnsi="Trebuchet MS"/>
                          <w:color w:val="4D4D4D"/>
                          <w:spacing w:val="3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platni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promet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/</w:t>
                      </w:r>
                      <w:r>
                        <w:rPr>
                          <w:rFonts w:ascii="Trebuchet MS" w:hAnsi="Trebuchet MS"/>
                          <w:color w:val="4D4D4D"/>
                          <w:spacing w:val="3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national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payment</w:t>
                      </w:r>
                      <w:r>
                        <w:rPr>
                          <w:rFonts w:ascii="Trebuchet MS" w:hAnsi="Trebuchet MS"/>
                          <w:color w:val="4D4D4D"/>
                          <w:spacing w:val="4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system</w:t>
                        <w:tab/>
                        <w:t>|</w:t>
                      </w:r>
                      <w:r>
                        <w:rPr>
                          <w:rFonts w:ascii="Trebuchet MS" w:hAnsi="Trebuchet MS"/>
                          <w:color w:val="4D4D4D"/>
                          <w:spacing w:val="3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spacing w:val="32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*</w:t>
                      </w:r>
                      <w:r>
                        <w:rPr>
                          <w:rFonts w:ascii="Trebuchet MS" w:hAnsi="Trebuchet MS"/>
                          <w:color w:val="4D4D4D"/>
                          <w:spacing w:val="74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MPP</w:t>
                      </w:r>
                      <w:r>
                        <w:rPr>
                          <w:rFonts w:ascii="Trebuchet MS" w:hAnsi="Trebuchet MS"/>
                          <w:color w:val="4D4D4D"/>
                          <w:spacing w:val="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- međunarodni</w:t>
                      </w:r>
                      <w:r>
                        <w:rPr>
                          <w:rFonts w:ascii="Trebuchet MS" w:hAnsi="Trebuchet MS"/>
                          <w:color w:val="4D4D4D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platni</w:t>
                      </w:r>
                      <w:r>
                        <w:rPr>
                          <w:rFonts w:ascii="Trebuchet MS" w:hAnsi="Trebuchet MS"/>
                          <w:color w:val="4D4D4D"/>
                          <w:spacing w:val="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promet /</w:t>
                      </w:r>
                      <w:r>
                        <w:rPr>
                          <w:rFonts w:ascii="Trebuchet MS" w:hAnsi="Trebuchet MS"/>
                          <w:color w:val="4D4D4D"/>
                          <w:spacing w:val="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international payment</w:t>
                      </w:r>
                      <w:r>
                        <w:rPr>
                          <w:rFonts w:ascii="Trebuchet MS" w:hAnsi="Trebuchet MS"/>
                          <w:color w:val="4D4D4D"/>
                          <w:spacing w:val="-1"/>
                          <w:w w:val="9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color w:val="4D4D4D"/>
                          <w:w w:val="90"/>
                          <w:sz w:val="12"/>
                        </w:rPr>
                        <w:t>system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exact" w:line="208"/>
        <w:rPr/>
      </w:pPr>
      <w:r>
        <w:rPr/>
      </w:r>
    </w:p>
    <w:p>
      <w:pPr>
        <w:pStyle w:val="Normal"/>
        <w:spacing w:lineRule="exact" w:line="208"/>
        <w:rPr/>
      </w:pPr>
      <w:r>
        <w:rPr/>
      </w:r>
    </w:p>
    <w:p>
      <w:pPr>
        <w:pStyle w:val="Normal"/>
        <w:spacing w:lineRule="exact" w:line="208"/>
        <w:rPr/>
      </w:pPr>
      <w:r>
        <w:rPr/>
      </w:r>
    </w:p>
    <w:p>
      <w:pPr>
        <w:pStyle w:val="Normal"/>
        <w:spacing w:lineRule="exact" w:line="208"/>
        <w:rPr/>
      </w:pPr>
      <w:r>
        <w:rPr/>
      </w:r>
    </w:p>
    <w:p>
      <w:pPr>
        <w:pStyle w:val="Normal"/>
        <w:spacing w:lineRule="exact" w:line="208"/>
        <w:rPr>
          <w:del w:id="24" w:author="User" w:date="2023-04-17T13:55:00Z"/>
        </w:rPr>
      </w:pPr>
      <w:del w:id="23" w:author="User" w:date="2023-04-17T13:55:00Z">
        <w:r>
          <w:rPr/>
        </w:r>
      </w:del>
    </w:p>
    <w:p>
      <w:pPr>
        <w:pStyle w:val="Style18"/>
        <w:tabs>
          <w:tab w:val="clear" w:pos="720"/>
          <w:tab w:val="left" w:pos="8200" w:leader="none"/>
        </w:tabs>
        <w:ind w:left="5519" w:hanging="0"/>
        <w:rPr>
          <w:del w:id="40" w:author="User" w:date="2023-04-17T13:55:00Z"/>
        </w:rPr>
      </w:pPr>
      <w:del w:id="25" w:author="User" w:date="2023-04-17T13:55:00Z">
        <w:r>
          <w:rPr/>
          <mc:AlternateContent>
            <mc:Choice Requires="wpg">
              <w:drawing>
                <wp:inline distT="0" distB="0" distL="0" distR="0" wp14:anchorId="0F4948B9">
                  <wp:extent cx="1013460" cy="428625"/>
                  <wp:effectExtent l="8890" t="1905" r="6350" b="7620"/>
                  <wp:docPr id="67" name="Фигура56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013400" cy="428760"/>
                            <a:chOff x="0" y="0"/>
                            <a:chExt cx="1013400" cy="428760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348" descr=""/>
                            <pic:cNvPicPr/>
                          </pic:nvPicPr>
                          <pic:blipFill>
                            <a:blip r:embed="rId26"/>
                            <a:stretch/>
                          </pic:blipFill>
                          <pic:spPr>
                            <a:xfrm>
                              <a:off x="220320" y="114480"/>
                              <a:ext cx="240840" cy="1472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187200" y="237600"/>
                              <a:ext cx="306000" cy="191160"/>
                            </a:xfrm>
                            <a:custGeom>
                              <a:avLst/>
                              <a:gdLst>
                                <a:gd name="textAreaLeft" fmla="*/ 0 w 173520"/>
                                <a:gd name="textAreaRight" fmla="*/ 174240 w 173520"/>
                                <a:gd name="textAreaTop" fmla="*/ 0 h 108360"/>
                                <a:gd name="textAreaBottom" fmla="*/ 109080 h 1083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484" h="303">
                                  <a:moveTo>
                                    <a:pt x="482" y="0"/>
                                  </a:moveTo>
                                  <a:lnTo>
                                    <a:pt x="464" y="82"/>
                                  </a:lnTo>
                                  <a:lnTo>
                                    <a:pt x="428" y="148"/>
                                  </a:lnTo>
                                  <a:lnTo>
                                    <a:pt x="378" y="196"/>
                                  </a:lnTo>
                                  <a:lnTo>
                                    <a:pt x="315" y="225"/>
                                  </a:lnTo>
                                  <a:lnTo>
                                    <a:pt x="242" y="235"/>
                                  </a:lnTo>
                                  <a:lnTo>
                                    <a:pt x="170" y="225"/>
                                  </a:lnTo>
                                  <a:lnTo>
                                    <a:pt x="106" y="196"/>
                                  </a:lnTo>
                                  <a:lnTo>
                                    <a:pt x="55" y="148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1" y="94"/>
                                  </a:lnTo>
                                  <a:lnTo>
                                    <a:pt x="36" y="161"/>
                                  </a:lnTo>
                                  <a:lnTo>
                                    <a:pt x="74" y="219"/>
                                  </a:lnTo>
                                  <a:lnTo>
                                    <a:pt x="121" y="263"/>
                                  </a:lnTo>
                                  <a:lnTo>
                                    <a:pt x="178" y="292"/>
                                  </a:lnTo>
                                  <a:lnTo>
                                    <a:pt x="241" y="303"/>
                                  </a:lnTo>
                                  <a:lnTo>
                                    <a:pt x="244" y="303"/>
                                  </a:lnTo>
                                  <a:lnTo>
                                    <a:pt x="307" y="292"/>
                                  </a:lnTo>
                                  <a:lnTo>
                                    <a:pt x="363" y="263"/>
                                  </a:lnTo>
                                  <a:lnTo>
                                    <a:pt x="410" y="219"/>
                                  </a:lnTo>
                                  <a:lnTo>
                                    <a:pt x="447" y="161"/>
                                  </a:lnTo>
                                  <a:lnTo>
                                    <a:pt x="472" y="94"/>
                                  </a:lnTo>
                                  <a:lnTo>
                                    <a:pt x="484" y="18"/>
                                  </a:lnTo>
                                  <a:lnTo>
                                    <a:pt x="4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eb8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0"/>
                              <a:ext cx="1013400" cy="419760"/>
                            </a:xfrm>
                            <a:custGeom>
                              <a:avLst/>
                              <a:gdLst>
                                <a:gd name="textAreaLeft" fmla="*/ 0 w 574560"/>
                                <a:gd name="textAreaRight" fmla="*/ 575280 w 574560"/>
                                <a:gd name="textAreaTop" fmla="*/ 0 h 237960"/>
                                <a:gd name="textAreaBottom" fmla="*/ 238680 h 2379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596" h="661">
                                  <a:moveTo>
                                    <a:pt x="278" y="616"/>
                                  </a:moveTo>
                                  <a:lnTo>
                                    <a:pt x="275" y="612"/>
                                  </a:lnTo>
                                  <a:lnTo>
                                    <a:pt x="51" y="612"/>
                                  </a:lnTo>
                                  <a:lnTo>
                                    <a:pt x="51" y="204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5" y="201"/>
                                  </a:lnTo>
                                  <a:lnTo>
                                    <a:pt x="3" y="201"/>
                                  </a:lnTo>
                                  <a:lnTo>
                                    <a:pt x="0" y="204"/>
                                  </a:lnTo>
                                  <a:lnTo>
                                    <a:pt x="0" y="657"/>
                                  </a:lnTo>
                                  <a:lnTo>
                                    <a:pt x="3" y="660"/>
                                  </a:lnTo>
                                  <a:lnTo>
                                    <a:pt x="275" y="660"/>
                                  </a:lnTo>
                                  <a:lnTo>
                                    <a:pt x="278" y="657"/>
                                  </a:lnTo>
                                  <a:lnTo>
                                    <a:pt x="278" y="616"/>
                                  </a:lnTo>
                                  <a:close/>
                                  <a:moveTo>
                                    <a:pt x="1206" y="198"/>
                                  </a:moveTo>
                                  <a:lnTo>
                                    <a:pt x="1205" y="194"/>
                                  </a:lnTo>
                                  <a:lnTo>
                                    <a:pt x="1154" y="194"/>
                                  </a:lnTo>
                                  <a:lnTo>
                                    <a:pt x="1151" y="197"/>
                                  </a:lnTo>
                                  <a:lnTo>
                                    <a:pt x="1006" y="588"/>
                                  </a:lnTo>
                                  <a:lnTo>
                                    <a:pt x="1005" y="588"/>
                                  </a:lnTo>
                                  <a:lnTo>
                                    <a:pt x="863" y="202"/>
                                  </a:lnTo>
                                  <a:lnTo>
                                    <a:pt x="862" y="197"/>
                                  </a:lnTo>
                                  <a:lnTo>
                                    <a:pt x="859" y="194"/>
                                  </a:lnTo>
                                  <a:lnTo>
                                    <a:pt x="807" y="194"/>
                                  </a:lnTo>
                                  <a:lnTo>
                                    <a:pt x="806" y="198"/>
                                  </a:lnTo>
                                  <a:lnTo>
                                    <a:pt x="808" y="204"/>
                                  </a:lnTo>
                                  <a:lnTo>
                                    <a:pt x="975" y="648"/>
                                  </a:lnTo>
                                  <a:lnTo>
                                    <a:pt x="977" y="654"/>
                                  </a:lnTo>
                                  <a:lnTo>
                                    <a:pt x="980" y="655"/>
                                  </a:lnTo>
                                  <a:lnTo>
                                    <a:pt x="1031" y="655"/>
                                  </a:lnTo>
                                  <a:lnTo>
                                    <a:pt x="1033" y="654"/>
                                  </a:lnTo>
                                  <a:lnTo>
                                    <a:pt x="1036" y="648"/>
                                  </a:lnTo>
                                  <a:lnTo>
                                    <a:pt x="1205" y="204"/>
                                  </a:lnTo>
                                  <a:lnTo>
                                    <a:pt x="1206" y="198"/>
                                  </a:lnTo>
                                  <a:close/>
                                  <a:moveTo>
                                    <a:pt x="1501" y="6"/>
                                  </a:moveTo>
                                  <a:lnTo>
                                    <a:pt x="1500" y="0"/>
                                  </a:lnTo>
                                  <a:lnTo>
                                    <a:pt x="1457" y="0"/>
                                  </a:lnTo>
                                  <a:lnTo>
                                    <a:pt x="1454" y="7"/>
                                  </a:lnTo>
                                  <a:lnTo>
                                    <a:pt x="1396" y="119"/>
                                  </a:lnTo>
                                  <a:lnTo>
                                    <a:pt x="1394" y="125"/>
                                  </a:lnTo>
                                  <a:lnTo>
                                    <a:pt x="1394" y="131"/>
                                  </a:lnTo>
                                  <a:lnTo>
                                    <a:pt x="1428" y="131"/>
                                  </a:lnTo>
                                  <a:lnTo>
                                    <a:pt x="1429" y="129"/>
                                  </a:lnTo>
                                  <a:lnTo>
                                    <a:pt x="1432" y="125"/>
                                  </a:lnTo>
                                  <a:lnTo>
                                    <a:pt x="1498" y="11"/>
                                  </a:lnTo>
                                  <a:lnTo>
                                    <a:pt x="1501" y="6"/>
                                  </a:lnTo>
                                  <a:close/>
                                  <a:moveTo>
                                    <a:pt x="1596" y="618"/>
                                  </a:moveTo>
                                  <a:lnTo>
                                    <a:pt x="1594" y="614"/>
                                  </a:lnTo>
                                  <a:lnTo>
                                    <a:pt x="1593" y="612"/>
                                  </a:lnTo>
                                  <a:lnTo>
                                    <a:pt x="1579" y="579"/>
                                  </a:lnTo>
                                  <a:lnTo>
                                    <a:pt x="1577" y="575"/>
                                  </a:lnTo>
                                  <a:lnTo>
                                    <a:pt x="1574" y="574"/>
                                  </a:lnTo>
                                  <a:lnTo>
                                    <a:pt x="1570" y="577"/>
                                  </a:lnTo>
                                  <a:lnTo>
                                    <a:pt x="1549" y="590"/>
                                  </a:lnTo>
                                  <a:lnTo>
                                    <a:pt x="1522" y="601"/>
                                  </a:lnTo>
                                  <a:lnTo>
                                    <a:pt x="1492" y="609"/>
                                  </a:lnTo>
                                  <a:lnTo>
                                    <a:pt x="1456" y="612"/>
                                  </a:lnTo>
                                  <a:lnTo>
                                    <a:pt x="1389" y="598"/>
                                  </a:lnTo>
                                  <a:lnTo>
                                    <a:pt x="1334" y="560"/>
                                  </a:lnTo>
                                  <a:lnTo>
                                    <a:pt x="1296" y="500"/>
                                  </a:lnTo>
                                  <a:lnTo>
                                    <a:pt x="1282" y="423"/>
                                  </a:lnTo>
                                  <a:lnTo>
                                    <a:pt x="1296" y="351"/>
                                  </a:lnTo>
                                  <a:lnTo>
                                    <a:pt x="1333" y="292"/>
                                  </a:lnTo>
                                  <a:lnTo>
                                    <a:pt x="1388" y="252"/>
                                  </a:lnTo>
                                  <a:lnTo>
                                    <a:pt x="1455" y="237"/>
                                  </a:lnTo>
                                  <a:lnTo>
                                    <a:pt x="1491" y="240"/>
                                  </a:lnTo>
                                  <a:lnTo>
                                    <a:pt x="1521" y="248"/>
                                  </a:lnTo>
                                  <a:lnTo>
                                    <a:pt x="1547" y="259"/>
                                  </a:lnTo>
                                  <a:lnTo>
                                    <a:pt x="1568" y="270"/>
                                  </a:lnTo>
                                  <a:lnTo>
                                    <a:pt x="1572" y="272"/>
                                  </a:lnTo>
                                  <a:lnTo>
                                    <a:pt x="1575" y="273"/>
                                  </a:lnTo>
                                  <a:lnTo>
                                    <a:pt x="1577" y="268"/>
                                  </a:lnTo>
                                  <a:lnTo>
                                    <a:pt x="1592" y="237"/>
                                  </a:lnTo>
                                  <a:lnTo>
                                    <a:pt x="1593" y="235"/>
                                  </a:lnTo>
                                  <a:lnTo>
                                    <a:pt x="1594" y="231"/>
                                  </a:lnTo>
                                  <a:lnTo>
                                    <a:pt x="1593" y="227"/>
                                  </a:lnTo>
                                  <a:lnTo>
                                    <a:pt x="1589" y="225"/>
                                  </a:lnTo>
                                  <a:lnTo>
                                    <a:pt x="1564" y="211"/>
                                  </a:lnTo>
                                  <a:lnTo>
                                    <a:pt x="1534" y="200"/>
                                  </a:lnTo>
                                  <a:lnTo>
                                    <a:pt x="1499" y="191"/>
                                  </a:lnTo>
                                  <a:lnTo>
                                    <a:pt x="1456" y="188"/>
                                  </a:lnTo>
                                  <a:lnTo>
                                    <a:pt x="1385" y="200"/>
                                  </a:lnTo>
                                  <a:lnTo>
                                    <a:pt x="1322" y="234"/>
                                  </a:lnTo>
                                  <a:lnTo>
                                    <a:pt x="1273" y="285"/>
                                  </a:lnTo>
                                  <a:lnTo>
                                    <a:pt x="1241" y="349"/>
                                  </a:lnTo>
                                  <a:lnTo>
                                    <a:pt x="1229" y="423"/>
                                  </a:lnTo>
                                  <a:lnTo>
                                    <a:pt x="1241" y="503"/>
                                  </a:lnTo>
                                  <a:lnTo>
                                    <a:pt x="1272" y="569"/>
                                  </a:lnTo>
                                  <a:lnTo>
                                    <a:pt x="1320" y="618"/>
                                  </a:lnTo>
                                  <a:lnTo>
                                    <a:pt x="1382" y="649"/>
                                  </a:lnTo>
                                  <a:lnTo>
                                    <a:pt x="1455" y="660"/>
                                  </a:lnTo>
                                  <a:lnTo>
                                    <a:pt x="1498" y="657"/>
                                  </a:lnTo>
                                  <a:lnTo>
                                    <a:pt x="1535" y="649"/>
                                  </a:lnTo>
                                  <a:lnTo>
                                    <a:pt x="1565" y="637"/>
                                  </a:lnTo>
                                  <a:lnTo>
                                    <a:pt x="1591" y="623"/>
                                  </a:lnTo>
                                  <a:lnTo>
                                    <a:pt x="1595" y="620"/>
                                  </a:lnTo>
                                  <a:lnTo>
                                    <a:pt x="1596" y="6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56" style="position:absolute;margin-left:0pt;margin-top:-34.55pt;width:79.8pt;height:33.75pt" coordorigin="0,-691" coordsize="1596,675">
                  <v:shape id="shape_0" ID="Picture 348" stroked="f" o:allowincell="f" style="position:absolute;left:347;top:-511;width:378;height:231;mso-wrap-style:none;v-text-anchor:middle;mso-position-vertical:top" type="_x0000_t75">
                    <v:imagedata r:id="rId27" o:detectmouseclick="t"/>
                    <v:stroke color="#3465a4" joinstyle="round" endcap="flat"/>
                    <w10:wrap type="square"/>
                  </v:shape>
                </v:group>
              </w:pict>
            </mc:Fallback>
          </mc:AlternateContent>
        </w:r>
      </w:del>
      <w:del w:id="26" w:author="User" w:date="2023-04-17T13:55:00Z">
        <w:r>
          <w:rPr>
            <w:rFonts w:ascii="Times New Roman" w:hAnsi="Times New Roman"/>
            <w:spacing w:val="2"/>
          </w:rPr>
          <w:delText xml:space="preserve"> </w:delText>
        </w:r>
      </w:del>
      <w:del w:id="27" w:author="User" w:date="2023-04-17T13:55:00Z">
        <w:r>
          <w:rPr>
            <w:rFonts w:ascii="Times New Roman" w:hAnsi="Times New Roman"/>
            <w:spacing w:val="2"/>
          </w:rPr>
          <mc:AlternateContent>
            <mc:Choice Requires="wpg">
              <w:drawing>
                <wp:inline distT="0" distB="0" distL="0" distR="0" wp14:anchorId="09779D4E">
                  <wp:extent cx="197485" cy="292100"/>
                  <wp:effectExtent l="3810" t="8255" r="8255" b="4445"/>
                  <wp:docPr id="68" name="Фигура57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97640" cy="291960"/>
                            <a:chOff x="0" y="0"/>
                            <a:chExt cx="19764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197640" cy="291960"/>
                            </a:xfrm>
                            <a:custGeom>
                              <a:avLst/>
                              <a:gdLst>
                                <a:gd name="textAreaLeft" fmla="*/ 0 w 111960"/>
                                <a:gd name="textAreaRight" fmla="*/ 112680 w 111960"/>
                                <a:gd name="textAreaTop" fmla="*/ 0 h 165600"/>
                                <a:gd name="textAreaBottom" fmla="*/ 16632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1" h="460">
                                  <a:moveTo>
                                    <a:pt x="308" y="0"/>
                                  </a:moveTo>
                                  <a:lnTo>
                                    <a:pt x="305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7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308" y="459"/>
                                  </a:lnTo>
                                  <a:lnTo>
                                    <a:pt x="310" y="457"/>
                                  </a:lnTo>
                                  <a:lnTo>
                                    <a:pt x="310" y="415"/>
                                  </a:lnTo>
                                  <a:lnTo>
                                    <a:pt x="308" y="411"/>
                                  </a:lnTo>
                                  <a:lnTo>
                                    <a:pt x="51" y="411"/>
                                  </a:lnTo>
                                  <a:lnTo>
                                    <a:pt x="51" y="253"/>
                                  </a:lnTo>
                                  <a:lnTo>
                                    <a:pt x="275" y="253"/>
                                  </a:lnTo>
                                  <a:lnTo>
                                    <a:pt x="277" y="250"/>
                                  </a:lnTo>
                                  <a:lnTo>
                                    <a:pt x="277" y="208"/>
                                  </a:lnTo>
                                  <a:lnTo>
                                    <a:pt x="275" y="206"/>
                                  </a:lnTo>
                                  <a:lnTo>
                                    <a:pt x="51" y="206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308" y="48"/>
                                  </a:lnTo>
                                  <a:lnTo>
                                    <a:pt x="310" y="45"/>
                                  </a:lnTo>
                                  <a:lnTo>
                                    <a:pt x="310" y="3"/>
                                  </a:lnTo>
                                  <a:lnTo>
                                    <a:pt x="3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57" style="position:absolute;margin-left:0pt;margin-top:-24.05pt;width:15.55pt;height:23pt" coordorigin="0,-481" coordsize="311,460"/>
              </w:pict>
            </mc:Fallback>
          </mc:AlternateContent>
        </w:r>
      </w:del>
      <w:del w:id="28" w:author="User" w:date="2023-04-17T13:55:00Z">
        <w:r>
          <w:rPr>
            <w:rFonts w:ascii="Times New Roman" w:hAnsi="Times New Roman"/>
            <w:spacing w:val="6"/>
            <w:position w:val="2"/>
          </w:rPr>
          <w:delText xml:space="preserve"> </w:delText>
        </w:r>
      </w:del>
      <w:del w:id="29" w:author="User" w:date="2023-04-17T13:55:00Z">
        <w:r>
          <w:rPr>
            <w:rFonts w:ascii="Times New Roman" w:hAnsi="Times New Roman"/>
            <w:spacing w:val="6"/>
            <w:position w:val="2"/>
          </w:rPr>
          <mc:AlternateContent>
            <mc:Choice Requires="wpg">
              <w:drawing>
                <wp:inline distT="0" distB="0" distL="0" distR="0" wp14:anchorId="4CDA6060">
                  <wp:extent cx="238760" cy="292100"/>
                  <wp:effectExtent l="1270" t="8255" r="7620" b="4445"/>
                  <wp:docPr id="69" name="Фигура58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38680" cy="291960"/>
                            <a:chOff x="0" y="0"/>
                            <a:chExt cx="23868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38680" cy="291960"/>
                            </a:xfrm>
                            <a:custGeom>
                              <a:avLst/>
                              <a:gdLst>
                                <a:gd name="textAreaLeft" fmla="*/ 0 w 135360"/>
                                <a:gd name="textAreaRight" fmla="*/ 136080 w 135360"/>
                                <a:gd name="textAreaTop" fmla="*/ 0 h 165600"/>
                                <a:gd name="textAreaBottom" fmla="*/ 16632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76" h="460">
                                  <a:moveTo>
                                    <a:pt x="373" y="0"/>
                                  </a:moveTo>
                                  <a:lnTo>
                                    <a:pt x="329" y="0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7" y="7"/>
                                  </a:lnTo>
                                  <a:lnTo>
                                    <a:pt x="327" y="372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46" y="459"/>
                                  </a:lnTo>
                                  <a:lnTo>
                                    <a:pt x="48" y="456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322" y="452"/>
                                  </a:lnTo>
                                  <a:lnTo>
                                    <a:pt x="326" y="458"/>
                                  </a:lnTo>
                                  <a:lnTo>
                                    <a:pt x="329" y="459"/>
                                  </a:lnTo>
                                  <a:lnTo>
                                    <a:pt x="373" y="459"/>
                                  </a:lnTo>
                                  <a:lnTo>
                                    <a:pt x="376" y="456"/>
                                  </a:lnTo>
                                  <a:lnTo>
                                    <a:pt x="376" y="3"/>
                                  </a:lnTo>
                                  <a:lnTo>
                                    <a:pt x="3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58" style="position:absolute;margin-left:0pt;margin-top:-24.05pt;width:18.8pt;height:23pt" coordorigin="0,-481" coordsize="376,460"/>
              </w:pict>
            </mc:Fallback>
          </mc:AlternateContent>
        </w:r>
      </w:del>
      <w:del w:id="30" w:author="User" w:date="2023-04-17T13:55:00Z">
        <w:r>
          <w:rPr>
            <w:spacing w:val="6"/>
            <w:position w:val="2"/>
          </w:rPr>
          <w:tab/>
        </w:r>
      </w:del>
      <w:del w:id="31" w:author="User" w:date="2023-04-17T13:55:00Z">
        <w:r>
          <w:rPr>
            <w:spacing w:val="6"/>
            <w:position w:val="2"/>
          </w:rPr>
          <mc:AlternateContent>
            <mc:Choice Requires="wpg">
              <w:drawing>
                <wp:inline distT="0" distB="0" distL="0" distR="0" wp14:anchorId="70B00EB3">
                  <wp:extent cx="206375" cy="292100"/>
                  <wp:effectExtent l="3810" t="6985" r="0" b="5715"/>
                  <wp:docPr id="70" name="Фигура59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06280" cy="291960"/>
                            <a:chOff x="0" y="0"/>
                            <a:chExt cx="20628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06280" cy="291960"/>
                            </a:xfrm>
                            <a:custGeom>
                              <a:avLst/>
                              <a:gdLst>
                                <a:gd name="textAreaLeft" fmla="*/ 0 w 117000"/>
                                <a:gd name="textAreaRight" fmla="*/ 117720 w 117000"/>
                                <a:gd name="textAreaTop" fmla="*/ 0 h 165600"/>
                                <a:gd name="textAreaBottom" fmla="*/ 16632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25" h="460">
                                  <a:moveTo>
                                    <a:pt x="147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181" y="459"/>
                                  </a:lnTo>
                                  <a:lnTo>
                                    <a:pt x="234" y="452"/>
                                  </a:lnTo>
                                  <a:lnTo>
                                    <a:pt x="280" y="430"/>
                                  </a:lnTo>
                                  <a:lnTo>
                                    <a:pt x="292" y="415"/>
                                  </a:lnTo>
                                  <a:lnTo>
                                    <a:pt x="51" y="415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286" y="247"/>
                                  </a:lnTo>
                                  <a:lnTo>
                                    <a:pt x="271" y="235"/>
                                  </a:lnTo>
                                  <a:lnTo>
                                    <a:pt x="231" y="220"/>
                                  </a:lnTo>
                                  <a:lnTo>
                                    <a:pt x="231" y="218"/>
                                  </a:lnTo>
                                  <a:lnTo>
                                    <a:pt x="251" y="204"/>
                                  </a:lnTo>
                                  <a:lnTo>
                                    <a:pt x="51" y="204"/>
                                  </a:lnTo>
                                  <a:lnTo>
                                    <a:pt x="51" y="44"/>
                                  </a:lnTo>
                                  <a:lnTo>
                                    <a:pt x="263" y="44"/>
                                  </a:lnTo>
                                  <a:lnTo>
                                    <a:pt x="261" y="41"/>
                                  </a:lnTo>
                                  <a:lnTo>
                                    <a:pt x="242" y="25"/>
                                  </a:lnTo>
                                  <a:lnTo>
                                    <a:pt x="220" y="13"/>
                                  </a:lnTo>
                                  <a:lnTo>
                                    <a:pt x="196" y="5"/>
                                  </a:lnTo>
                                  <a:lnTo>
                                    <a:pt x="171" y="1"/>
                                  </a:lnTo>
                                  <a:lnTo>
                                    <a:pt x="147" y="0"/>
                                  </a:lnTo>
                                  <a:close/>
                                  <a:moveTo>
                                    <a:pt x="286" y="247"/>
                                  </a:moveTo>
                                  <a:lnTo>
                                    <a:pt x="152" y="247"/>
                                  </a:lnTo>
                                  <a:lnTo>
                                    <a:pt x="179" y="248"/>
                                  </a:lnTo>
                                  <a:lnTo>
                                    <a:pt x="202" y="250"/>
                                  </a:lnTo>
                                  <a:lnTo>
                                    <a:pt x="219" y="254"/>
                                  </a:lnTo>
                                  <a:lnTo>
                                    <a:pt x="234" y="261"/>
                                  </a:lnTo>
                                  <a:lnTo>
                                    <a:pt x="251" y="274"/>
                                  </a:lnTo>
                                  <a:lnTo>
                                    <a:pt x="263" y="290"/>
                                  </a:lnTo>
                                  <a:lnTo>
                                    <a:pt x="270" y="309"/>
                                  </a:lnTo>
                                  <a:lnTo>
                                    <a:pt x="273" y="330"/>
                                  </a:lnTo>
                                  <a:lnTo>
                                    <a:pt x="269" y="357"/>
                                  </a:lnTo>
                                  <a:lnTo>
                                    <a:pt x="260" y="378"/>
                                  </a:lnTo>
                                  <a:lnTo>
                                    <a:pt x="245" y="394"/>
                                  </a:lnTo>
                                  <a:lnTo>
                                    <a:pt x="226" y="405"/>
                                  </a:lnTo>
                                  <a:lnTo>
                                    <a:pt x="214" y="410"/>
                                  </a:lnTo>
                                  <a:lnTo>
                                    <a:pt x="200" y="413"/>
                                  </a:lnTo>
                                  <a:lnTo>
                                    <a:pt x="186" y="415"/>
                                  </a:lnTo>
                                  <a:lnTo>
                                    <a:pt x="171" y="415"/>
                                  </a:lnTo>
                                  <a:lnTo>
                                    <a:pt x="292" y="415"/>
                                  </a:lnTo>
                                  <a:lnTo>
                                    <a:pt x="312" y="392"/>
                                  </a:lnTo>
                                  <a:lnTo>
                                    <a:pt x="324" y="336"/>
                                  </a:lnTo>
                                  <a:lnTo>
                                    <a:pt x="318" y="294"/>
                                  </a:lnTo>
                                  <a:lnTo>
                                    <a:pt x="300" y="260"/>
                                  </a:lnTo>
                                  <a:lnTo>
                                    <a:pt x="286" y="247"/>
                                  </a:lnTo>
                                  <a:close/>
                                  <a:moveTo>
                                    <a:pt x="263" y="44"/>
                                  </a:moveTo>
                                  <a:lnTo>
                                    <a:pt x="149" y="44"/>
                                  </a:lnTo>
                                  <a:lnTo>
                                    <a:pt x="164" y="45"/>
                                  </a:lnTo>
                                  <a:lnTo>
                                    <a:pt x="178" y="47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204" y="59"/>
                                  </a:lnTo>
                                  <a:lnTo>
                                    <a:pt x="218" y="70"/>
                                  </a:lnTo>
                                  <a:lnTo>
                                    <a:pt x="228" y="85"/>
                                  </a:lnTo>
                                  <a:lnTo>
                                    <a:pt x="235" y="103"/>
                                  </a:lnTo>
                                  <a:lnTo>
                                    <a:pt x="238" y="125"/>
                                  </a:lnTo>
                                  <a:lnTo>
                                    <a:pt x="235" y="149"/>
                                  </a:lnTo>
                                  <a:lnTo>
                                    <a:pt x="228" y="168"/>
                                  </a:lnTo>
                                  <a:lnTo>
                                    <a:pt x="216" y="183"/>
                                  </a:lnTo>
                                  <a:lnTo>
                                    <a:pt x="202" y="194"/>
                                  </a:lnTo>
                                  <a:lnTo>
                                    <a:pt x="189" y="199"/>
                                  </a:lnTo>
                                  <a:lnTo>
                                    <a:pt x="175" y="203"/>
                                  </a:lnTo>
                                  <a:lnTo>
                                    <a:pt x="159" y="204"/>
                                  </a:lnTo>
                                  <a:lnTo>
                                    <a:pt x="143" y="204"/>
                                  </a:lnTo>
                                  <a:lnTo>
                                    <a:pt x="251" y="204"/>
                                  </a:lnTo>
                                  <a:lnTo>
                                    <a:pt x="254" y="202"/>
                                  </a:lnTo>
                                  <a:lnTo>
                                    <a:pt x="273" y="181"/>
                                  </a:lnTo>
                                  <a:lnTo>
                                    <a:pt x="284" y="152"/>
                                  </a:lnTo>
                                  <a:lnTo>
                                    <a:pt x="289" y="117"/>
                                  </a:lnTo>
                                  <a:lnTo>
                                    <a:pt x="285" y="87"/>
                                  </a:lnTo>
                                  <a:lnTo>
                                    <a:pt x="276" y="62"/>
                                  </a:lnTo>
                                  <a:lnTo>
                                    <a:pt x="263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59" style="position:absolute;margin-left:0pt;margin-top:-24.05pt;width:16.25pt;height:23pt" coordorigin="0,-481" coordsize="325,460"/>
              </w:pict>
            </mc:Fallback>
          </mc:AlternateContent>
        </w:r>
      </w:del>
      <w:del w:id="32" w:author="User" w:date="2023-04-17T13:55:00Z">
        <w:r>
          <w:rPr>
            <w:rFonts w:ascii="Times New Roman" w:hAnsi="Times New Roman"/>
            <w:spacing w:val="27"/>
            <w:position w:val="2"/>
          </w:rPr>
          <w:delText xml:space="preserve"> </w:delText>
        </w:r>
      </w:del>
      <w:del w:id="33" w:author="User" w:date="2023-04-17T13:55:00Z">
        <w:r>
          <w:rPr>
            <w:rFonts w:ascii="Times New Roman" w:hAnsi="Times New Roman"/>
            <w:spacing w:val="27"/>
            <w:position w:val="2"/>
          </w:rPr>
          <mc:AlternateContent>
            <mc:Choice Requires="wpg">
              <w:drawing>
                <wp:inline distT="0" distB="0" distL="0" distR="0" wp14:anchorId="2D30E256">
                  <wp:extent cx="220345" cy="295910"/>
                  <wp:effectExtent l="8890" t="8255" r="8890" b="635"/>
                  <wp:docPr id="71" name="Фигура60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20320" cy="295920"/>
                            <a:chOff x="0" y="0"/>
                            <a:chExt cx="220320" cy="2959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20320" cy="295920"/>
                            </a:xfrm>
                            <a:custGeom>
                              <a:avLst/>
                              <a:gdLst>
                                <a:gd name="textAreaLeft" fmla="*/ 0 w 124920"/>
                                <a:gd name="textAreaRight" fmla="*/ 125640 w 124920"/>
                                <a:gd name="textAreaTop" fmla="*/ 0 h 167760"/>
                                <a:gd name="textAreaBottom" fmla="*/ 168480 h 1677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47" h="466">
                                  <a:moveTo>
                                    <a:pt x="173" y="0"/>
                                  </a:moveTo>
                                  <a:lnTo>
                                    <a:pt x="137" y="4"/>
                                  </a:lnTo>
                                  <a:lnTo>
                                    <a:pt x="105" y="14"/>
                                  </a:lnTo>
                                  <a:lnTo>
                                    <a:pt x="77" y="30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13" y="118"/>
                                  </a:lnTo>
                                  <a:lnTo>
                                    <a:pt x="3" y="158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0" y="463"/>
                                  </a:lnTo>
                                  <a:lnTo>
                                    <a:pt x="3" y="465"/>
                                  </a:lnTo>
                                  <a:lnTo>
                                    <a:pt x="48" y="465"/>
                                  </a:lnTo>
                                  <a:lnTo>
                                    <a:pt x="51" y="463"/>
                                  </a:lnTo>
                                  <a:lnTo>
                                    <a:pt x="51" y="305"/>
                                  </a:lnTo>
                                  <a:lnTo>
                                    <a:pt x="347" y="305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51" y="258"/>
                                  </a:lnTo>
                                  <a:lnTo>
                                    <a:pt x="51" y="198"/>
                                  </a:lnTo>
                                  <a:lnTo>
                                    <a:pt x="53" y="168"/>
                                  </a:lnTo>
                                  <a:lnTo>
                                    <a:pt x="60" y="139"/>
                                  </a:lnTo>
                                  <a:lnTo>
                                    <a:pt x="71" y="112"/>
                                  </a:lnTo>
                                  <a:lnTo>
                                    <a:pt x="85" y="90"/>
                                  </a:lnTo>
                                  <a:lnTo>
                                    <a:pt x="103" y="73"/>
                                  </a:lnTo>
                                  <a:lnTo>
                                    <a:pt x="124" y="61"/>
                                  </a:lnTo>
                                  <a:lnTo>
                                    <a:pt x="147" y="53"/>
                                  </a:lnTo>
                                  <a:lnTo>
                                    <a:pt x="173" y="50"/>
                                  </a:lnTo>
                                  <a:lnTo>
                                    <a:pt x="292" y="50"/>
                                  </a:lnTo>
                                  <a:lnTo>
                                    <a:pt x="270" y="30"/>
                                  </a:lnTo>
                                  <a:lnTo>
                                    <a:pt x="242" y="14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173" y="0"/>
                                  </a:lnTo>
                                  <a:close/>
                                  <a:moveTo>
                                    <a:pt x="347" y="305"/>
                                  </a:moveTo>
                                  <a:lnTo>
                                    <a:pt x="296" y="305"/>
                                  </a:lnTo>
                                  <a:lnTo>
                                    <a:pt x="296" y="463"/>
                                  </a:lnTo>
                                  <a:lnTo>
                                    <a:pt x="299" y="465"/>
                                  </a:lnTo>
                                  <a:lnTo>
                                    <a:pt x="344" y="465"/>
                                  </a:lnTo>
                                  <a:lnTo>
                                    <a:pt x="347" y="463"/>
                                  </a:lnTo>
                                  <a:lnTo>
                                    <a:pt x="347" y="305"/>
                                  </a:lnTo>
                                  <a:close/>
                                  <a:moveTo>
                                    <a:pt x="292" y="50"/>
                                  </a:moveTo>
                                  <a:lnTo>
                                    <a:pt x="173" y="50"/>
                                  </a:lnTo>
                                  <a:lnTo>
                                    <a:pt x="200" y="53"/>
                                  </a:lnTo>
                                  <a:lnTo>
                                    <a:pt x="223" y="61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61" y="90"/>
                                  </a:lnTo>
                                  <a:lnTo>
                                    <a:pt x="276" y="112"/>
                                  </a:lnTo>
                                  <a:lnTo>
                                    <a:pt x="287" y="139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96" y="258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347" y="198"/>
                                  </a:lnTo>
                                  <a:lnTo>
                                    <a:pt x="343" y="158"/>
                                  </a:lnTo>
                                  <a:lnTo>
                                    <a:pt x="334" y="118"/>
                                  </a:lnTo>
                                  <a:lnTo>
                                    <a:pt x="317" y="82"/>
                                  </a:lnTo>
                                  <a:lnTo>
                                    <a:pt x="293" y="51"/>
                                  </a:lnTo>
                                  <a:lnTo>
                                    <a:pt x="29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60" style="position:absolute;margin-left:0pt;margin-top:-24.05pt;width:17.35pt;height:23.3pt" coordorigin="0,-481" coordsize="347,466"/>
              </w:pict>
            </mc:Fallback>
          </mc:AlternateContent>
        </w:r>
      </w:del>
      <w:del w:id="34" w:author="User" w:date="2023-04-17T13:55:00Z">
        <w:r>
          <w:rPr>
            <w:rFonts w:ascii="Times New Roman" w:hAnsi="Times New Roman"/>
            <w:spacing w:val="36"/>
            <w:position w:val="2"/>
          </w:rPr>
          <w:delText xml:space="preserve"> </w:delText>
        </w:r>
      </w:del>
      <w:del w:id="35" w:author="User" w:date="2023-04-17T13:55:00Z">
        <w:r>
          <w:rPr>
            <w:rFonts w:ascii="Times New Roman" w:hAnsi="Times New Roman"/>
            <w:spacing w:val="36"/>
            <w:position w:val="2"/>
          </w:rPr>
          <mc:AlternateContent>
            <mc:Choice Requires="wpg">
              <w:drawing>
                <wp:inline distT="0" distB="0" distL="0" distR="0" wp14:anchorId="4767DA14">
                  <wp:extent cx="238760" cy="292100"/>
                  <wp:effectExtent l="6350" t="8255" r="2540" b="4445"/>
                  <wp:docPr id="72" name="Фигура6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38680" cy="291960"/>
                            <a:chOff x="0" y="0"/>
                            <a:chExt cx="23868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38680" cy="291960"/>
                            </a:xfrm>
                            <a:custGeom>
                              <a:avLst/>
                              <a:gdLst>
                                <a:gd name="textAreaLeft" fmla="*/ 0 w 135360"/>
                                <a:gd name="textAreaRight" fmla="*/ 136080 w 135360"/>
                                <a:gd name="textAreaTop" fmla="*/ 0 h 165600"/>
                                <a:gd name="textAreaBottom" fmla="*/ 16632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76" h="460">
                                  <a:moveTo>
                                    <a:pt x="373" y="0"/>
                                  </a:moveTo>
                                  <a:lnTo>
                                    <a:pt x="329" y="0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7" y="7"/>
                                  </a:lnTo>
                                  <a:lnTo>
                                    <a:pt x="327" y="372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46" y="459"/>
                                  </a:lnTo>
                                  <a:lnTo>
                                    <a:pt x="48" y="456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326" y="458"/>
                                  </a:lnTo>
                                  <a:lnTo>
                                    <a:pt x="329" y="459"/>
                                  </a:lnTo>
                                  <a:lnTo>
                                    <a:pt x="373" y="459"/>
                                  </a:lnTo>
                                  <a:lnTo>
                                    <a:pt x="376" y="456"/>
                                  </a:lnTo>
                                  <a:lnTo>
                                    <a:pt x="376" y="3"/>
                                  </a:lnTo>
                                  <a:lnTo>
                                    <a:pt x="3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61" style="position:absolute;margin-left:0pt;margin-top:-24.05pt;width:18.8pt;height:23pt" coordorigin="0,-481" coordsize="376,460"/>
              </w:pict>
            </mc:Fallback>
          </mc:AlternateContent>
        </w:r>
      </w:del>
      <w:del w:id="36" w:author="User" w:date="2023-04-17T13:55:00Z">
        <w:r>
          <w:rPr>
            <w:rFonts w:ascii="Times New Roman" w:hAnsi="Times New Roman"/>
            <w:spacing w:val="36"/>
            <w:position w:val="2"/>
          </w:rPr>
          <w:delText xml:space="preserve"> </w:delText>
        </w:r>
      </w:del>
      <w:del w:id="37" w:author="User" w:date="2023-04-17T13:55:00Z">
        <w:r>
          <w:rPr>
            <w:rFonts w:ascii="Times New Roman" w:hAnsi="Times New Roman"/>
            <w:spacing w:val="36"/>
            <w:position w:val="2"/>
          </w:rPr>
          <mc:AlternateContent>
            <mc:Choice Requires="wpg">
              <w:drawing>
                <wp:inline distT="0" distB="0" distL="0" distR="0" wp14:anchorId="76260D20">
                  <wp:extent cx="208915" cy="292100"/>
                  <wp:effectExtent l="3810" t="8255" r="6350" b="4445"/>
                  <wp:docPr id="73" name="Фигура62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08800" cy="291960"/>
                            <a:chOff x="0" y="0"/>
                            <a:chExt cx="208800" cy="29196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208800" cy="291960"/>
                            </a:xfrm>
                            <a:custGeom>
                              <a:avLst/>
                              <a:gdLst>
                                <a:gd name="textAreaLeft" fmla="*/ 0 w 118440"/>
                                <a:gd name="textAreaRight" fmla="*/ 119160 w 118440"/>
                                <a:gd name="textAreaTop" fmla="*/ 0 h 165600"/>
                                <a:gd name="textAreaBottom" fmla="*/ 166320 h 165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29" h="460">
                                  <a:moveTo>
                                    <a:pt x="317" y="0"/>
                                  </a:moveTo>
                                  <a:lnTo>
                                    <a:pt x="257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0" y="7"/>
                                  </a:lnTo>
                                  <a:lnTo>
                                    <a:pt x="51" y="221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3" y="459"/>
                                  </a:lnTo>
                                  <a:lnTo>
                                    <a:pt x="48" y="459"/>
                                  </a:lnTo>
                                  <a:lnTo>
                                    <a:pt x="51" y="456"/>
                                  </a:lnTo>
                                  <a:lnTo>
                                    <a:pt x="51" y="290"/>
                                  </a:lnTo>
                                  <a:lnTo>
                                    <a:pt x="97" y="241"/>
                                  </a:lnTo>
                                  <a:lnTo>
                                    <a:pt x="264" y="453"/>
                                  </a:lnTo>
                                  <a:lnTo>
                                    <a:pt x="268" y="458"/>
                                  </a:lnTo>
                                  <a:lnTo>
                                    <a:pt x="270" y="459"/>
                                  </a:lnTo>
                                  <a:lnTo>
                                    <a:pt x="329" y="459"/>
                                  </a:lnTo>
                                  <a:lnTo>
                                    <a:pt x="329" y="453"/>
                                  </a:lnTo>
                                  <a:lnTo>
                                    <a:pt x="133" y="202"/>
                                  </a:lnTo>
                                  <a:lnTo>
                                    <a:pt x="319" y="5"/>
                                  </a:lnTo>
                                  <a:lnTo>
                                    <a:pt x="3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62" style="position:absolute;margin-left:0pt;margin-top:-24.05pt;width:16.45pt;height:23pt" coordorigin="0,-481" coordsize="329,460"/>
              </w:pict>
            </mc:Fallback>
          </mc:AlternateContent>
        </w:r>
      </w:del>
      <w:del w:id="38" w:author="User" w:date="2023-04-17T13:55:00Z">
        <w:r>
          <w:rPr>
            <w:rFonts w:ascii="Times New Roman" w:hAnsi="Times New Roman"/>
            <w:spacing w:val="12"/>
            <w:position w:val="2"/>
          </w:rPr>
          <w:delText xml:space="preserve"> </w:delText>
        </w:r>
      </w:del>
      <w:del w:id="39" w:author="User" w:date="2023-04-17T13:55:00Z">
        <w:r>
          <w:rPr>
            <w:rFonts w:ascii="Times New Roman" w:hAnsi="Times New Roman"/>
            <w:spacing w:val="12"/>
            <w:position w:val="2"/>
          </w:rPr>
          <mc:AlternateContent>
            <mc:Choice Requires="wpg">
              <w:drawing>
                <wp:inline distT="0" distB="0" distL="0" distR="0" wp14:anchorId="2CD278FD">
                  <wp:extent cx="483235" cy="295910"/>
                  <wp:effectExtent l="5080" t="8255" r="0" b="635"/>
                  <wp:docPr id="74" name="Фигура6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83120" cy="295920"/>
                            <a:chOff x="0" y="0"/>
                            <a:chExt cx="483120" cy="295920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333" descr=""/>
                            <pic:cNvPicPr/>
                          </pic:nvPicPr>
                          <pic:blipFill>
                            <a:blip r:embed="rId28"/>
                            <a:stretch/>
                          </pic:blipFill>
                          <pic:spPr>
                            <a:xfrm>
                              <a:off x="260280" y="1800"/>
                              <a:ext cx="222840" cy="1321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0"/>
                              <a:ext cx="219600" cy="295920"/>
                            </a:xfrm>
                            <a:custGeom>
                              <a:avLst/>
                              <a:gdLst>
                                <a:gd name="textAreaLeft" fmla="*/ 0 w 124560"/>
                                <a:gd name="textAreaRight" fmla="*/ 125280 w 124560"/>
                                <a:gd name="textAreaTop" fmla="*/ 0 h 167760"/>
                                <a:gd name="textAreaBottom" fmla="*/ 168480 h 1677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47" h="466">
                                  <a:moveTo>
                                    <a:pt x="173" y="0"/>
                                  </a:moveTo>
                                  <a:lnTo>
                                    <a:pt x="137" y="4"/>
                                  </a:lnTo>
                                  <a:lnTo>
                                    <a:pt x="105" y="14"/>
                                  </a:lnTo>
                                  <a:lnTo>
                                    <a:pt x="77" y="30"/>
                                  </a:lnTo>
                                  <a:lnTo>
                                    <a:pt x="54" y="5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13" y="118"/>
                                  </a:lnTo>
                                  <a:lnTo>
                                    <a:pt x="3" y="158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0" y="463"/>
                                  </a:lnTo>
                                  <a:lnTo>
                                    <a:pt x="3" y="465"/>
                                  </a:lnTo>
                                  <a:lnTo>
                                    <a:pt x="48" y="465"/>
                                  </a:lnTo>
                                  <a:lnTo>
                                    <a:pt x="51" y="463"/>
                                  </a:lnTo>
                                  <a:lnTo>
                                    <a:pt x="51" y="305"/>
                                  </a:lnTo>
                                  <a:lnTo>
                                    <a:pt x="347" y="305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51" y="258"/>
                                  </a:lnTo>
                                  <a:lnTo>
                                    <a:pt x="51" y="198"/>
                                  </a:lnTo>
                                  <a:lnTo>
                                    <a:pt x="53" y="168"/>
                                  </a:lnTo>
                                  <a:lnTo>
                                    <a:pt x="60" y="139"/>
                                  </a:lnTo>
                                  <a:lnTo>
                                    <a:pt x="71" y="112"/>
                                  </a:lnTo>
                                  <a:lnTo>
                                    <a:pt x="85" y="90"/>
                                  </a:lnTo>
                                  <a:lnTo>
                                    <a:pt x="103" y="73"/>
                                  </a:lnTo>
                                  <a:lnTo>
                                    <a:pt x="124" y="61"/>
                                  </a:lnTo>
                                  <a:lnTo>
                                    <a:pt x="147" y="53"/>
                                  </a:lnTo>
                                  <a:lnTo>
                                    <a:pt x="173" y="50"/>
                                  </a:lnTo>
                                  <a:lnTo>
                                    <a:pt x="292" y="50"/>
                                  </a:lnTo>
                                  <a:lnTo>
                                    <a:pt x="270" y="30"/>
                                  </a:lnTo>
                                  <a:lnTo>
                                    <a:pt x="242" y="14"/>
                                  </a:lnTo>
                                  <a:lnTo>
                                    <a:pt x="210" y="4"/>
                                  </a:lnTo>
                                  <a:lnTo>
                                    <a:pt x="173" y="0"/>
                                  </a:lnTo>
                                  <a:close/>
                                  <a:moveTo>
                                    <a:pt x="347" y="305"/>
                                  </a:moveTo>
                                  <a:lnTo>
                                    <a:pt x="296" y="305"/>
                                  </a:lnTo>
                                  <a:lnTo>
                                    <a:pt x="296" y="463"/>
                                  </a:lnTo>
                                  <a:lnTo>
                                    <a:pt x="299" y="465"/>
                                  </a:lnTo>
                                  <a:lnTo>
                                    <a:pt x="344" y="465"/>
                                  </a:lnTo>
                                  <a:lnTo>
                                    <a:pt x="347" y="463"/>
                                  </a:lnTo>
                                  <a:lnTo>
                                    <a:pt x="347" y="305"/>
                                  </a:lnTo>
                                  <a:close/>
                                  <a:moveTo>
                                    <a:pt x="292" y="50"/>
                                  </a:moveTo>
                                  <a:lnTo>
                                    <a:pt x="173" y="50"/>
                                  </a:lnTo>
                                  <a:lnTo>
                                    <a:pt x="200" y="53"/>
                                  </a:lnTo>
                                  <a:lnTo>
                                    <a:pt x="223" y="61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61" y="90"/>
                                  </a:lnTo>
                                  <a:lnTo>
                                    <a:pt x="276" y="112"/>
                                  </a:lnTo>
                                  <a:lnTo>
                                    <a:pt x="287" y="139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96" y="258"/>
                                  </a:lnTo>
                                  <a:lnTo>
                                    <a:pt x="347" y="258"/>
                                  </a:lnTo>
                                  <a:lnTo>
                                    <a:pt x="347" y="198"/>
                                  </a:lnTo>
                                  <a:lnTo>
                                    <a:pt x="343" y="158"/>
                                  </a:lnTo>
                                  <a:lnTo>
                                    <a:pt x="334" y="118"/>
                                  </a:lnTo>
                                  <a:lnTo>
                                    <a:pt x="317" y="82"/>
                                  </a:lnTo>
                                  <a:lnTo>
                                    <a:pt x="293" y="51"/>
                                  </a:lnTo>
                                  <a:lnTo>
                                    <a:pt x="29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9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Фигура63" style="position:absolute;margin-left:0pt;margin-top:-24.05pt;width:38.05pt;height:23.3pt" coordorigin="0,-481" coordsize="761,466">
                  <v:shape id="shape_0" ID="Picture 333" stroked="f" o:allowincell="f" style="position:absolute;left:410;top:-478;width:350;height:207;mso-wrap-style:none;v-text-anchor:middle;mso-position-vertical:top" type="_x0000_t75">
                    <v:imagedata r:id="rId29" o:detectmouseclick="t"/>
                    <v:stroke color="#3465a4" joinstyle="round" endcap="flat"/>
                    <w10:wrap type="square"/>
                  </v:shape>
                </v:group>
              </w:pict>
            </mc:Fallback>
          </mc:AlternateContent>
        </w:r>
      </w:del>
    </w:p>
    <w:p>
      <w:pPr>
        <w:pStyle w:val="Normal"/>
        <w:spacing w:lineRule="exact" w:line="208"/>
        <w:rPr>
          <w:del w:id="42" w:author="User" w:date="2023-04-17T13:55:00Z"/>
        </w:rPr>
      </w:pPr>
      <w:del w:id="41" w:author="User" w:date="2023-04-17T13:55:00Z">
        <w:r>
          <w:rPr/>
        </w:r>
      </w:del>
    </w:p>
    <w:p>
      <w:pPr>
        <w:pStyle w:val="Normal"/>
        <w:spacing w:lineRule="exact" w:line="208"/>
        <w:rPr/>
      </w:pPr>
      <w:r>
        <w:rPr/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4096"/>
        </w:sectPr>
      </w:pPr>
    </w:p>
    <w:tbl>
      <w:tblPr>
        <w:tblStyle w:val="a6"/>
        <w:tblW w:w="1140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32"/>
        <w:gridCol w:w="8808"/>
        <w:gridCol w:w="966"/>
        <w:gridCol w:w="772"/>
        <w:gridCol w:w="327"/>
      </w:tblGrid>
      <w:tr>
        <w:trPr>
          <w:del w:id="43" w:author="User" w:date="2023-04-17T13:51:00Z"/>
          <w:trHeight w:val="444" w:hRule="atLeast"/>
        </w:trPr>
        <w:tc>
          <w:tcPr>
            <w:tcW w:w="11405" w:type="dxa"/>
            <w:gridSpan w:val="5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sz w:val="28"/>
                <w:szCs w:val="28"/>
                <w:lang w:val="en-US"/>
              </w:rPr>
            </w:pPr>
            <w:del w:id="44" w:author="User" w:date="2023-04-17T13:51:00Z">
              <w:r>
                <w:rPr>
                  <w:kern w:val="0"/>
                  <w:sz w:val="28"/>
                  <w:szCs w:val="28"/>
                  <w:lang w:eastAsia="en-US" w:bidi="ar-SA"/>
                </w:rPr>
                <w:delText>Obrazac: PEL</w:delText>
              </w:r>
            </w:del>
          </w:p>
        </w:tc>
      </w:tr>
      <w:tr>
        <w:trPr>
          <w:del w:id="45" w:author="User" w:date="2023-04-17T13:51:00Z"/>
        </w:trPr>
        <w:tc>
          <w:tcPr>
            <w:tcW w:w="11405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  <w:del w:id="47" w:author="User" w:date="2023-04-17T13:51:00Z"/>
              </w:rPr>
            </w:pPr>
            <w:del w:id="46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b/>
                <w:b/>
                <w:bCs/>
                <w:del w:id="49" w:author="User" w:date="2023-04-17T13:51:00Z"/>
              </w:rPr>
            </w:pPr>
            <w:del w:id="48" w:author="User" w:date="2023-04-17T13:51:00Z">
              <w:r>
                <w:rPr>
                  <w:b/>
                  <w:bCs/>
                  <w:kern w:val="0"/>
                  <w:sz w:val="22"/>
                  <w:szCs w:val="22"/>
                  <w:lang w:eastAsia="en-US" w:bidi="ar-SA"/>
                </w:rPr>
                <w:delText>U skladu sa Zakonom o sprječavanju pranja novca i finansiranja terorizma (u daljem tekstu ZSPNFT - Zakon o sprječavanju pranja novca i finansiranja terorizma, Sl. list Crne Gore, br 33/14 od 04.08.2014, 44/18 od 06.07.2018) i Zakonom o izmjenama ZSPNFT, br 73/19 od 27.12.2019. god. (obveznik) prilikom sprovođenja transakcije (iz člana 9 tačka 1, 2 i 3) sa klijentom mora utvrditi da li je klient politički eksponirano lice.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b/>
                <w:b/>
                <w:bCs/>
                <w:del w:id="51" w:author="User" w:date="2023-04-17T13:51:00Z"/>
              </w:rPr>
            </w:pPr>
            <w:del w:id="50" w:author="User" w:date="2023-04-17T13:51:00Z">
              <w:r>
                <w:rPr>
                  <w:b/>
                  <w:bCs/>
                  <w:sz w:val="22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b/>
                <w:b/>
                <w:bCs/>
                <w:color w:val="A6A6A6"/>
                <w:lang w:val="en-US"/>
                <w:del w:id="53" w:author="User" w:date="2023-04-17T13:51:00Z"/>
              </w:rPr>
            </w:pPr>
            <w:del w:id="52" w:author="User" w:date="2023-04-17T13:51:00Z">
              <w:r>
                <w:rPr>
                  <w:b/>
                  <w:bCs/>
                  <w:color w:val="A6A6A6" w:themeColor="background1" w:themeShade="a6"/>
                  <w:kern w:val="0"/>
                  <w:sz w:val="22"/>
                  <w:szCs w:val="22"/>
                  <w:lang w:val="en-US" w:eastAsia="en-US" w:bidi="ar-SA"/>
                </w:rPr>
                <w:delText>Based on the Law on AML/CFT (hereinafter:  Law on AML/CFT, Official gazette of Montenegro, no. 33/14 as of 04.08.2014 and no. 44/18 as of 06.07.2018), and amendment AML/CFT no 73/19 as of 27.12.2019) (obligor) during execution of transaction (article 9, paragraph 1 line 1, 2 and 3) with client it is obligatory to determine if a client is potically exposed person.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b/>
                <w:b/>
                <w:bCs/>
                <w:lang w:val="en-US"/>
                <w:del w:id="55" w:author="User" w:date="2023-04-17T13:51:00Z"/>
              </w:rPr>
            </w:pPr>
            <w:del w:id="54" w:author="User" w:date="2023-04-17T13:51:00Z">
              <w:r>
                <w:rPr>
                  <w:b/>
                  <w:bCs/>
                  <w:sz w:val="22"/>
                  <w:lang w:val="en-US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b/>
                <w:b/>
                <w:bCs/>
                <w:del w:id="58" w:author="User" w:date="2023-04-17T13:51:00Z"/>
              </w:rPr>
            </w:pPr>
            <w:del w:id="56" w:author="User" w:date="2023-04-17T13:51:00Z">
              <w:r>
                <w:rPr>
                  <w:b/>
                  <w:bCs/>
                  <w:kern w:val="0"/>
                  <w:sz w:val="22"/>
                  <w:szCs w:val="22"/>
                  <w:lang w:val="de-DE" w:eastAsia="en-US" w:bidi="ar-SA"/>
                </w:rPr>
                <w:delText xml:space="preserve">UPUTNIK ZA IDENTIFIKACIJU </w:delText>
              </w:r>
            </w:del>
            <w:del w:id="57" w:author="User" w:date="2023-04-17T13:51:00Z">
              <w:r>
                <w:rPr>
                  <w:b/>
                  <w:bCs/>
                  <w:kern w:val="0"/>
                  <w:sz w:val="22"/>
                  <w:szCs w:val="22"/>
                  <w:lang w:eastAsia="en-US" w:bidi="ar-SA"/>
                </w:rPr>
                <w:delText>POLITIČKI EXPONIRANIH LICA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b/>
                <w:b/>
                <w:bCs/>
                <w:del w:id="60" w:author="User" w:date="2023-04-17T13:51:00Z"/>
              </w:rPr>
            </w:pPr>
            <w:del w:id="59" w:author="User" w:date="2023-04-17T13:51:00Z">
              <w:r>
                <w:rPr>
                  <w:b/>
                  <w:bCs/>
                  <w:sz w:val="22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b/>
                <w:b/>
                <w:bCs/>
                <w:color w:val="A6A6A6"/>
                <w:del w:id="62" w:author="User" w:date="2023-04-17T13:51:00Z"/>
              </w:rPr>
            </w:pPr>
            <w:del w:id="61" w:author="User" w:date="2023-04-17T13:51:00Z">
              <w:r>
                <w:rPr>
                  <w:b/>
                  <w:bCs/>
                  <w:color w:val="A6A6A6" w:themeColor="background1" w:themeShade="a6"/>
                  <w:kern w:val="0"/>
                  <w:sz w:val="22"/>
                  <w:szCs w:val="22"/>
                  <w:lang w:eastAsia="en-US" w:bidi="ar-SA"/>
                </w:rPr>
                <w:delText>QUESTIONNAIRE FOR IDENTIFICATION OF POLITICALLZ EXPOSED PERSONS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  <w:del w:id="64" w:author="User" w:date="2023-04-17T13:51:00Z"/>
              </w:rPr>
            </w:pPr>
            <w:del w:id="63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kern w:val="0"/>
                <w:sz w:val="22"/>
                <w:szCs w:val="22"/>
                <w:lang w:eastAsia="en-US" w:bidi="ar-SA"/>
                <w:del w:id="66" w:author="User" w:date="2023-04-17T13:51:00Z"/>
              </w:rPr>
            </w:pPr>
            <w:del w:id="65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U skladu sa Zakonom o SPN i FT, molimo vas sa odgovorite na sljedeča pitanja: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kern w:val="0"/>
                <w:sz w:val="22"/>
                <w:szCs w:val="22"/>
                <w:lang w:eastAsia="en-US" w:bidi="ar-SA"/>
                <w:del w:id="68" w:author="User" w:date="2023-04-17T13:51:00Z"/>
              </w:rPr>
            </w:pPr>
            <w:del w:id="67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center"/>
              <w:rPr>
                <w:color w:val="A6A6A6"/>
                <w:del w:id="70" w:author="User" w:date="2023-04-17T13:51:00Z"/>
              </w:rPr>
            </w:pPr>
            <w:del w:id="69" w:author="User" w:date="2023-04-17T13:51:00Z">
              <w:r>
                <w:rPr>
                  <w:color w:val="A6A6A6" w:themeColor="background1" w:themeShade="a6"/>
                  <w:kern w:val="0"/>
                  <w:sz w:val="22"/>
                  <w:szCs w:val="22"/>
                  <w:lang w:eastAsia="en-US" w:bidi="ar-SA"/>
                </w:rPr>
                <w:delText>Based on Law on AML/CFT please provide answers on the following questions:</w:delText>
              </w:r>
            </w:del>
          </w:p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1" w:author="User" w:date="2023-04-17T13:51:00Z"/>
        </w:trPr>
        <w:tc>
          <w:tcPr>
            <w:tcW w:w="11078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lang w:val="en-US"/>
              </w:rPr>
            </w:pPr>
            <w:del w:id="72" w:author="User" w:date="2023-04-17T13:51:00Z">
              <w:r>
                <w:rPr>
                  <w:kern w:val="0"/>
                  <w:sz w:val="22"/>
                  <w:szCs w:val="22"/>
                  <w:lang w:val="en-US" w:eastAsia="en-US" w:bidi="ar-SA"/>
                </w:rPr>
                <w:delText>‍</w:delText>
              </w:r>
            </w:del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3" w:author="User" w:date="2023-04-17T13:51:00Z"/>
        </w:trPr>
        <w:tc>
          <w:tcPr>
            <w:tcW w:w="9340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lang w:val="en-US"/>
              </w:rPr>
            </w:pPr>
            <w:del w:id="74" w:author="User" w:date="2023-04-17T13:51:00Z">
              <w:r>
                <w:rPr>
                  <w:kern w:val="0"/>
                  <w:sz w:val="22"/>
                  <w:szCs w:val="22"/>
                  <w:lang w:val="en-US" w:eastAsia="en-US" w:bidi="ar-SA"/>
                </w:rPr>
                <w:delText>‍</w:delText>
              </w:r>
            </w:del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lang w:val="en-US"/>
              </w:rPr>
            </w:pPr>
            <w:r>
              <w:rPr>
                <w:sz w:val="22"/>
                <w:lang w:val="en-US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5" w:author="User" w:date="2023-04-17T13:51:00Z"/>
        </w:trPr>
        <w:tc>
          <w:tcPr>
            <w:tcW w:w="532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del w:id="76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1.</w:delText>
              </w:r>
            </w:del>
          </w:p>
        </w:tc>
        <w:tc>
          <w:tcPr>
            <w:tcW w:w="8808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7" w:author="User" w:date="2023-04-17T13:51:00Z"/>
        </w:trPr>
        <w:tc>
          <w:tcPr>
            <w:tcW w:w="532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del w:id="78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2.</w:delText>
              </w:r>
            </w:del>
          </w:p>
        </w:tc>
        <w:tc>
          <w:tcPr>
            <w:tcW w:w="8808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79" w:author="User" w:date="2023-04-17T13:51:00Z"/>
        </w:trPr>
        <w:tc>
          <w:tcPr>
            <w:tcW w:w="532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del w:id="80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2a</w:delText>
              </w:r>
            </w:del>
          </w:p>
        </w:tc>
        <w:tc>
          <w:tcPr>
            <w:tcW w:w="8808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del w:id="81" w:author="User" w:date="2023-04-17T13:51:00Z"/>
        </w:trPr>
        <w:tc>
          <w:tcPr>
            <w:tcW w:w="532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del w:id="82" w:author="User" w:date="2023-04-17T13:51:00Z">
              <w:r>
                <w:rPr>
                  <w:kern w:val="0"/>
                  <w:sz w:val="22"/>
                  <w:szCs w:val="22"/>
                  <w:lang w:eastAsia="en-US" w:bidi="ar-SA"/>
                </w:rPr>
                <w:delText>3.</w:delText>
              </w:r>
            </w:del>
          </w:p>
        </w:tc>
        <w:tc>
          <w:tcPr>
            <w:tcW w:w="8808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966" w:type="dxa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1099" w:type="dxa"/>
            <w:gridSpan w:val="2"/>
            <w:tcBorders/>
          </w:tcPr>
          <w:p>
            <w:pPr>
              <w:pStyle w:val="Normal"/>
              <w:widowControl w:val="false"/>
              <w:suppressAutoHyphens w:val="true"/>
              <w:spacing w:lineRule="exact" w:line="208" w:before="0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420" w:right="300" w:gutter="0" w:header="0" w:top="700" w:footer="0" w:bottom="280"/>
          <w:formProt w:val="false"/>
          <w:textDirection w:val="lrTb"/>
          <w:docGrid w:type="default" w:linePitch="100" w:charSpace="4096"/>
        </w:sectPr>
      </w:pPr>
    </w:p>
    <w:tbl>
      <w:tblPr>
        <w:tblStyle w:val="TableNormal"/>
        <w:tblW w:w="13820" w:type="dxa"/>
        <w:jc w:val="left"/>
        <w:tblInd w:w="41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1224"/>
        <w:gridCol w:w="959"/>
        <w:gridCol w:w="857"/>
        <w:gridCol w:w="858"/>
        <w:gridCol w:w="1225"/>
        <w:gridCol w:w="960"/>
        <w:gridCol w:w="434"/>
        <w:gridCol w:w="434"/>
        <w:gridCol w:w="959"/>
        <w:gridCol w:w="433"/>
        <w:gridCol w:w="434"/>
        <w:gridCol w:w="4502"/>
        <w:gridCol w:w="540"/>
      </w:tblGrid>
      <w:tr>
        <w:trPr>
          <w:trHeight w:val="638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6" w:after="0"/>
              <w:jc w:val="left"/>
              <w:rPr>
                <w:i/>
                <w:i/>
                <w:sz w:val="20"/>
                <w:del w:id="84" w:author="User" w:date="2023-04-17T13:51:00Z"/>
              </w:rPr>
            </w:pPr>
            <w:del w:id="83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numPr>
                <w:ilvl w:val="0"/>
                <w:numId w:val="4"/>
              </w:numPr>
              <w:suppressAutoHyphens w:val="true"/>
              <w:spacing w:lineRule="exact" w:line="127" w:before="0" w:after="0"/>
              <w:jc w:val="left"/>
              <w:rPr>
                <w:sz w:val="12"/>
              </w:rPr>
            </w:pPr>
            <w:r>
              <w:rPr>
                <w:sz w:val="12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numPr>
                <w:ilvl w:val="0"/>
                <w:numId w:val="4"/>
              </w:numPr>
              <w:suppressAutoHyphens w:val="true"/>
              <w:spacing w:before="7" w:after="0"/>
              <w:jc w:val="left"/>
              <w:rPr>
                <w:i/>
                <w:i/>
                <w:sz w:val="20"/>
                <w:del w:id="86" w:author="User" w:date="2023-04-17T13:51:00Z"/>
              </w:rPr>
            </w:pPr>
            <w:del w:id="85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7" w:before="0" w:after="0"/>
              <w:ind w:left="404" w:hanging="0"/>
              <w:jc w:val="left"/>
              <w:rPr>
                <w:sz w:val="12"/>
              </w:rPr>
            </w:pPr>
            <w:del w:id="87" w:author="User" w:date="2023-04-17T13:51:00Z">
              <w:r>
                <w:rPr/>
                <w:drawing>
                  <wp:inline distT="0" distB="0" distL="0" distR="0">
                    <wp:extent cx="80645" cy="80645"/>
                    <wp:effectExtent l="0" t="0" r="0" b="0"/>
                    <wp:docPr id="75" name="image18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5" name="image18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0645" cy="806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8" w:after="0"/>
              <w:jc w:val="left"/>
              <w:rPr>
                <w:i/>
                <w:i/>
                <w:sz w:val="20"/>
                <w:del w:id="89" w:author="User" w:date="2023-04-17T13:51:00Z"/>
              </w:rPr>
            </w:pPr>
            <w:del w:id="8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7" w:before="0" w:after="0"/>
              <w:ind w:left="300" w:hanging="0"/>
              <w:jc w:val="left"/>
              <w:rPr>
                <w:sz w:val="12"/>
              </w:rPr>
            </w:pPr>
            <w:del w:id="90" w:author="User" w:date="2023-04-17T13:51:00Z">
              <w:r>
                <w:rPr/>
                <w:drawing>
                  <wp:inline distT="0" distB="0" distL="0" distR="0">
                    <wp:extent cx="82550" cy="80645"/>
                    <wp:effectExtent l="0" t="0" r="0" b="0"/>
                    <wp:docPr id="76" name="image19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6" name="image19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2550" cy="806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7" w:after="1"/>
              <w:jc w:val="left"/>
              <w:rPr>
                <w:i/>
                <w:i/>
                <w:sz w:val="20"/>
                <w:del w:id="92" w:author="User" w:date="2023-04-17T13:51:00Z"/>
              </w:rPr>
            </w:pPr>
            <w:del w:id="91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7" w:before="0" w:after="0"/>
              <w:ind w:left="300" w:hanging="0"/>
              <w:jc w:val="left"/>
              <w:rPr>
                <w:sz w:val="12"/>
              </w:rPr>
            </w:pPr>
            <w:del w:id="93" w:author="User" w:date="2023-04-17T13:51:00Z">
              <w:r>
                <w:rPr/>
                <w:drawing>
                  <wp:inline distT="0" distB="0" distL="0" distR="0">
                    <wp:extent cx="81280" cy="80645"/>
                    <wp:effectExtent l="0" t="0" r="0" b="0"/>
                    <wp:docPr id="77" name="image20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7" name="image20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806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1"/>
              <w:jc w:val="left"/>
              <w:rPr>
                <w:i/>
                <w:i/>
                <w:sz w:val="20"/>
                <w:del w:id="95" w:author="User" w:date="2023-04-17T13:51:00Z"/>
              </w:rPr>
            </w:pPr>
            <w:del w:id="9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32" w:before="0" w:after="0"/>
              <w:ind w:left="669" w:hanging="0"/>
              <w:jc w:val="left"/>
              <w:rPr>
                <w:sz w:val="13"/>
              </w:rPr>
            </w:pPr>
            <w:del w:id="96" w:author="User" w:date="2023-04-17T13:51:00Z">
              <w:r>
                <w:rPr/>
                <w:drawing>
                  <wp:inline distT="0" distB="0" distL="0" distR="0">
                    <wp:extent cx="81280" cy="84455"/>
                    <wp:effectExtent l="0" t="0" r="0" b="0"/>
                    <wp:docPr id="78" name="image21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8" name="image21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844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8" w:after="0"/>
              <w:jc w:val="left"/>
              <w:rPr>
                <w:i/>
                <w:i/>
                <w:sz w:val="20"/>
                <w:del w:id="98" w:author="User" w:date="2023-04-17T13:51:00Z"/>
              </w:rPr>
            </w:pPr>
            <w:del w:id="97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7" w:before="0" w:after="0"/>
              <w:ind w:left="403" w:hanging="0"/>
              <w:jc w:val="left"/>
              <w:rPr>
                <w:sz w:val="12"/>
              </w:rPr>
            </w:pPr>
            <w:del w:id="99" w:author="User" w:date="2023-04-17T13:51:00Z">
              <w:r>
                <w:rPr/>
                <w:drawing>
                  <wp:inline distT="0" distB="0" distL="0" distR="0">
                    <wp:extent cx="82550" cy="80645"/>
                    <wp:effectExtent l="0" t="0" r="0" b="0"/>
                    <wp:docPr id="79" name="image22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9" name="image22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2550" cy="806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2" w:after="0"/>
              <w:jc w:val="left"/>
              <w:rPr>
                <w:i/>
                <w:i/>
                <w:sz w:val="18"/>
                <w:del w:id="101" w:author="User" w:date="2023-04-17T13:51:00Z"/>
              </w:rPr>
            </w:pPr>
            <w:del w:id="100" w:author="User" w:date="2023-04-17T13:51:00Z">
              <w:r>
                <w:rPr>
                  <w:i/>
                  <w:sz w:val="1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69" w:before="0" w:after="0"/>
              <w:ind w:left="137" w:hanging="0"/>
              <w:jc w:val="left"/>
              <w:rPr>
                <w:sz w:val="16"/>
              </w:rPr>
            </w:pPr>
            <w:del w:id="102" w:author="User" w:date="2023-04-17T13:51:00Z">
              <w:r>
                <w:rPr/>
                <w:drawing>
                  <wp:inline distT="0" distB="0" distL="0" distR="0">
                    <wp:extent cx="81280" cy="107315"/>
                    <wp:effectExtent l="0" t="0" r="0" b="0"/>
                    <wp:docPr id="80" name="image23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0" name="image23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1073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i/>
                <w:i/>
                <w:sz w:val="20"/>
                <w:del w:id="104" w:author="User" w:date="2023-04-17T13:51:00Z"/>
              </w:rPr>
            </w:pPr>
            <w:del w:id="103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24" w:before="0" w:after="0"/>
              <w:ind w:left="138" w:hanging="0"/>
              <w:jc w:val="left"/>
              <w:rPr>
                <w:sz w:val="12"/>
              </w:rPr>
            </w:pPr>
            <w:del w:id="105" w:author="User" w:date="2023-04-17T13:51:00Z">
              <w:r>
                <w:rPr/>
                <w:drawing>
                  <wp:inline distT="0" distB="0" distL="0" distR="0">
                    <wp:extent cx="81280" cy="79375"/>
                    <wp:effectExtent l="0" t="0" r="0" b="0"/>
                    <wp:docPr id="81" name="image24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1" name="image24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793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1"/>
              <w:jc w:val="left"/>
              <w:rPr>
                <w:i/>
                <w:i/>
                <w:sz w:val="21"/>
                <w:del w:id="107" w:author="User" w:date="2023-04-17T13:51:00Z"/>
              </w:rPr>
            </w:pPr>
            <w:del w:id="106" w:author="User" w:date="2023-04-17T13:51:00Z">
              <w:r>
                <w:rPr>
                  <w:i/>
                  <w:sz w:val="21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19" w:before="0" w:after="0"/>
              <w:ind w:left="405" w:hanging="0"/>
              <w:jc w:val="left"/>
              <w:rPr>
                <w:sz w:val="11"/>
              </w:rPr>
            </w:pPr>
            <w:del w:id="108" w:author="User" w:date="2023-04-17T13:51:00Z">
              <w:r>
                <w:rPr/>
                <w:drawing>
                  <wp:inline distT="0" distB="0" distL="0" distR="0">
                    <wp:extent cx="81280" cy="75565"/>
                    <wp:effectExtent l="0" t="0" r="0" b="0"/>
                    <wp:docPr id="82" name="image25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2" name="image25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280" cy="7556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3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3" w:after="0"/>
              <w:jc w:val="left"/>
              <w:rPr>
                <w:i/>
                <w:i/>
                <w:sz w:val="13"/>
                <w:del w:id="110" w:author="User" w:date="2023-04-17T13:51:00Z"/>
              </w:rPr>
            </w:pPr>
            <w:del w:id="109" w:author="User" w:date="2023-04-17T13:51:00Z">
              <w:r>
                <w:rPr>
                  <w:i/>
                  <w:sz w:val="13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2" w:right="-15" w:hanging="0"/>
              <w:jc w:val="left"/>
              <w:rPr>
                <w:sz w:val="20"/>
                <w:del w:id="111" w:author="User" w:date="2023-04-17T13:51:00Z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14300" cy="1306830"/>
                      <wp:effectExtent l="0" t="0" r="0" b="0"/>
                      <wp:docPr id="83" name="Фигура1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4480" cy="1306800"/>
                                <a:chOff x="0" y="0"/>
                                <a:chExt cx="114480" cy="1306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" descr=""/>
                                <pic:cNvPicPr/>
                              </pic:nvPicPr>
                              <pic:blipFill>
                                <a:blip r:embed="rId38"/>
                                <a:stretch/>
                              </pic:blipFill>
                              <pic:spPr>
                                <a:xfrm>
                                  <a:off x="20880" y="0"/>
                                  <a:ext cx="82080" cy="12492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" descr=""/>
                                <pic:cNvPicPr/>
                              </pic:nvPicPr>
                              <pic:blipFill>
                                <a:blip r:embed="rId39"/>
                                <a:stretch/>
                              </pic:blipFill>
                              <pic:spPr>
                                <a:xfrm>
                                  <a:off x="0" y="168840"/>
                                  <a:ext cx="114480" cy="11379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1" style="position:absolute;margin-left:0pt;margin-top:-102.95pt;width:9pt;height:102.9pt" coordorigin="0,-2059" coordsize="180,2058">
                      <v:shape id="shape_0" stroked="f" o:allowincell="f" style="position:absolute;left:33;top:-2059;width:128;height:196;mso-wrap-style:none;v-text-anchor:middle;mso-position-vertical:top" type="_x0000_t75">
                        <v:imagedata r:id="rId40" o:detectmouseclick="t"/>
                        <v:stroke color="#3465a4" joinstyle="round" endcap="flat"/>
                        <w10:wrap type="square"/>
                      </v:shape>
                      <v:shape id="shape_0" stroked="f" o:allowincell="f" style="position:absolute;left:0;top:-1793;width:179;height:1791;mso-wrap-style:none;v-text-anchor:middle;mso-position-vertical:top" type="_x0000_t75">
                        <v:imagedata r:id="rId41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13" w:author="User" w:date="2023-04-17T13:51:00Z"/>
              </w:rPr>
            </w:pPr>
            <w:del w:id="11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15" w:author="User" w:date="2023-04-17T13:51:00Z"/>
              </w:rPr>
            </w:pPr>
            <w:del w:id="11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17" w:author="User" w:date="2023-04-17T13:51:00Z"/>
              </w:rPr>
            </w:pPr>
            <w:del w:id="11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19" w:author="User" w:date="2023-04-17T13:51:00Z"/>
              </w:rPr>
            </w:pPr>
            <w:del w:id="11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1" w:author="User" w:date="2023-04-17T13:51:00Z"/>
              </w:rPr>
            </w:pPr>
            <w:del w:id="12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3" w:author="User" w:date="2023-04-17T13:51:00Z"/>
              </w:rPr>
            </w:pPr>
            <w:del w:id="12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5" w:author="User" w:date="2023-04-17T13:51:00Z"/>
              </w:rPr>
            </w:pPr>
            <w:del w:id="12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7" w:author="User" w:date="2023-04-17T13:51:00Z"/>
              </w:rPr>
            </w:pPr>
            <w:del w:id="12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29" w:author="User" w:date="2023-04-17T13:51:00Z"/>
              </w:rPr>
            </w:pPr>
            <w:del w:id="12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1" w:author="User" w:date="2023-04-17T13:51:00Z"/>
              </w:rPr>
            </w:pPr>
            <w:del w:id="13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3" w:author="User" w:date="2023-04-17T13:51:00Z"/>
              </w:rPr>
            </w:pPr>
            <w:del w:id="13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5" w:author="User" w:date="2023-04-17T13:51:00Z"/>
              </w:rPr>
            </w:pPr>
            <w:del w:id="13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7" w:author="User" w:date="2023-04-17T13:51:00Z"/>
              </w:rPr>
            </w:pPr>
            <w:del w:id="13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39" w:author="User" w:date="2023-04-17T13:51:00Z"/>
              </w:rPr>
            </w:pPr>
            <w:del w:id="13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1" w:author="User" w:date="2023-04-17T13:51:00Z"/>
              </w:rPr>
            </w:pPr>
            <w:del w:id="14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3" w:author="User" w:date="2023-04-17T13:51:00Z"/>
              </w:rPr>
            </w:pPr>
            <w:del w:id="14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5" w:author="User" w:date="2023-04-17T13:51:00Z"/>
              </w:rPr>
            </w:pPr>
            <w:del w:id="14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7" w:author="User" w:date="2023-04-17T13:51:00Z"/>
              </w:rPr>
            </w:pPr>
            <w:del w:id="14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49" w:author="User" w:date="2023-04-17T13:51:00Z"/>
              </w:rPr>
            </w:pPr>
            <w:del w:id="14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1" w:author="User" w:date="2023-04-17T13:51:00Z"/>
              </w:rPr>
            </w:pPr>
            <w:del w:id="15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3" w:author="User" w:date="2023-04-17T13:51:00Z"/>
              </w:rPr>
            </w:pPr>
            <w:del w:id="15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5" w:author="User" w:date="2023-04-17T13:51:00Z"/>
              </w:rPr>
            </w:pPr>
            <w:del w:id="154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7" w:author="User" w:date="2023-04-17T13:51:00Z"/>
              </w:rPr>
            </w:pPr>
            <w:del w:id="156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59" w:author="User" w:date="2023-04-17T13:51:00Z"/>
              </w:rPr>
            </w:pPr>
            <w:del w:id="15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61" w:author="User" w:date="2023-04-17T13:51:00Z"/>
              </w:rPr>
            </w:pPr>
            <w:del w:id="160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63" w:author="User" w:date="2023-04-17T13:51:00Z"/>
              </w:rPr>
            </w:pPr>
            <w:del w:id="162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9" w:after="0"/>
              <w:jc w:val="left"/>
              <w:rPr>
                <w:i/>
                <w:i/>
                <w:sz w:val="17"/>
                <w:del w:id="165" w:author="User" w:date="2023-04-17T13:51:00Z"/>
              </w:rPr>
            </w:pPr>
            <w:del w:id="164" w:author="User" w:date="2023-04-17T13:51:00Z">
              <w:r>
                <w:rPr>
                  <w:i/>
                  <w:sz w:val="17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05" w:hanging="0"/>
              <w:jc w:val="left"/>
              <w:rPr>
                <w:sz w:val="20"/>
                <w:del w:id="167" w:author="User" w:date="2023-04-17T13:51:00Z"/>
              </w:rPr>
            </w:pPr>
            <w:del w:id="166" w:author="User" w:date="2023-04-17T13:51:00Z">
              <w:r>
                <w:rPr/>
                <w:drawing>
                  <wp:inline distT="0" distB="0" distL="0" distR="0">
                    <wp:extent cx="108585" cy="367030"/>
                    <wp:effectExtent l="0" t="0" r="0" b="0"/>
                    <wp:docPr id="84" name="image28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4" name="image28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8585" cy="3670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i/>
                <w:i/>
                <w:sz w:val="20"/>
                <w:del w:id="169" w:author="User" w:date="2023-04-17T13:51:00Z"/>
              </w:rPr>
            </w:pPr>
            <w:del w:id="168" w:author="User" w:date="2023-04-17T13:51:00Z">
              <w:r>
                <w:rPr>
                  <w:i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3" w:after="0"/>
              <w:jc w:val="left"/>
              <w:rPr>
                <w:i/>
                <w:i/>
                <w:sz w:val="12"/>
                <w:del w:id="171" w:author="User" w:date="2023-04-17T13:51:00Z"/>
              </w:rPr>
            </w:pPr>
            <w:del w:id="170" w:author="User" w:date="2023-04-17T13:51:00Z">
              <w:r>
                <w:rPr>
                  <w:i/>
                  <w:sz w:val="12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13" w:hanging="0"/>
              <w:jc w:val="left"/>
              <w:rPr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08585" cy="342265"/>
                      <wp:effectExtent l="0" t="0" r="0" b="0"/>
                      <wp:docPr id="85" name="Фигура64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720" cy="342360"/>
                                <a:chOff x="0" y="0"/>
                                <a:chExt cx="108720" cy="34236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16560" y="0"/>
                                  <a:ext cx="79920" cy="59760"/>
                                </a:xfrm>
                                <a:custGeom>
                                  <a:avLst/>
                                  <a:gdLst>
                                    <a:gd name="textAreaLeft" fmla="*/ 0 w 45360"/>
                                    <a:gd name="textAreaRight" fmla="*/ 45720 w 45360"/>
                                    <a:gd name="textAreaTop" fmla="*/ 0 h 33840"/>
                                    <a:gd name="textAreaBottom" fmla="*/ 34200 h 3384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222" h="168">
                                      <a:moveTo>
                                        <a:pt x="222" y="150"/>
                                      </a:moveTo>
                                      <a:lnTo>
                                        <a:pt x="222" y="143"/>
                                      </a:lnTo>
                                      <a:lnTo>
                                        <a:pt x="220" y="139"/>
                                      </a:lnTo>
                                      <a:lnTo>
                                        <a:pt x="219" y="137"/>
                                      </a:lnTo>
                                      <a:lnTo>
                                        <a:pt x="97" y="137"/>
                                      </a:lnTo>
                                      <a:lnTo>
                                        <a:pt x="41" y="139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7" y="44"/>
                                      </a:lnTo>
                                      <a:lnTo>
                                        <a:pt x="220" y="37"/>
                                      </a:lnTo>
                                      <a:lnTo>
                                        <a:pt x="222" y="30"/>
                                      </a:lnTo>
                                      <a:lnTo>
                                        <a:pt x="222" y="9"/>
                                      </a:lnTo>
                                      <a:lnTo>
                                        <a:pt x="222" y="7"/>
                                      </a:lnTo>
                                      <a:lnTo>
                                        <a:pt x="217" y="2"/>
                                      </a:lnTo>
                                      <a:lnTo>
                                        <a:pt x="213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" y="28"/>
                                      </a:lnTo>
                                      <a:lnTo>
                                        <a:pt x="4" y="30"/>
                                      </a:lnTo>
                                      <a:lnTo>
                                        <a:pt x="139" y="30"/>
                                      </a:lnTo>
                                      <a:lnTo>
                                        <a:pt x="190" y="28"/>
                                      </a:lnTo>
                                      <a:lnTo>
                                        <a:pt x="14" y="121"/>
                                      </a:lnTo>
                                      <a:lnTo>
                                        <a:pt x="0" y="141"/>
                                      </a:lnTo>
                                      <a:lnTo>
                                        <a:pt x="0" y="157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4" y="164"/>
                                      </a:lnTo>
                                      <a:lnTo>
                                        <a:pt x="9" y="167"/>
                                      </a:lnTo>
                                      <a:lnTo>
                                        <a:pt x="12" y="167"/>
                                      </a:lnTo>
                                      <a:lnTo>
                                        <a:pt x="219" y="167"/>
                                      </a:lnTo>
                                      <a:lnTo>
                                        <a:pt x="220" y="165"/>
                                      </a:lnTo>
                                      <a:lnTo>
                                        <a:pt x="222" y="162"/>
                                      </a:lnTo>
                                      <a:lnTo>
                                        <a:pt x="222" y="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  <a:ln w="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2" name="" descr=""/>
                                <pic:cNvPicPr/>
                              </pic:nvPicPr>
                              <pic:blipFill>
                                <a:blip r:embed="rId43"/>
                                <a:stretch/>
                              </pic:blipFill>
                              <pic:spPr>
                                <a:xfrm>
                                  <a:off x="0" y="82080"/>
                                  <a:ext cx="108720" cy="26028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64" style="position:absolute;margin-left:0pt;margin-top:-27pt;width:8.55pt;height:26.95pt" coordorigin="0,-540" coordsize="171,539">
                      <v:shape id="shape_0" stroked="f" o:allowincell="f" style="position:absolute;left:0;top:-411;width:170;height:409;mso-wrap-style:none;v-text-anchor:middle;mso-position-vertical:top" type="_x0000_t75">
                        <v:imagedata r:id="rId44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</w:p>
        </w:tc>
        <w:tc>
          <w:tcPr>
            <w:tcW w:w="43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6" w:after="0"/>
              <w:jc w:val="left"/>
              <w:rPr>
                <w:i/>
                <w:i/>
                <w:sz w:val="8"/>
                <w:del w:id="173" w:author="User" w:date="2023-04-17T13:51:00Z"/>
              </w:rPr>
            </w:pPr>
            <w:del w:id="172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98" w:hanging="0"/>
              <w:jc w:val="left"/>
              <w:rPr>
                <w:sz w:val="20"/>
              </w:rPr>
            </w:pPr>
            <w:del w:id="174" w:author="User" w:date="2023-04-17T13:51:00Z">
              <w:r>
                <w:rPr/>
                <w:drawing>
                  <wp:inline distT="0" distB="0" distL="0" distR="0">
                    <wp:extent cx="86995" cy="433705"/>
                    <wp:effectExtent l="0" t="0" r="0" b="0"/>
                    <wp:docPr id="86" name="image30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6" name="image30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6995" cy="43370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502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540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3" w:after="0"/>
              <w:jc w:val="left"/>
              <w:rPr>
                <w:i/>
                <w:i/>
                <w:sz w:val="23"/>
                <w:del w:id="176" w:author="User" w:date="2023-04-17T13:51:00Z"/>
              </w:rPr>
            </w:pPr>
            <w:del w:id="175" w:author="User" w:date="2023-04-17T13:51:00Z">
              <w:r>
                <w:rPr>
                  <w:i/>
                  <w:sz w:val="23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64" w:hanging="0"/>
              <w:jc w:val="left"/>
              <w:rPr>
                <w:sz w:val="20"/>
              </w:rPr>
            </w:pPr>
            <w:del w:id="177" w:author="User" w:date="2023-04-17T13:51:00Z">
              <w:r>
                <w:rPr/>
                <w:drawing>
                  <wp:inline distT="0" distB="0" distL="0" distR="0">
                    <wp:extent cx="123190" cy="937895"/>
                    <wp:effectExtent l="0" t="0" r="0" b="0"/>
                    <wp:docPr id="87" name="image31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7" name="image31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3190" cy="9378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rPr>
          <w:trHeight w:val="7981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i/>
                <w:i/>
                <w:sz w:val="8"/>
                <w:del w:id="179" w:author="User" w:date="2023-04-17T13:51:00Z"/>
              </w:rPr>
            </w:pPr>
            <w:del w:id="178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4" w:hanging="0"/>
              <w:jc w:val="left"/>
              <w:rPr>
                <w:sz w:val="20"/>
              </w:rPr>
            </w:pPr>
            <w:del w:id="180" w:author="User" w:date="2023-04-17T13:51:00Z">
              <w:r>
                <w:rPr/>
                <w:drawing>
                  <wp:inline distT="0" distB="0" distL="0" distR="0">
                    <wp:extent cx="610870" cy="4843145"/>
                    <wp:effectExtent l="0" t="0" r="0" b="0"/>
                    <wp:docPr id="88" name="image32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8" name="image32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10870" cy="48431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1"/>
              <w:jc w:val="left"/>
              <w:rPr>
                <w:i/>
                <w:i/>
                <w:sz w:val="8"/>
                <w:del w:id="182" w:author="User" w:date="2023-04-17T13:51:00Z"/>
              </w:rPr>
            </w:pPr>
            <w:del w:id="181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4" w:hanging="0"/>
              <w:jc w:val="left"/>
              <w:rPr>
                <w:sz w:val="20"/>
              </w:rPr>
            </w:pPr>
            <w:del w:id="183" w:author="User" w:date="2023-04-17T13:51:00Z">
              <w:r>
                <w:rPr/>
                <w:drawing>
                  <wp:inline distT="0" distB="0" distL="0" distR="0">
                    <wp:extent cx="443230" cy="4919980"/>
                    <wp:effectExtent l="0" t="0" r="0" b="0"/>
                    <wp:docPr id="89" name="image33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9" name="image33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3230" cy="49199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5" w:after="0"/>
              <w:jc w:val="left"/>
              <w:rPr>
                <w:i/>
                <w:i/>
                <w:sz w:val="8"/>
                <w:del w:id="185" w:author="User" w:date="2023-04-17T13:51:00Z"/>
              </w:rPr>
            </w:pPr>
            <w:del w:id="184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363" w:hanging="0"/>
              <w:jc w:val="left"/>
              <w:rPr>
                <w:sz w:val="20"/>
              </w:rPr>
            </w:pPr>
            <w:del w:id="186" w:author="User" w:date="2023-04-17T13:51:00Z">
              <w:r>
                <w:rPr/>
                <w:drawing>
                  <wp:inline distT="0" distB="0" distL="0" distR="0">
                    <wp:extent cx="280670" cy="4848225"/>
                    <wp:effectExtent l="0" t="0" r="0" b="0"/>
                    <wp:docPr id="90" name="image34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0" name="image34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0670" cy="48482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0"/>
              <w:jc w:val="left"/>
              <w:rPr>
                <w:i/>
                <w:i/>
                <w:sz w:val="8"/>
                <w:del w:id="188" w:author="User" w:date="2023-04-17T13:51:00Z"/>
              </w:rPr>
            </w:pPr>
            <w:del w:id="187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362" w:hanging="0"/>
              <w:jc w:val="left"/>
              <w:rPr>
                <w:sz w:val="20"/>
              </w:rPr>
            </w:pPr>
            <w:del w:id="189" w:author="User" w:date="2023-04-17T13:51:00Z">
              <w:r>
                <w:rPr/>
                <w:drawing>
                  <wp:inline distT="0" distB="0" distL="0" distR="0">
                    <wp:extent cx="280670" cy="4909820"/>
                    <wp:effectExtent l="0" t="0" r="0" b="0"/>
                    <wp:docPr id="91" name="image35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1" name="image35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0670" cy="49098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0"/>
              <w:jc w:val="left"/>
              <w:rPr>
                <w:i/>
                <w:i/>
                <w:sz w:val="8"/>
                <w:del w:id="191" w:author="User" w:date="2023-04-17T13:51:00Z"/>
              </w:rPr>
            </w:pPr>
            <w:del w:id="190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5" w:hanging="0"/>
              <w:jc w:val="left"/>
              <w:rPr>
                <w:sz w:val="20"/>
                <w:del w:id="193" w:author="User" w:date="2023-04-17T13:51:00Z"/>
              </w:rPr>
            </w:pPr>
            <w:del w:id="192" w:author="User" w:date="2023-04-17T13:51:00Z">
              <w:r>
                <w:rPr/>
                <w:drawing>
                  <wp:inline distT="0" distB="0" distL="0" distR="0">
                    <wp:extent cx="609600" cy="4785995"/>
                    <wp:effectExtent l="0" t="0" r="0" b="0"/>
                    <wp:docPr id="92" name="image36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2" name="image36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09600" cy="47859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50" w:before="0" w:after="0"/>
              <w:ind w:left="804" w:hanging="0"/>
              <w:jc w:val="left"/>
              <w:rPr>
                <w:sz w:val="5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2700" cy="32385"/>
                      <wp:effectExtent l="114300" t="0" r="114300" b="0"/>
                      <wp:docPr id="93" name="Фигура65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00" cy="32400"/>
                                <a:chOff x="0" y="0"/>
                                <a:chExt cx="12600" cy="324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12600" cy="32400"/>
                                </a:xfrm>
                                <a:custGeom>
                                  <a:avLst/>
                                  <a:gdLst>
                                    <a:gd name="textAreaLeft" fmla="*/ 0 w 7200"/>
                                    <a:gd name="textAreaRight" fmla="*/ 7560 w 7200"/>
                                    <a:gd name="textAreaTop" fmla="*/ 0 h 18360"/>
                                    <a:gd name="textAreaBottom" fmla="*/ 18720 h 1836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35" h="90">
                                      <a:moveTo>
                                        <a:pt x="35" y="86"/>
                                      </a:moveTo>
                                      <a:lnTo>
                                        <a:pt x="35" y="11"/>
                                      </a:lnTo>
                                      <a:lnTo>
                                        <a:pt x="35" y="9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28" y="90"/>
                                      </a:lnTo>
                                      <a:lnTo>
                                        <a:pt x="30" y="90"/>
                                      </a:lnTo>
                                      <a:lnTo>
                                        <a:pt x="32" y="90"/>
                                      </a:lnTo>
                                      <a:lnTo>
                                        <a:pt x="35" y="88"/>
                                      </a:lnTo>
                                      <a:lnTo>
                                        <a:pt x="35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49698"/>
                                </a:solidFill>
                                <a:ln w="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65" style="position:absolute;margin-left:0pt;margin-top:-2.6pt;width:1pt;height:2.55pt" coordorigin="0,-52" coordsize="20,51"/>
                  </w:pict>
                </mc:Fallback>
              </mc:AlternateContent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1"/>
              <w:jc w:val="left"/>
              <w:rPr>
                <w:i/>
                <w:i/>
                <w:sz w:val="8"/>
                <w:del w:id="195" w:author="User" w:date="2023-04-17T13:51:00Z"/>
              </w:rPr>
            </w:pPr>
            <w:del w:id="194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3" w:hanging="0"/>
              <w:jc w:val="left"/>
              <w:rPr>
                <w:sz w:val="20"/>
              </w:rPr>
            </w:pPr>
            <w:del w:id="196" w:author="User" w:date="2023-04-17T13:51:00Z">
              <w:r>
                <w:rPr/>
                <w:drawing>
                  <wp:inline distT="0" distB="0" distL="0" distR="0">
                    <wp:extent cx="442595" cy="4672330"/>
                    <wp:effectExtent l="0" t="0" r="0" b="0"/>
                    <wp:docPr id="94" name="image37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4" name="image37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2595" cy="46723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0"/>
              <w:jc w:val="left"/>
              <w:rPr>
                <w:i/>
                <w:i/>
                <w:sz w:val="9"/>
                <w:del w:id="198" w:author="User" w:date="2023-04-17T13:51:00Z"/>
              </w:rPr>
            </w:pPr>
            <w:del w:id="197" w:author="User" w:date="2023-04-17T13:51:00Z">
              <w:r>
                <w:rPr>
                  <w:i/>
                  <w:sz w:val="9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3" w:hanging="0"/>
              <w:jc w:val="left"/>
              <w:rPr>
                <w:sz w:val="20"/>
              </w:rPr>
            </w:pPr>
            <w:del w:id="199" w:author="User" w:date="2023-04-17T13:51:00Z">
              <w:r>
                <w:rPr/>
                <w:drawing>
                  <wp:inline distT="0" distB="0" distL="0" distR="0">
                    <wp:extent cx="113665" cy="4634230"/>
                    <wp:effectExtent l="0" t="0" r="0" b="0"/>
                    <wp:docPr id="95" name="image38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5" name="image38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3665" cy="46342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0" w:after="0"/>
              <w:jc w:val="left"/>
              <w:rPr>
                <w:i/>
                <w:i/>
                <w:sz w:val="9"/>
                <w:del w:id="201" w:author="User" w:date="2023-04-17T13:51:00Z"/>
              </w:rPr>
            </w:pPr>
            <w:del w:id="200" w:author="User" w:date="2023-04-17T13:51:00Z">
              <w:r>
                <w:rPr>
                  <w:i/>
                  <w:sz w:val="9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04" w:hanging="0"/>
              <w:jc w:val="left"/>
              <w:rPr>
                <w:sz w:val="20"/>
              </w:rPr>
            </w:pPr>
            <w:del w:id="202" w:author="User" w:date="2023-04-17T13:51:00Z">
              <w:r>
                <w:rPr/>
                <w:drawing>
                  <wp:inline distT="0" distB="0" distL="0" distR="0">
                    <wp:extent cx="113665" cy="1885950"/>
                    <wp:effectExtent l="0" t="0" r="0" b="0"/>
                    <wp:docPr id="96" name="image39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6" name="image39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3665" cy="18859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i/>
                <w:i/>
                <w:sz w:val="8"/>
                <w:del w:id="204" w:author="User" w:date="2023-04-17T13:51:00Z"/>
              </w:rPr>
            </w:pPr>
            <w:del w:id="203" w:author="User" w:date="2023-04-17T13:51:00Z">
              <w:r>
                <w:rPr>
                  <w:i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35" w:right="-15" w:hanging="0"/>
              <w:jc w:val="left"/>
              <w:rPr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427990" cy="4870450"/>
                      <wp:effectExtent l="0" t="0" r="0" b="0"/>
                      <wp:docPr id="97" name="Фигура66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8040" cy="4870440"/>
                                <a:chOff x="0" y="0"/>
                                <a:chExt cx="428040" cy="4870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" descr=""/>
                                <pic:cNvPicPr/>
                              </pic:nvPicPr>
                              <pic:blipFill>
                                <a:blip r:embed="rId55"/>
                                <a:stretch/>
                              </pic:blipFill>
                              <pic:spPr>
                                <a:xfrm>
                                  <a:off x="320040" y="3629520"/>
                                  <a:ext cx="108000" cy="124092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" descr=""/>
                                <pic:cNvPicPr/>
                              </pic:nvPicPr>
                              <pic:blipFill>
                                <a:blip r:embed="rId56"/>
                                <a:stretch/>
                              </pic:blipFill>
                              <pic:spPr>
                                <a:xfrm>
                                  <a:off x="0" y="0"/>
                                  <a:ext cx="423720" cy="443340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66" style="position:absolute;margin-left:0pt;margin-top:-383.55pt;width:33.7pt;height:383.5pt" coordorigin="0,-7671" coordsize="674,7670">
                      <v:shape id="shape_0" stroked="f" o:allowincell="f" style="position:absolute;left:504;top:-1955;width:169;height:1953;mso-wrap-style:none;v-text-anchor:middle;mso-position-vertical:top" type="_x0000_t75">
                        <v:imagedata r:id="rId57" o:detectmouseclick="t"/>
                        <v:stroke color="#3465a4" joinstyle="round" endcap="flat"/>
                        <w10:wrap type="square"/>
                      </v:shape>
                      <v:shape id="shape_0" stroked="f" o:allowincell="f" style="position:absolute;left:0;top:-7671;width:666;height:6981;mso-wrap-style:none;v-text-anchor:middle;mso-position-vertical:top" type="_x0000_t75">
                        <v:imagedata r:id="rId58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</w:p>
        </w:tc>
        <w:tc>
          <w:tcPr>
            <w:tcW w:w="433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40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del w:id="205" w:author="User" w:date="2023-04-17T13:51:00Z"/>
          <w:trHeight w:val="892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del w:id="206" w:author="User" w:date="2023-04-17T13:51:00Z">
              <w:r>
                <w:rPr>
                  <w:rFonts w:ascii="Times New Roman" w:hAnsi="Times New Roman"/>
                  <w:kern w:val="0"/>
                  <w:sz w:val="16"/>
                  <w:szCs w:val="22"/>
                  <w:lang w:eastAsia="en-US" w:bidi="ar-SA"/>
                </w:rPr>
                <w:delText>‍</w:delText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3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40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del w:id="207" w:author="User" w:date="2023-04-17T13:51:00Z"/>
          <w:trHeight w:val="1274" w:hRule="atLeast"/>
        </w:trPr>
        <w:tc>
          <w:tcPr>
            <w:tcW w:w="122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del w:id="208" w:author="User" w:date="2023-04-17T13:51:00Z">
              <w:r>
                <w:rPr>
                  <w:rFonts w:ascii="Times New Roman" w:hAnsi="Times New Roman"/>
                  <w:kern w:val="0"/>
                  <w:sz w:val="16"/>
                  <w:szCs w:val="22"/>
                  <w:lang w:eastAsia="en-US" w:bidi="ar-SA"/>
                </w:rPr>
                <w:delText>‍</w:delText>
              </w:r>
            </w:del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122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95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3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540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Normal"/>
        <w:spacing w:before="104" w:after="0"/>
        <w:ind w:left="120" w:hanging="0"/>
        <w:rPr>
          <w:rFonts w:ascii="Trebuchet MS" w:hAnsi="Trebuchet MS"/>
          <w:sz w:val="16"/>
          <w:del w:id="234" w:author="User" w:date="2023-04-17T13:51:00Z"/>
        </w:rPr>
      </w:pPr>
      <w:del w:id="209" w:author="User" w:date="2023-04-17T13:51:00Z">
        <w:r>
          <w:rPr/>
          <w:delText>​</w:delText>
        </w:r>
      </w:del>
      <w:del w:id="210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05">
                  <wp:simplePos x="0" y="0"/>
                  <wp:positionH relativeFrom="page">
                    <wp:posOffset>8173085</wp:posOffset>
                  </wp:positionH>
                  <wp:positionV relativeFrom="page">
                    <wp:posOffset>398780</wp:posOffset>
                  </wp:positionV>
                  <wp:extent cx="612140" cy="6739255"/>
                  <wp:effectExtent l="0" t="0" r="0" b="0"/>
                  <wp:wrapNone/>
                  <wp:docPr id="98" name="Фигура67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12000" cy="6739200"/>
                            <a:chOff x="0" y="0"/>
                            <a:chExt cx="612000" cy="6739200"/>
                          </a:xfrm>
                        </wpg:grpSpPr>
                        <pic:pic xmlns:pic="http://schemas.openxmlformats.org/drawingml/2006/picture">
                          <pic:nvPicPr>
                            <pic:cNvPr id="15" name="" descr=""/>
                            <pic:cNvPicPr/>
                          </pic:nvPicPr>
                          <pic:blipFill>
                            <a:blip r:embed="rId59"/>
                            <a:stretch/>
                          </pic:blipFill>
                          <pic:spPr>
                            <a:xfrm>
                              <a:off x="0" y="5040"/>
                              <a:ext cx="612000" cy="67341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" name="" descr=""/>
                            <pic:cNvPicPr/>
                          </pic:nvPicPr>
                          <pic:blipFill>
                            <a:blip r:embed="rId60"/>
                            <a:stretch/>
                          </pic:blipFill>
                          <pic:spPr>
                            <a:xfrm>
                              <a:off x="188640" y="0"/>
                              <a:ext cx="82440" cy="3873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67" style="position:absolute;margin-left:643.55pt;margin-top:31.4pt;width:48.2pt;height:530.65pt" coordorigin="12871,628" coordsize="964,10613">
                  <v:shape id="shape_0" stroked="f" o:allowincell="f" style="position:absolute;left:12871;top:636;width:963;height:10604;mso-wrap-style:none;v-text-anchor:middle;mso-position-horizontal-relative:page;mso-position-vertical-relative:page" type="_x0000_t75">
                    <v:imagedata r:id="rId61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3168;top:628;width:129;height:609;mso-wrap-style:none;v-text-anchor:middle;mso-position-horizontal-relative:page;mso-position-vertical-relative:page" type="_x0000_t75">
                    <v:imagedata r:id="rId62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211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06">
                  <wp:simplePos x="0" y="0"/>
                  <wp:positionH relativeFrom="page">
                    <wp:posOffset>7569200</wp:posOffset>
                  </wp:positionH>
                  <wp:positionV relativeFrom="page">
                    <wp:posOffset>402590</wp:posOffset>
                  </wp:positionV>
                  <wp:extent cx="450215" cy="6631305"/>
                  <wp:effectExtent l="0" t="0" r="0" b="0"/>
                  <wp:wrapNone/>
                  <wp:docPr id="99" name="Фигура68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50360" cy="6631200"/>
                            <a:chOff x="0" y="0"/>
                            <a:chExt cx="450360" cy="6631200"/>
                          </a:xfrm>
                        </wpg:grpSpPr>
                        <pic:pic xmlns:pic="http://schemas.openxmlformats.org/drawingml/2006/picture">
                          <pic:nvPicPr>
                            <pic:cNvPr id="17" name="" descr=""/>
                            <pic:cNvPicPr/>
                          </pic:nvPicPr>
                          <pic:blipFill>
                            <a:blip r:embed="rId63"/>
                            <a:stretch/>
                          </pic:blipFill>
                          <pic:spPr>
                            <a:xfrm>
                              <a:off x="357480" y="3354840"/>
                              <a:ext cx="87480" cy="3250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188640" y="1440"/>
                              <a:ext cx="62280" cy="123120"/>
                            </a:xfrm>
                            <a:custGeom>
                              <a:avLst/>
                              <a:gdLst>
                                <a:gd name="textAreaLeft" fmla="*/ 0 w 35280"/>
                                <a:gd name="textAreaRight" fmla="*/ 35640 w 35280"/>
                                <a:gd name="textAreaTop" fmla="*/ 0 h 69840"/>
                                <a:gd name="textAreaBottom" fmla="*/ 70200 h 698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73" h="344">
                                  <a:moveTo>
                                    <a:pt x="173" y="249"/>
                                  </a:moveTo>
                                  <a:lnTo>
                                    <a:pt x="171" y="238"/>
                                  </a:lnTo>
                                  <a:lnTo>
                                    <a:pt x="162" y="217"/>
                                  </a:lnTo>
                                  <a:lnTo>
                                    <a:pt x="155" y="208"/>
                                  </a:lnTo>
                                  <a:lnTo>
                                    <a:pt x="141" y="194"/>
                                  </a:lnTo>
                                  <a:lnTo>
                                    <a:pt x="138" y="192"/>
                                  </a:lnTo>
                                  <a:lnTo>
                                    <a:pt x="138" y="256"/>
                                  </a:lnTo>
                                  <a:lnTo>
                                    <a:pt x="138" y="270"/>
                                  </a:lnTo>
                                  <a:lnTo>
                                    <a:pt x="138" y="275"/>
                                  </a:lnTo>
                                  <a:lnTo>
                                    <a:pt x="132" y="284"/>
                                  </a:lnTo>
                                  <a:lnTo>
                                    <a:pt x="129" y="289"/>
                                  </a:lnTo>
                                  <a:lnTo>
                                    <a:pt x="118" y="295"/>
                                  </a:lnTo>
                                  <a:lnTo>
                                    <a:pt x="113" y="296"/>
                                  </a:lnTo>
                                  <a:lnTo>
                                    <a:pt x="101" y="298"/>
                                  </a:lnTo>
                                  <a:lnTo>
                                    <a:pt x="74" y="300"/>
                                  </a:lnTo>
                                  <a:lnTo>
                                    <a:pt x="71" y="298"/>
                                  </a:lnTo>
                                  <a:lnTo>
                                    <a:pt x="58" y="296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44" y="288"/>
                                  </a:lnTo>
                                  <a:lnTo>
                                    <a:pt x="41" y="284"/>
                                  </a:lnTo>
                                  <a:lnTo>
                                    <a:pt x="35" y="273"/>
                                  </a:lnTo>
                                  <a:lnTo>
                                    <a:pt x="35" y="268"/>
                                  </a:lnTo>
                                  <a:lnTo>
                                    <a:pt x="35" y="254"/>
                                  </a:lnTo>
                                  <a:lnTo>
                                    <a:pt x="35" y="249"/>
                                  </a:lnTo>
                                  <a:lnTo>
                                    <a:pt x="41" y="238"/>
                                  </a:lnTo>
                                  <a:lnTo>
                                    <a:pt x="44" y="235"/>
                                  </a:lnTo>
                                  <a:lnTo>
                                    <a:pt x="55" y="229"/>
                                  </a:lnTo>
                                  <a:lnTo>
                                    <a:pt x="60" y="228"/>
                                  </a:lnTo>
                                  <a:lnTo>
                                    <a:pt x="72" y="224"/>
                                  </a:lnTo>
                                  <a:lnTo>
                                    <a:pt x="78" y="224"/>
                                  </a:lnTo>
                                  <a:lnTo>
                                    <a:pt x="97" y="224"/>
                                  </a:lnTo>
                                  <a:lnTo>
                                    <a:pt x="102" y="226"/>
                                  </a:lnTo>
                                  <a:lnTo>
                                    <a:pt x="115" y="228"/>
                                  </a:lnTo>
                                  <a:lnTo>
                                    <a:pt x="120" y="231"/>
                                  </a:lnTo>
                                  <a:lnTo>
                                    <a:pt x="129" y="236"/>
                                  </a:lnTo>
                                  <a:lnTo>
                                    <a:pt x="132" y="240"/>
                                  </a:lnTo>
                                  <a:lnTo>
                                    <a:pt x="138" y="251"/>
                                  </a:lnTo>
                                  <a:lnTo>
                                    <a:pt x="138" y="256"/>
                                  </a:lnTo>
                                  <a:lnTo>
                                    <a:pt x="138" y="192"/>
                                  </a:lnTo>
                                  <a:lnTo>
                                    <a:pt x="131" y="189"/>
                                  </a:lnTo>
                                  <a:lnTo>
                                    <a:pt x="109" y="182"/>
                                  </a:lnTo>
                                  <a:lnTo>
                                    <a:pt x="101" y="180"/>
                                  </a:lnTo>
                                  <a:lnTo>
                                    <a:pt x="71" y="180"/>
                                  </a:lnTo>
                                  <a:lnTo>
                                    <a:pt x="60" y="182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30" y="192"/>
                                  </a:lnTo>
                                  <a:lnTo>
                                    <a:pt x="14" y="206"/>
                                  </a:lnTo>
                                  <a:lnTo>
                                    <a:pt x="9" y="213"/>
                                  </a:lnTo>
                                  <a:lnTo>
                                    <a:pt x="2" y="235"/>
                                  </a:lnTo>
                                  <a:lnTo>
                                    <a:pt x="0" y="247"/>
                                  </a:lnTo>
                                  <a:lnTo>
                                    <a:pt x="0" y="273"/>
                                  </a:lnTo>
                                  <a:lnTo>
                                    <a:pt x="2" y="286"/>
                                  </a:lnTo>
                                  <a:lnTo>
                                    <a:pt x="11" y="307"/>
                                  </a:lnTo>
                                  <a:lnTo>
                                    <a:pt x="16" y="316"/>
                                  </a:lnTo>
                                  <a:lnTo>
                                    <a:pt x="32" y="330"/>
                                  </a:lnTo>
                                  <a:lnTo>
                                    <a:pt x="35" y="332"/>
                                  </a:lnTo>
                                  <a:lnTo>
                                    <a:pt x="41" y="335"/>
                                  </a:lnTo>
                                  <a:lnTo>
                                    <a:pt x="64" y="342"/>
                                  </a:lnTo>
                                  <a:lnTo>
                                    <a:pt x="74" y="344"/>
                                  </a:lnTo>
                                  <a:lnTo>
                                    <a:pt x="102" y="344"/>
                                  </a:lnTo>
                                  <a:lnTo>
                                    <a:pt x="113" y="342"/>
                                  </a:lnTo>
                                  <a:lnTo>
                                    <a:pt x="134" y="335"/>
                                  </a:lnTo>
                                  <a:lnTo>
                                    <a:pt x="138" y="333"/>
                                  </a:lnTo>
                                  <a:lnTo>
                                    <a:pt x="143" y="332"/>
                                  </a:lnTo>
                                  <a:lnTo>
                                    <a:pt x="157" y="318"/>
                                  </a:lnTo>
                                  <a:lnTo>
                                    <a:pt x="164" y="309"/>
                                  </a:lnTo>
                                  <a:lnTo>
                                    <a:pt x="171" y="289"/>
                                  </a:lnTo>
                                  <a:lnTo>
                                    <a:pt x="173" y="277"/>
                                  </a:lnTo>
                                  <a:lnTo>
                                    <a:pt x="173" y="249"/>
                                  </a:lnTo>
                                  <a:moveTo>
                                    <a:pt x="173" y="81"/>
                                  </a:moveTo>
                                  <a:lnTo>
                                    <a:pt x="171" y="72"/>
                                  </a:lnTo>
                                  <a:lnTo>
                                    <a:pt x="161" y="55"/>
                                  </a:lnTo>
                                  <a:lnTo>
                                    <a:pt x="154" y="46"/>
                                  </a:lnTo>
                                  <a:lnTo>
                                    <a:pt x="145" y="37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64" y="37"/>
                                  </a:lnTo>
                                  <a:lnTo>
                                    <a:pt x="166" y="35"/>
                                  </a:lnTo>
                                  <a:lnTo>
                                    <a:pt x="168" y="35"/>
                                  </a:lnTo>
                                  <a:lnTo>
                                    <a:pt x="169" y="32"/>
                                  </a:lnTo>
                                  <a:lnTo>
                                    <a:pt x="169" y="26"/>
                                  </a:lnTo>
                                  <a:lnTo>
                                    <a:pt x="169" y="12"/>
                                  </a:lnTo>
                                  <a:lnTo>
                                    <a:pt x="169" y="5"/>
                                  </a:lnTo>
                                  <a:lnTo>
                                    <a:pt x="166" y="2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5" y="4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5" y="42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9" y="44"/>
                                  </a:lnTo>
                                  <a:lnTo>
                                    <a:pt x="111" y="44"/>
                                  </a:lnTo>
                                  <a:lnTo>
                                    <a:pt x="120" y="49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32" y="67"/>
                                  </a:lnTo>
                                  <a:lnTo>
                                    <a:pt x="136" y="72"/>
                                  </a:lnTo>
                                  <a:lnTo>
                                    <a:pt x="136" y="83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31" y="92"/>
                                  </a:lnTo>
                                  <a:lnTo>
                                    <a:pt x="129" y="95"/>
                                  </a:lnTo>
                                  <a:lnTo>
                                    <a:pt x="122" y="99"/>
                                  </a:lnTo>
                                  <a:lnTo>
                                    <a:pt x="118" y="101"/>
                                  </a:lnTo>
                                  <a:lnTo>
                                    <a:pt x="111" y="102"/>
                                  </a:lnTo>
                                  <a:lnTo>
                                    <a:pt x="104" y="104"/>
                                  </a:lnTo>
                                  <a:lnTo>
                                    <a:pt x="9" y="104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5" y="106"/>
                                  </a:lnTo>
                                  <a:lnTo>
                                    <a:pt x="5" y="106"/>
                                  </a:lnTo>
                                  <a:lnTo>
                                    <a:pt x="4" y="111"/>
                                  </a:lnTo>
                                  <a:lnTo>
                                    <a:pt x="4" y="122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4" y="141"/>
                                  </a:lnTo>
                                  <a:lnTo>
                                    <a:pt x="5" y="145"/>
                                  </a:lnTo>
                                  <a:lnTo>
                                    <a:pt x="5" y="145"/>
                                  </a:lnTo>
                                  <a:lnTo>
                                    <a:pt x="7" y="146"/>
                                  </a:lnTo>
                                  <a:lnTo>
                                    <a:pt x="9" y="146"/>
                                  </a:lnTo>
                                  <a:lnTo>
                                    <a:pt x="11" y="146"/>
                                  </a:lnTo>
                                  <a:lnTo>
                                    <a:pt x="115" y="146"/>
                                  </a:lnTo>
                                  <a:lnTo>
                                    <a:pt x="125" y="146"/>
                                  </a:lnTo>
                                  <a:lnTo>
                                    <a:pt x="141" y="141"/>
                                  </a:lnTo>
                                  <a:lnTo>
                                    <a:pt x="148" y="139"/>
                                  </a:lnTo>
                                  <a:lnTo>
                                    <a:pt x="159" y="131"/>
                                  </a:lnTo>
                                  <a:lnTo>
                                    <a:pt x="164" y="123"/>
                                  </a:lnTo>
                                  <a:lnTo>
                                    <a:pt x="171" y="109"/>
                                  </a:lnTo>
                                  <a:lnTo>
                                    <a:pt x="173" y="101"/>
                                  </a:lnTo>
                                  <a:lnTo>
                                    <a:pt x="17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49698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" name="" descr=""/>
                            <pic:cNvPicPr/>
                          </pic:nvPicPr>
                          <pic:blipFill>
                            <a:blip r:embed="rId64"/>
                            <a:stretch/>
                          </pic:blipFill>
                          <pic:spPr>
                            <a:xfrm>
                              <a:off x="0" y="0"/>
                              <a:ext cx="450360" cy="66312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68" style="position:absolute;margin-left:596pt;margin-top:31.7pt;width:35.45pt;height:522.15pt" coordorigin="11920,634" coordsize="709,10443">
                  <v:shape id="shape_0" stroked="f" o:allowincell="f" style="position:absolute;left:12483;top:5917;width:137;height:511;mso-wrap-style:none;v-text-anchor:middle;mso-position-horizontal-relative:page;mso-position-vertical-relative:page" type="_x0000_t75">
                    <v:imagedata r:id="rId65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920;top:634;width:708;height:10442;mso-wrap-style:none;v-text-anchor:middle;mso-position-horizontal-relative:page;mso-position-vertical-relative:page" type="_x0000_t75">
                    <v:imagedata r:id="rId66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212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07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1616710</wp:posOffset>
                  </wp:positionV>
                  <wp:extent cx="115570" cy="439420"/>
                  <wp:effectExtent l="0" t="0" r="0" b="0"/>
                  <wp:wrapNone/>
                  <wp:docPr id="100" name="Фигура69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5560" cy="439560"/>
                            <a:chOff x="0" y="0"/>
                            <a:chExt cx="115560" cy="439560"/>
                          </a:xfrm>
                        </wpg:grpSpPr>
                        <pic:pic xmlns:pic="http://schemas.openxmlformats.org/drawingml/2006/picture">
                          <pic:nvPicPr>
                            <pic:cNvPr id="19" name="" descr=""/>
                            <pic:cNvPicPr/>
                          </pic:nvPicPr>
                          <pic:blipFill>
                            <a:blip r:embed="rId67"/>
                            <a:stretch/>
                          </pic:blipFill>
                          <pic:spPr>
                            <a:xfrm>
                              <a:off x="0" y="0"/>
                              <a:ext cx="115560" cy="914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" descr=""/>
                            <pic:cNvPicPr/>
                          </pic:nvPicPr>
                          <pic:blipFill>
                            <a:blip r:embed="rId68"/>
                            <a:stretch/>
                          </pic:blipFill>
                          <pic:spPr>
                            <a:xfrm>
                              <a:off x="1440" y="116280"/>
                              <a:ext cx="113760" cy="3232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69" style="position:absolute;margin-left:572.65pt;margin-top:127.3pt;width:9.1pt;height:34.6pt" coordorigin="11453,2546" coordsize="182,692">
                  <v:shape id="shape_0" stroked="f" o:allowincell="f" style="position:absolute;left:11453;top:2546;width:181;height:143;mso-wrap-style:none;v-text-anchor:middle;mso-position-horizontal-relative:page;mso-position-vertical-relative:page" type="_x0000_t75">
                    <v:imagedata r:id="rId6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5;top:2729;width:178;height:508;mso-wrap-style:none;v-text-anchor:middle;mso-position-horizontal-relative:page;mso-position-vertical-relative:page" type="_x0000_t75">
                    <v:imagedata r:id="rId70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213" w:author="User" w:date="2023-04-17T13:51:00Z">
        <w:r>
          <w:rPr/>
          <mc:AlternateContent>
            <mc:Choice Requires="wpg">
              <w:drawing>
                <wp:anchor behindDoc="1" distT="635" distB="0" distL="635" distR="0" simplePos="0" locked="0" layoutInCell="0" allowOverlap="1" relativeHeight="208">
                  <wp:simplePos x="0" y="0"/>
                  <wp:positionH relativeFrom="page">
                    <wp:posOffset>7273925</wp:posOffset>
                  </wp:positionH>
                  <wp:positionV relativeFrom="page">
                    <wp:posOffset>2080895</wp:posOffset>
                  </wp:positionV>
                  <wp:extent cx="114300" cy="130175"/>
                  <wp:effectExtent l="635" t="635" r="0" b="0"/>
                  <wp:wrapNone/>
                  <wp:docPr id="101" name="Фигура70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4480" cy="130320"/>
                            <a:chOff x="0" y="0"/>
                            <a:chExt cx="114480" cy="1303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113760" cy="22320"/>
                            </a:xfrm>
                            <a:custGeom>
                              <a:avLst/>
                              <a:gdLst>
                                <a:gd name="textAreaLeft" fmla="*/ 0 w 64440"/>
                                <a:gd name="textAreaRight" fmla="*/ 64800 w 64440"/>
                                <a:gd name="textAreaTop" fmla="*/ 0 h 12600"/>
                                <a:gd name="textAreaBottom" fmla="*/ 12960 h 12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6" h="64">
                                  <a:moveTo>
                                    <a:pt x="316" y="44"/>
                                  </a:moveTo>
                                  <a:lnTo>
                                    <a:pt x="316" y="21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11" y="4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7" y="63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305" y="63"/>
                                  </a:lnTo>
                                  <a:lnTo>
                                    <a:pt x="309" y="63"/>
                                  </a:lnTo>
                                  <a:lnTo>
                                    <a:pt x="311" y="61"/>
                                  </a:lnTo>
                                  <a:lnTo>
                                    <a:pt x="314" y="54"/>
                                  </a:lnTo>
                                  <a:lnTo>
                                    <a:pt x="316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1" name="" descr=""/>
                            <pic:cNvPicPr/>
                          </pic:nvPicPr>
                          <pic:blipFill>
                            <a:blip r:embed="rId71"/>
                            <a:stretch/>
                          </pic:blipFill>
                          <pic:spPr>
                            <a:xfrm>
                              <a:off x="0" y="47520"/>
                              <a:ext cx="114480" cy="824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0" style="position:absolute;margin-left:572.75pt;margin-top:163.85pt;width:9pt;height:10.25pt" coordorigin="11455,3277" coordsize="180,205">
                  <v:shape id="shape_0" stroked="f" o:allowincell="f" style="position:absolute;left:11455;top:3352;width:179;height:129;mso-wrap-style:none;v-text-anchor:middle;mso-position-horizontal-relative:page;mso-position-vertical-relative:page" type="_x0000_t75">
                    <v:imagedata r:id="rId72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</w:delText>
        </w:r>
      </w:del>
      <w:del w:id="214" w:author="User" w:date="2023-04-17T13:51:00Z">
        <w:r>
          <w:rPr/>
          <w:drawing>
            <wp:anchor behindDoc="1" distT="0" distB="0" distL="0" distR="0" simplePos="0" locked="0" layoutInCell="0" allowOverlap="1" relativeHeight="170">
              <wp:simplePos x="0" y="0"/>
              <wp:positionH relativeFrom="page">
                <wp:posOffset>7273925</wp:posOffset>
              </wp:positionH>
              <wp:positionV relativeFrom="page">
                <wp:posOffset>2257425</wp:posOffset>
              </wp:positionV>
              <wp:extent cx="113665" cy="186690"/>
              <wp:effectExtent l="0" t="0" r="0" b="0"/>
              <wp:wrapNone/>
              <wp:docPr id="102" name="image4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2" name="image4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3665" cy="1866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</w:delText>
        </w:r>
      </w:del>
      <w:del w:id="215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09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2498725</wp:posOffset>
                  </wp:positionV>
                  <wp:extent cx="116840" cy="1125855"/>
                  <wp:effectExtent l="0" t="1270" r="0" b="0"/>
                  <wp:wrapNone/>
                  <wp:docPr id="103" name="Фигура7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7000" cy="1125720"/>
                            <a:chOff x="0" y="0"/>
                            <a:chExt cx="117000" cy="1125720"/>
                          </a:xfrm>
                        </wpg:grpSpPr>
                        <wps:wsp>
                          <wps:cNvSpPr/>
                          <wps:spPr>
                            <a:xfrm>
                              <a:off x="1440" y="0"/>
                              <a:ext cx="114480" cy="22320"/>
                            </a:xfrm>
                            <a:custGeom>
                              <a:avLst/>
                              <a:gdLst>
                                <a:gd name="textAreaLeft" fmla="*/ 0 w 64800"/>
                                <a:gd name="textAreaRight" fmla="*/ 65160 w 64800"/>
                                <a:gd name="textAreaTop" fmla="*/ 0 h 12600"/>
                                <a:gd name="textAreaBottom" fmla="*/ 12960 h 12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8" h="64">
                                  <a:moveTo>
                                    <a:pt x="317" y="44"/>
                                  </a:moveTo>
                                  <a:lnTo>
                                    <a:pt x="317" y="21"/>
                                  </a:lnTo>
                                  <a:lnTo>
                                    <a:pt x="315" y="11"/>
                                  </a:lnTo>
                                  <a:lnTo>
                                    <a:pt x="312" y="4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5" y="4"/>
                                  </a:lnTo>
                                  <a:lnTo>
                                    <a:pt x="3" y="9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3" y="54"/>
                                  </a:lnTo>
                                  <a:lnTo>
                                    <a:pt x="5" y="61"/>
                                  </a:lnTo>
                                  <a:lnTo>
                                    <a:pt x="8" y="63"/>
                                  </a:lnTo>
                                  <a:lnTo>
                                    <a:pt x="10" y="63"/>
                                  </a:lnTo>
                                  <a:lnTo>
                                    <a:pt x="306" y="63"/>
                                  </a:lnTo>
                                  <a:lnTo>
                                    <a:pt x="310" y="63"/>
                                  </a:lnTo>
                                  <a:lnTo>
                                    <a:pt x="312" y="61"/>
                                  </a:lnTo>
                                  <a:lnTo>
                                    <a:pt x="315" y="54"/>
                                  </a:lnTo>
                                  <a:lnTo>
                                    <a:pt x="317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2" name="" descr=""/>
                            <pic:cNvPicPr/>
                          </pic:nvPicPr>
                          <pic:blipFill>
                            <a:blip r:embed="rId74"/>
                            <a:stretch/>
                          </pic:blipFill>
                          <pic:spPr>
                            <a:xfrm>
                              <a:off x="1800" y="47160"/>
                              <a:ext cx="113040" cy="1789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3" name="" descr=""/>
                            <pic:cNvPicPr/>
                          </pic:nvPicPr>
                          <pic:blipFill>
                            <a:blip r:embed="rId75"/>
                            <a:stretch/>
                          </pic:blipFill>
                          <pic:spPr>
                            <a:xfrm>
                              <a:off x="1440" y="246240"/>
                              <a:ext cx="113760" cy="2286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1440" y="499680"/>
                              <a:ext cx="114480" cy="104760"/>
                            </a:xfrm>
                            <a:custGeom>
                              <a:avLst/>
                              <a:gdLst>
                                <a:gd name="textAreaLeft" fmla="*/ 0 w 64800"/>
                                <a:gd name="textAreaRight" fmla="*/ 65160 w 64800"/>
                                <a:gd name="textAreaTop" fmla="*/ 0 h 59400"/>
                                <a:gd name="textAreaBottom" fmla="*/ 59760 h 594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8" h="291">
                                  <a:moveTo>
                                    <a:pt x="315" y="14"/>
                                  </a:moveTo>
                                  <a:lnTo>
                                    <a:pt x="313" y="9"/>
                                  </a:lnTo>
                                  <a:lnTo>
                                    <a:pt x="306" y="2"/>
                                  </a:lnTo>
                                  <a:lnTo>
                                    <a:pt x="301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5" y="4"/>
                                  </a:lnTo>
                                  <a:lnTo>
                                    <a:pt x="3" y="9"/>
                                  </a:lnTo>
                                  <a:lnTo>
                                    <a:pt x="1" y="21"/>
                                  </a:lnTo>
                                  <a:lnTo>
                                    <a:pt x="1" y="44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0" y="64"/>
                                  </a:lnTo>
                                  <a:lnTo>
                                    <a:pt x="128" y="64"/>
                                  </a:lnTo>
                                  <a:lnTo>
                                    <a:pt x="128" y="161"/>
                                  </a:lnTo>
                                  <a:lnTo>
                                    <a:pt x="128" y="162"/>
                                  </a:lnTo>
                                  <a:lnTo>
                                    <a:pt x="132" y="166"/>
                                  </a:lnTo>
                                  <a:lnTo>
                                    <a:pt x="139" y="168"/>
                                  </a:lnTo>
                                  <a:lnTo>
                                    <a:pt x="158" y="169"/>
                                  </a:lnTo>
                                  <a:lnTo>
                                    <a:pt x="172" y="168"/>
                                  </a:lnTo>
                                  <a:lnTo>
                                    <a:pt x="178" y="166"/>
                                  </a:lnTo>
                                  <a:lnTo>
                                    <a:pt x="179" y="162"/>
                                  </a:lnTo>
                                  <a:lnTo>
                                    <a:pt x="179" y="64"/>
                                  </a:lnTo>
                                  <a:lnTo>
                                    <a:pt x="262" y="64"/>
                                  </a:lnTo>
                                  <a:lnTo>
                                    <a:pt x="262" y="166"/>
                                  </a:lnTo>
                                  <a:lnTo>
                                    <a:pt x="264" y="169"/>
                                  </a:lnTo>
                                  <a:lnTo>
                                    <a:pt x="268" y="173"/>
                                  </a:lnTo>
                                  <a:lnTo>
                                    <a:pt x="273" y="175"/>
                                  </a:lnTo>
                                  <a:lnTo>
                                    <a:pt x="289" y="177"/>
                                  </a:lnTo>
                                  <a:lnTo>
                                    <a:pt x="294" y="177"/>
                                  </a:lnTo>
                                  <a:lnTo>
                                    <a:pt x="306" y="175"/>
                                  </a:lnTo>
                                  <a:lnTo>
                                    <a:pt x="313" y="171"/>
                                  </a:lnTo>
                                  <a:lnTo>
                                    <a:pt x="315" y="168"/>
                                  </a:lnTo>
                                  <a:lnTo>
                                    <a:pt x="315" y="14"/>
                                  </a:lnTo>
                                  <a:moveTo>
                                    <a:pt x="317" y="249"/>
                                  </a:moveTo>
                                  <a:lnTo>
                                    <a:pt x="315" y="237"/>
                                  </a:lnTo>
                                  <a:lnTo>
                                    <a:pt x="312" y="229"/>
                                  </a:lnTo>
                                  <a:lnTo>
                                    <a:pt x="308" y="228"/>
                                  </a:lnTo>
                                  <a:lnTo>
                                    <a:pt x="10" y="228"/>
                                  </a:lnTo>
                                  <a:lnTo>
                                    <a:pt x="8" y="228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3" y="237"/>
                                  </a:lnTo>
                                  <a:lnTo>
                                    <a:pt x="1" y="249"/>
                                  </a:lnTo>
                                  <a:lnTo>
                                    <a:pt x="1" y="272"/>
                                  </a:lnTo>
                                  <a:lnTo>
                                    <a:pt x="3" y="282"/>
                                  </a:lnTo>
                                  <a:lnTo>
                                    <a:pt x="5" y="289"/>
                                  </a:lnTo>
                                  <a:lnTo>
                                    <a:pt x="8" y="291"/>
                                  </a:lnTo>
                                  <a:lnTo>
                                    <a:pt x="10" y="291"/>
                                  </a:lnTo>
                                  <a:lnTo>
                                    <a:pt x="306" y="291"/>
                                  </a:lnTo>
                                  <a:lnTo>
                                    <a:pt x="310" y="291"/>
                                  </a:lnTo>
                                  <a:lnTo>
                                    <a:pt x="312" y="289"/>
                                  </a:lnTo>
                                  <a:lnTo>
                                    <a:pt x="315" y="282"/>
                                  </a:lnTo>
                                  <a:lnTo>
                                    <a:pt x="317" y="272"/>
                                  </a:lnTo>
                                  <a:lnTo>
                                    <a:pt x="317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4" name="" descr=""/>
                            <pic:cNvPicPr/>
                          </pic:nvPicPr>
                          <pic:blipFill>
                            <a:blip r:embed="rId76"/>
                            <a:stretch/>
                          </pic:blipFill>
                          <pic:spPr>
                            <a:xfrm>
                              <a:off x="0" y="627840"/>
                              <a:ext cx="117000" cy="3816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5" name="" descr=""/>
                            <pic:cNvPicPr/>
                          </pic:nvPicPr>
                          <pic:blipFill>
                            <a:blip r:embed="rId77"/>
                            <a:stretch/>
                          </pic:blipFill>
                          <pic:spPr>
                            <a:xfrm>
                              <a:off x="0" y="1034280"/>
                              <a:ext cx="115560" cy="914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1" style="position:absolute;margin-left:572.65pt;margin-top:196.75pt;width:9.2pt;height:88.65pt" coordorigin="11453,3935" coordsize="184,1773">
                  <v:shape id="shape_0" stroked="f" o:allowincell="f" style="position:absolute;left:11456;top:4009;width:177;height:281;mso-wrap-style:none;v-text-anchor:middle;mso-position-horizontal-relative:page;mso-position-vertical-relative:page" type="_x0000_t75">
                    <v:imagedata r:id="rId78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5;top:4323;width:178;height:359;mso-wrap-style:none;v-text-anchor:middle;mso-position-horizontal-relative:page;mso-position-vertical-relative:page" type="_x0000_t75">
                    <v:imagedata r:id="rId7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3;top:4924;width:183;height:600;mso-wrap-style:none;v-text-anchor:middle;mso-position-horizontal-relative:page;mso-position-vertical-relative:page" type="_x0000_t75">
                    <v:imagedata r:id="rId80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3;top:5564;width:181;height:143;mso-wrap-style:none;v-text-anchor:middle;mso-position-horizontal-relative:page;mso-position-vertical-relative:page" type="_x0000_t75">
                    <v:imagedata r:id="rId81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216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10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3688715</wp:posOffset>
                  </wp:positionV>
                  <wp:extent cx="149225" cy="687705"/>
                  <wp:effectExtent l="0" t="0" r="0" b="0"/>
                  <wp:wrapNone/>
                  <wp:docPr id="104" name="Фигура72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49400" cy="687600"/>
                            <a:chOff x="0" y="0"/>
                            <a:chExt cx="149400" cy="687600"/>
                          </a:xfrm>
                        </wpg:grpSpPr>
                        <pic:pic xmlns:pic="http://schemas.openxmlformats.org/drawingml/2006/picture">
                          <pic:nvPicPr>
                            <pic:cNvPr id="26" name="" descr=""/>
                            <pic:cNvPicPr/>
                          </pic:nvPicPr>
                          <pic:blipFill>
                            <a:blip r:embed="rId82"/>
                            <a:stretch/>
                          </pic:blipFill>
                          <pic:spPr>
                            <a:xfrm>
                              <a:off x="0" y="0"/>
                              <a:ext cx="117000" cy="1962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7" name="" descr=""/>
                            <pic:cNvPicPr/>
                          </pic:nvPicPr>
                          <pic:blipFill>
                            <a:blip r:embed="rId83"/>
                            <a:stretch/>
                          </pic:blipFill>
                          <pic:spPr>
                            <a:xfrm>
                              <a:off x="0" y="215280"/>
                              <a:ext cx="149400" cy="4723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2" style="position:absolute;margin-left:572.65pt;margin-top:290.45pt;width:11.75pt;height:54.15pt" coordorigin="11453,5809" coordsize="235,1083">
                  <v:shape id="shape_0" stroked="f" o:allowincell="f" style="position:absolute;left:11453;top:5809;width:183;height:308;mso-wrap-style:none;v-text-anchor:middle;mso-position-horizontal-relative:page;mso-position-vertical-relative:page" type="_x0000_t75">
                    <v:imagedata r:id="rId84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3;top:6148;width:234;height:743;mso-wrap-style:none;v-text-anchor:middle;mso-position-horizontal-relative:page;mso-position-vertical-relative:page" type="_x0000_t75">
                    <v:imagedata r:id="rId85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217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11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4439920</wp:posOffset>
                  </wp:positionV>
                  <wp:extent cx="116840" cy="577215"/>
                  <wp:effectExtent l="0" t="0" r="0" b="0"/>
                  <wp:wrapNone/>
                  <wp:docPr id="105" name="Фигура7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7000" cy="577080"/>
                            <a:chOff x="0" y="0"/>
                            <a:chExt cx="117000" cy="577080"/>
                          </a:xfrm>
                        </wpg:grpSpPr>
                        <pic:pic xmlns:pic="http://schemas.openxmlformats.org/drawingml/2006/picture">
                          <pic:nvPicPr>
                            <pic:cNvPr id="28" name="" descr=""/>
                            <pic:cNvPicPr/>
                          </pic:nvPicPr>
                          <pic:blipFill>
                            <a:blip r:embed="rId86"/>
                            <a:stretch/>
                          </pic:blipFill>
                          <pic:spPr>
                            <a:xfrm>
                              <a:off x="1800" y="0"/>
                              <a:ext cx="113040" cy="666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9" name="" descr=""/>
                            <pic:cNvPicPr/>
                          </pic:nvPicPr>
                          <pic:blipFill>
                            <a:blip r:embed="rId87"/>
                            <a:stretch/>
                          </pic:blipFill>
                          <pic:spPr>
                            <a:xfrm>
                              <a:off x="0" y="87120"/>
                              <a:ext cx="117000" cy="3780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" descr=""/>
                            <pic:cNvPicPr/>
                          </pic:nvPicPr>
                          <pic:blipFill>
                            <a:blip r:embed="rId88"/>
                            <a:stretch/>
                          </pic:blipFill>
                          <pic:spPr>
                            <a:xfrm>
                              <a:off x="1440" y="484560"/>
                              <a:ext cx="113760" cy="928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3" style="position:absolute;margin-left:572.65pt;margin-top:349.6pt;width:9.2pt;height:45.45pt" coordorigin="11453,6992" coordsize="184,909">
                  <v:shape id="shape_0" stroked="f" o:allowincell="f" style="position:absolute;left:11456;top:6992;width:177;height:104;mso-wrap-style:none;v-text-anchor:middle;mso-position-horizontal-relative:page;mso-position-vertical-relative:page" type="_x0000_t75">
                    <v:imagedata r:id="rId8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3;top:7129;width:183;height:594;mso-wrap-style:none;v-text-anchor:middle;mso-position-horizontal-relative:page;mso-position-vertical-relative:page" type="_x0000_t75">
                    <v:imagedata r:id="rId90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5;top:7755;width:178;height:145;mso-wrap-style:none;v-text-anchor:middle;mso-position-horizontal-relative:page;mso-position-vertical-relative:page" type="_x0000_t75">
                    <v:imagedata r:id="rId91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218" w:author="User" w:date="2023-04-17T13:51:00Z">
        <w:r>
          <w:rPr/>
          <mc:AlternateContent>
            <mc:Choice Requires="wpg">
              <w:drawing>
                <wp:anchor behindDoc="1" distT="0" distB="0" distL="635" distR="0" simplePos="0" locked="0" layoutInCell="0" allowOverlap="1" relativeHeight="212">
                  <wp:simplePos x="0" y="0"/>
                  <wp:positionH relativeFrom="page">
                    <wp:posOffset>7273925</wp:posOffset>
                  </wp:positionH>
                  <wp:positionV relativeFrom="page">
                    <wp:posOffset>5040630</wp:posOffset>
                  </wp:positionV>
                  <wp:extent cx="114300" cy="509270"/>
                  <wp:effectExtent l="635" t="0" r="0" b="0"/>
                  <wp:wrapNone/>
                  <wp:docPr id="106" name="Фигура74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4480" cy="509400"/>
                            <a:chOff x="0" y="0"/>
                            <a:chExt cx="114480" cy="50940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113760" cy="22320"/>
                            </a:xfrm>
                            <a:custGeom>
                              <a:avLst/>
                              <a:gdLst>
                                <a:gd name="textAreaLeft" fmla="*/ 0 w 64440"/>
                                <a:gd name="textAreaRight" fmla="*/ 64800 w 64440"/>
                                <a:gd name="textAreaTop" fmla="*/ 0 h 12600"/>
                                <a:gd name="textAreaBottom" fmla="*/ 12960 h 12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6" h="64">
                                  <a:moveTo>
                                    <a:pt x="316" y="42"/>
                                  </a:moveTo>
                                  <a:lnTo>
                                    <a:pt x="316" y="19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7" y="63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305" y="63"/>
                                  </a:lnTo>
                                  <a:lnTo>
                                    <a:pt x="309" y="63"/>
                                  </a:lnTo>
                                  <a:lnTo>
                                    <a:pt x="311" y="60"/>
                                  </a:lnTo>
                                  <a:lnTo>
                                    <a:pt x="314" y="54"/>
                                  </a:lnTo>
                                  <a:lnTo>
                                    <a:pt x="316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1" name="" descr=""/>
                            <pic:cNvPicPr/>
                          </pic:nvPicPr>
                          <pic:blipFill>
                            <a:blip r:embed="rId92"/>
                            <a:stretch/>
                          </pic:blipFill>
                          <pic:spPr>
                            <a:xfrm>
                              <a:off x="0" y="48240"/>
                              <a:ext cx="114480" cy="3016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374040"/>
                              <a:ext cx="113760" cy="22320"/>
                            </a:xfrm>
                            <a:custGeom>
                              <a:avLst/>
                              <a:gdLst>
                                <a:gd name="textAreaLeft" fmla="*/ 0 w 64440"/>
                                <a:gd name="textAreaRight" fmla="*/ 64800 w 64440"/>
                                <a:gd name="textAreaTop" fmla="*/ 0 h 12600"/>
                                <a:gd name="textAreaBottom" fmla="*/ 12960 h 126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6" h="64">
                                  <a:moveTo>
                                    <a:pt x="316" y="42"/>
                                  </a:moveTo>
                                  <a:lnTo>
                                    <a:pt x="316" y="19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2" y="54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7" y="63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305" y="63"/>
                                  </a:lnTo>
                                  <a:lnTo>
                                    <a:pt x="309" y="63"/>
                                  </a:lnTo>
                                  <a:lnTo>
                                    <a:pt x="311" y="60"/>
                                  </a:lnTo>
                                  <a:lnTo>
                                    <a:pt x="314" y="54"/>
                                  </a:lnTo>
                                  <a:lnTo>
                                    <a:pt x="316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2" name="" descr=""/>
                            <pic:cNvPicPr/>
                          </pic:nvPicPr>
                          <pic:blipFill>
                            <a:blip r:embed="rId93"/>
                            <a:stretch/>
                          </pic:blipFill>
                          <pic:spPr>
                            <a:xfrm>
                              <a:off x="0" y="421560"/>
                              <a:ext cx="113760" cy="874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4" style="position:absolute;margin-left:572.75pt;margin-top:396.9pt;width:9pt;height:40.1pt" coordorigin="11455,7938" coordsize="180,802">
                  <v:shape id="shape_0" stroked="f" o:allowincell="f" style="position:absolute;left:11455;top:8014;width:179;height:474;mso-wrap-style:none;v-text-anchor:middle;mso-position-horizontal-relative:page;mso-position-vertical-relative:page" type="_x0000_t75">
                    <v:imagedata r:id="rId94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1455;top:8602;width:178;height:137;mso-wrap-style:none;v-text-anchor:middle;mso-position-horizontal-relative:page;mso-position-vertical-relative:page" type="_x0000_t75">
                    <v:imagedata r:id="rId95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219" w:author="User" w:date="2023-04-17T13:51:00Z">
        <w:r>
          <w:rPr/>
          <mc:AlternateContent>
            <mc:Choice Requires="wpg">
              <w:drawing>
                <wp:anchor behindDoc="1" distT="635" distB="0" distL="0" distR="0" simplePos="0" locked="0" layoutInCell="0" allowOverlap="1" relativeHeight="213">
                  <wp:simplePos x="0" y="0"/>
                  <wp:positionH relativeFrom="page">
                    <wp:posOffset>7272655</wp:posOffset>
                  </wp:positionH>
                  <wp:positionV relativeFrom="page">
                    <wp:posOffset>5614035</wp:posOffset>
                  </wp:positionV>
                  <wp:extent cx="116840" cy="310515"/>
                  <wp:effectExtent l="0" t="635" r="0" b="0"/>
                  <wp:wrapNone/>
                  <wp:docPr id="107" name="Фигура75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7000" cy="310680"/>
                            <a:chOff x="0" y="0"/>
                            <a:chExt cx="117000" cy="310680"/>
                          </a:xfrm>
                        </wpg:grpSpPr>
                        <wps:wsp>
                          <wps:cNvSpPr/>
                          <wps:spPr>
                            <a:xfrm>
                              <a:off x="1440" y="0"/>
                              <a:ext cx="114480" cy="96480"/>
                            </a:xfrm>
                            <a:custGeom>
                              <a:avLst/>
                              <a:gdLst>
                                <a:gd name="textAreaLeft" fmla="*/ 0 w 64800"/>
                                <a:gd name="textAreaRight" fmla="*/ 65160 w 64800"/>
                                <a:gd name="textAreaTop" fmla="*/ 0 h 54720"/>
                                <a:gd name="textAreaBottom" fmla="*/ 55080 h 5472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318" h="270">
                                  <a:moveTo>
                                    <a:pt x="317" y="228"/>
                                  </a:moveTo>
                                  <a:lnTo>
                                    <a:pt x="315" y="215"/>
                                  </a:lnTo>
                                  <a:lnTo>
                                    <a:pt x="312" y="210"/>
                                  </a:lnTo>
                                  <a:lnTo>
                                    <a:pt x="308" y="207"/>
                                  </a:lnTo>
                                  <a:lnTo>
                                    <a:pt x="10" y="207"/>
                                  </a:lnTo>
                                  <a:lnTo>
                                    <a:pt x="8" y="207"/>
                                  </a:lnTo>
                                  <a:lnTo>
                                    <a:pt x="5" y="210"/>
                                  </a:lnTo>
                                  <a:lnTo>
                                    <a:pt x="3" y="215"/>
                                  </a:lnTo>
                                  <a:lnTo>
                                    <a:pt x="1" y="228"/>
                                  </a:lnTo>
                                  <a:lnTo>
                                    <a:pt x="1" y="251"/>
                                  </a:lnTo>
                                  <a:lnTo>
                                    <a:pt x="3" y="261"/>
                                  </a:lnTo>
                                  <a:lnTo>
                                    <a:pt x="5" y="268"/>
                                  </a:lnTo>
                                  <a:lnTo>
                                    <a:pt x="8" y="270"/>
                                  </a:lnTo>
                                  <a:lnTo>
                                    <a:pt x="10" y="270"/>
                                  </a:lnTo>
                                  <a:lnTo>
                                    <a:pt x="306" y="270"/>
                                  </a:lnTo>
                                  <a:lnTo>
                                    <a:pt x="310" y="270"/>
                                  </a:lnTo>
                                  <a:lnTo>
                                    <a:pt x="312" y="268"/>
                                  </a:lnTo>
                                  <a:lnTo>
                                    <a:pt x="315" y="261"/>
                                  </a:lnTo>
                                  <a:lnTo>
                                    <a:pt x="317" y="251"/>
                                  </a:lnTo>
                                  <a:lnTo>
                                    <a:pt x="317" y="228"/>
                                  </a:lnTo>
                                  <a:moveTo>
                                    <a:pt x="317" y="19"/>
                                  </a:moveTo>
                                  <a:lnTo>
                                    <a:pt x="315" y="9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3" y="9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1" y="162"/>
                                  </a:lnTo>
                                  <a:lnTo>
                                    <a:pt x="3" y="164"/>
                                  </a:lnTo>
                                  <a:lnTo>
                                    <a:pt x="6" y="168"/>
                                  </a:lnTo>
                                  <a:lnTo>
                                    <a:pt x="13" y="171"/>
                                  </a:lnTo>
                                  <a:lnTo>
                                    <a:pt x="29" y="171"/>
                                  </a:lnTo>
                                  <a:lnTo>
                                    <a:pt x="33" y="171"/>
                                  </a:lnTo>
                                  <a:lnTo>
                                    <a:pt x="47" y="170"/>
                                  </a:lnTo>
                                  <a:lnTo>
                                    <a:pt x="52" y="168"/>
                                  </a:lnTo>
                                  <a:lnTo>
                                    <a:pt x="54" y="164"/>
                                  </a:lnTo>
                                  <a:lnTo>
                                    <a:pt x="54" y="64"/>
                                  </a:lnTo>
                                  <a:lnTo>
                                    <a:pt x="306" y="64"/>
                                  </a:lnTo>
                                  <a:lnTo>
                                    <a:pt x="310" y="64"/>
                                  </a:lnTo>
                                  <a:lnTo>
                                    <a:pt x="313" y="58"/>
                                  </a:lnTo>
                                  <a:lnTo>
                                    <a:pt x="315" y="55"/>
                                  </a:lnTo>
                                  <a:lnTo>
                                    <a:pt x="317" y="42"/>
                                  </a:lnTo>
                                  <a:lnTo>
                                    <a:pt x="317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3" name="" descr=""/>
                            <pic:cNvPicPr/>
                          </pic:nvPicPr>
                          <pic:blipFill>
                            <a:blip r:embed="rId96"/>
                            <a:stretch/>
                          </pic:blipFill>
                          <pic:spPr>
                            <a:xfrm>
                              <a:off x="0" y="117360"/>
                              <a:ext cx="117000" cy="1929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75" style="position:absolute;margin-left:572.65pt;margin-top:442.05pt;width:9.2pt;height:24.4pt" coordorigin="11453,8841" coordsize="184,488">
                  <v:shape id="shape_0" stroked="f" o:allowincell="f" style="position:absolute;left:11453;top:9026;width:183;height:303;mso-wrap-style:none;v-text-anchor:middle;mso-position-horizontal-relative:page;mso-position-vertical-relative:page" type="_x0000_t75">
                    <v:imagedata r:id="rId97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</w:delText>
        </w:r>
      </w:del>
      <w:del w:id="220" w:author="User" w:date="2023-04-17T13:51:00Z">
        <w:r>
          <w:rPr/>
          <w:drawing>
            <wp:anchor behindDoc="1" distT="0" distB="0" distL="0" distR="0" simplePos="0" locked="0" layoutInCell="0" allowOverlap="1" relativeHeight="171">
              <wp:simplePos x="0" y="0"/>
              <wp:positionH relativeFrom="page">
                <wp:posOffset>6917690</wp:posOffset>
              </wp:positionH>
              <wp:positionV relativeFrom="page">
                <wp:posOffset>1033145</wp:posOffset>
              </wp:positionV>
              <wp:extent cx="135255" cy="1571625"/>
              <wp:effectExtent l="0" t="0" r="0" b="0"/>
              <wp:wrapNone/>
              <wp:docPr id="108" name="image6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8" name="image6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9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5255" cy="1571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21" w:author="User" w:date="2023-04-17T13:51:00Z">
        <w:r>
          <w:rPr/>
          <w:drawing>
            <wp:anchor behindDoc="1" distT="0" distB="0" distL="0" distR="0" simplePos="0" locked="0" layoutInCell="0" allowOverlap="1" relativeHeight="172">
              <wp:simplePos x="0" y="0"/>
              <wp:positionH relativeFrom="page">
                <wp:posOffset>6936105</wp:posOffset>
              </wp:positionH>
              <wp:positionV relativeFrom="paragraph">
                <wp:posOffset>-4540250</wp:posOffset>
              </wp:positionV>
              <wp:extent cx="116840" cy="3838575"/>
              <wp:effectExtent l="0" t="0" r="0" b="0"/>
              <wp:wrapNone/>
              <wp:docPr id="109" name="image6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9" name="image6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9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840" cy="3838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22" w:author="User" w:date="2023-04-17T13:51:00Z">
        <w:r>
          <w:rPr/>
          <w:drawing>
            <wp:anchor behindDoc="1" distT="0" distB="0" distL="0" distR="0" simplePos="0" locked="0" layoutInCell="0" allowOverlap="1" relativeHeight="173">
              <wp:simplePos x="0" y="0"/>
              <wp:positionH relativeFrom="page">
                <wp:posOffset>6628765</wp:posOffset>
              </wp:positionH>
              <wp:positionV relativeFrom="page">
                <wp:posOffset>1762125</wp:posOffset>
              </wp:positionV>
              <wp:extent cx="109220" cy="4052570"/>
              <wp:effectExtent l="0" t="0" r="0" b="0"/>
              <wp:wrapNone/>
              <wp:docPr id="110" name="image6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0" name="image6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0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9220" cy="40525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</w:delText>
        </w:r>
      </w:del>
      <w:del w:id="223" w:author="User" w:date="2023-04-17T13:51:00Z">
        <w:r>
          <w:rPr/>
          <w:pict>
            <v:shape id="shape_0" coordsize="810,545" path="m809,541l809,535l809,5l802,0l5,0l0,5l0,541l5,544l79,544l85,541l85,90l364,90l364,482l367,486l442,486l447,482l447,90l724,90l724,541l728,544l802,544l809,541e" fillcolor="#76777a" stroked="f" o:allowincell="f" style="position:absolute;margin-left:784.1pt;margin-top:395.8pt;width:22.85pt;height:15.3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0,661" path="m809,655l809,579l802,574l797,574l153,574l797,93l805,86l809,81l809,5l802,0l5,0l0,5l0,81l5,86l652,86l4,572l0,577l0,655l5,660l802,660l809,655e" fillcolor="#76777a" stroked="f" o:allowincell="f" style="position:absolute;margin-left:784.1pt;margin-top:414.85pt;width:22.85pt;height:18.6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0,572" path="m809,260l809,5l802,0l5,0l0,5l0,318l12,413l53,493l78,515l78,90l373,90l373,502l396,476l420,406l426,406l449,442l449,90l731,90l731,462l735,458l765,427l786,387l800,345l805,302l809,260xm373,502l373,269l373,316l369,355l362,387l350,413l327,442l297,463l263,476l226,479l182,474l145,456l116,430l95,399l88,376l81,353l79,327l78,300l78,515l120,550l216,571l290,560l352,529l373,502xm731,462l731,263l730,288l724,313l716,338l705,359l686,383l659,403l627,415l590,419l547,413l512,401l486,382l466,355l457,332l452,308l450,279l449,251l449,442l452,448l491,479l540,500l604,508l654,502l700,485l731,462xe" fillcolor="#76777a" stroked="f" o:allowincell="f" style="position:absolute;margin-left:784.1pt;margin-top:446.5pt;width:22.85pt;height:16.1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20,609" path="m819,304l812,239l794,182l766,136l729,95l674,53l610,23l541,5l471,0l5,0l0,4l0,85l5,90l281,90l281,608l366,608l366,90l471,90l524,93l575,106l621,123l661,150l688,181l711,218l726,258l731,304l731,513l766,474l794,426l812,369l819,304xm281,608l281,518l5,518l0,525l0,605l5,608l281,608xm731,513l731,304l726,350l711,392l688,429l661,458l621,485l575,504l524,515l471,518l366,518l366,608l471,608l541,603l610,585l674,557l729,515l731,513xe" fillcolor="#76777a" stroked="f" o:allowincell="f" style="position:absolute;margin-left:784.1pt;margin-top:467.4pt;width:23.15pt;height:17.2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0,660" path="m809,654l809,578l802,573l797,573l153,573l797,92l805,85l809,79l809,4l802,0l5,0l0,4l0,79l5,85l652,85l4,573l0,576l0,654l5,659l802,659l809,654e" fillcolor="#76777a" stroked="f" o:allowincell="f" style="position:absolute;margin-left:784.1pt;margin-top:490.25pt;width:22.85pt;height:18.6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0,579" path="m809,557l809,451l805,446l797,439l419,90l802,90l809,85l809,5l802,0l5,0l0,5l0,85l5,90l299,90l385,172l11,465l4,470l0,474l0,578l11,578l454,233l798,560l809,557e" fillcolor="#76777a" stroked="f" o:allowincell="f" style="position:absolute;margin-left:784.1pt;margin-top:514.55pt;width:22.85pt;height:16.3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delText>​</w:delText>
        </w:r>
      </w:del>
      <w:del w:id="224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14">
                  <wp:simplePos x="0" y="0"/>
                  <wp:positionH relativeFrom="page">
                    <wp:posOffset>6360160</wp:posOffset>
                  </wp:positionH>
                  <wp:positionV relativeFrom="page">
                    <wp:posOffset>1626870</wp:posOffset>
                  </wp:positionV>
                  <wp:extent cx="114935" cy="4317365"/>
                  <wp:effectExtent l="0" t="0" r="0" b="0"/>
                  <wp:wrapNone/>
                  <wp:docPr id="117" name="Фигура82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4840" cy="4317480"/>
                            <a:chOff x="0" y="0"/>
                            <a:chExt cx="114840" cy="4317480"/>
                          </a:xfrm>
                        </wpg:grpSpPr>
                        <pic:pic xmlns:pic="http://schemas.openxmlformats.org/drawingml/2006/picture">
                          <pic:nvPicPr>
                            <pic:cNvPr id="34" name="" descr=""/>
                            <pic:cNvPicPr/>
                          </pic:nvPicPr>
                          <pic:blipFill>
                            <a:blip r:embed="rId101"/>
                            <a:stretch/>
                          </pic:blipFill>
                          <pic:spPr>
                            <a:xfrm>
                              <a:off x="720" y="0"/>
                              <a:ext cx="114480" cy="33616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5" name="" descr=""/>
                            <pic:cNvPicPr/>
                          </pic:nvPicPr>
                          <pic:blipFill>
                            <a:blip r:embed="rId102"/>
                            <a:stretch/>
                          </pic:blipFill>
                          <pic:spPr>
                            <a:xfrm>
                              <a:off x="0" y="3375000"/>
                              <a:ext cx="108720" cy="9424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82" style="position:absolute;margin-left:500.8pt;margin-top:128.1pt;width:9.1pt;height:339.95pt" coordorigin="10016,2562" coordsize="182,6799">
                  <v:shape id="shape_0" stroked="f" o:allowincell="f" style="position:absolute;left:10017;top:2562;width:179;height:5293;mso-wrap-style:none;v-text-anchor:middle;mso-position-horizontal-relative:page;mso-position-vertical-relative:page" type="_x0000_t75">
                    <v:imagedata r:id="rId103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0016;top:7877;width:170;height:1483;mso-wrap-style:none;v-text-anchor:middle;mso-position-horizontal-relative:page;mso-position-vertical-relative:page" type="_x0000_t75">
                    <v:imagedata r:id="rId104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225" w:author="User" w:date="2023-04-17T13:51:00Z">
        <w:r>
          <w:rPr/>
          <mc:AlternateContent>
            <mc:Choice Requires="wpg">
              <w:drawing>
                <wp:anchor behindDoc="1" distT="635" distB="0" distL="635" distR="0" simplePos="0" locked="0" layoutInCell="0" allowOverlap="1" relativeHeight="215">
                  <wp:simplePos x="0" y="0"/>
                  <wp:positionH relativeFrom="page">
                    <wp:posOffset>9958070</wp:posOffset>
                  </wp:positionH>
                  <wp:positionV relativeFrom="page">
                    <wp:posOffset>6790055</wp:posOffset>
                  </wp:positionV>
                  <wp:extent cx="295910" cy="483235"/>
                  <wp:effectExtent l="635" t="635" r="0" b="0"/>
                  <wp:wrapNone/>
                  <wp:docPr id="118" name="Фигура8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95920" cy="483120"/>
                            <a:chOff x="0" y="0"/>
                            <a:chExt cx="295920" cy="483120"/>
                          </a:xfrm>
                        </wpg:grpSpPr>
                        <pic:pic xmlns:pic="http://schemas.openxmlformats.org/drawingml/2006/picture">
                          <pic:nvPicPr>
                            <pic:cNvPr id="36" name="" descr=""/>
                            <pic:cNvPicPr/>
                          </pic:nvPicPr>
                          <pic:blipFill>
                            <a:blip r:embed="rId105"/>
                            <a:stretch/>
                          </pic:blipFill>
                          <pic:spPr>
                            <a:xfrm>
                              <a:off x="160560" y="260280"/>
                              <a:ext cx="132840" cy="2228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0"/>
                              <a:ext cx="295920" cy="219240"/>
                            </a:xfrm>
                            <a:custGeom>
                              <a:avLst/>
                              <a:gdLst>
                                <a:gd name="textAreaLeft" fmla="*/ 0 w 167760"/>
                                <a:gd name="textAreaRight" fmla="*/ 168120 w 167760"/>
                                <a:gd name="textAreaTop" fmla="*/ 0 h 124200"/>
                                <a:gd name="textAreaBottom" fmla="*/ 124560 h 12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822" h="610">
                                  <a:moveTo>
                                    <a:pt x="822" y="305"/>
                                  </a:moveTo>
                                  <a:lnTo>
                                    <a:pt x="815" y="242"/>
                                  </a:lnTo>
                                  <a:lnTo>
                                    <a:pt x="797" y="185"/>
                                  </a:lnTo>
                                  <a:lnTo>
                                    <a:pt x="769" y="136"/>
                                  </a:lnTo>
                                  <a:lnTo>
                                    <a:pt x="732" y="95"/>
                                  </a:lnTo>
                                  <a:lnTo>
                                    <a:pt x="676" y="53"/>
                                  </a:lnTo>
                                  <a:lnTo>
                                    <a:pt x="612" y="23"/>
                                  </a:lnTo>
                                  <a:lnTo>
                                    <a:pt x="543" y="5"/>
                                  </a:lnTo>
                                  <a:lnTo>
                                    <a:pt x="473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90"/>
                                  </a:lnTo>
                                  <a:lnTo>
                                    <a:pt x="282" y="90"/>
                                  </a:lnTo>
                                  <a:lnTo>
                                    <a:pt x="282" y="610"/>
                                  </a:lnTo>
                                  <a:lnTo>
                                    <a:pt x="367" y="610"/>
                                  </a:lnTo>
                                  <a:lnTo>
                                    <a:pt x="367" y="90"/>
                                  </a:lnTo>
                                  <a:lnTo>
                                    <a:pt x="473" y="90"/>
                                  </a:lnTo>
                                  <a:lnTo>
                                    <a:pt x="526" y="93"/>
                                  </a:lnTo>
                                  <a:lnTo>
                                    <a:pt x="577" y="106"/>
                                  </a:lnTo>
                                  <a:lnTo>
                                    <a:pt x="623" y="123"/>
                                  </a:lnTo>
                                  <a:lnTo>
                                    <a:pt x="663" y="150"/>
                                  </a:lnTo>
                                  <a:lnTo>
                                    <a:pt x="691" y="182"/>
                                  </a:lnTo>
                                  <a:lnTo>
                                    <a:pt x="714" y="219"/>
                                  </a:lnTo>
                                  <a:lnTo>
                                    <a:pt x="729" y="259"/>
                                  </a:lnTo>
                                  <a:lnTo>
                                    <a:pt x="734" y="305"/>
                                  </a:lnTo>
                                  <a:lnTo>
                                    <a:pt x="734" y="515"/>
                                  </a:lnTo>
                                  <a:lnTo>
                                    <a:pt x="769" y="476"/>
                                  </a:lnTo>
                                  <a:lnTo>
                                    <a:pt x="797" y="427"/>
                                  </a:lnTo>
                                  <a:lnTo>
                                    <a:pt x="815" y="370"/>
                                  </a:lnTo>
                                  <a:lnTo>
                                    <a:pt x="822" y="305"/>
                                  </a:lnTo>
                                  <a:moveTo>
                                    <a:pt x="282" y="610"/>
                                  </a:moveTo>
                                  <a:lnTo>
                                    <a:pt x="282" y="520"/>
                                  </a:lnTo>
                                  <a:lnTo>
                                    <a:pt x="5" y="520"/>
                                  </a:lnTo>
                                  <a:lnTo>
                                    <a:pt x="0" y="527"/>
                                  </a:lnTo>
                                  <a:lnTo>
                                    <a:pt x="0" y="607"/>
                                  </a:lnTo>
                                  <a:lnTo>
                                    <a:pt x="5" y="610"/>
                                  </a:lnTo>
                                  <a:lnTo>
                                    <a:pt x="282" y="610"/>
                                  </a:lnTo>
                                  <a:moveTo>
                                    <a:pt x="734" y="515"/>
                                  </a:moveTo>
                                  <a:lnTo>
                                    <a:pt x="734" y="305"/>
                                  </a:lnTo>
                                  <a:lnTo>
                                    <a:pt x="729" y="353"/>
                                  </a:lnTo>
                                  <a:lnTo>
                                    <a:pt x="714" y="393"/>
                                  </a:lnTo>
                                  <a:lnTo>
                                    <a:pt x="691" y="430"/>
                                  </a:lnTo>
                                  <a:lnTo>
                                    <a:pt x="663" y="460"/>
                                  </a:lnTo>
                                  <a:lnTo>
                                    <a:pt x="623" y="487"/>
                                  </a:lnTo>
                                  <a:lnTo>
                                    <a:pt x="577" y="506"/>
                                  </a:lnTo>
                                  <a:lnTo>
                                    <a:pt x="526" y="517"/>
                                  </a:lnTo>
                                  <a:lnTo>
                                    <a:pt x="473" y="520"/>
                                  </a:lnTo>
                                  <a:lnTo>
                                    <a:pt x="367" y="520"/>
                                  </a:lnTo>
                                  <a:lnTo>
                                    <a:pt x="367" y="610"/>
                                  </a:lnTo>
                                  <a:lnTo>
                                    <a:pt x="473" y="610"/>
                                  </a:lnTo>
                                  <a:lnTo>
                                    <a:pt x="543" y="605"/>
                                  </a:lnTo>
                                  <a:lnTo>
                                    <a:pt x="612" y="589"/>
                                  </a:lnTo>
                                  <a:lnTo>
                                    <a:pt x="676" y="559"/>
                                  </a:lnTo>
                                  <a:lnTo>
                                    <a:pt x="732" y="517"/>
                                  </a:lnTo>
                                  <a:lnTo>
                                    <a:pt x="734" y="5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83" style="position:absolute;margin-left:784.1pt;margin-top:534.65pt;width:23.3pt;height:38.05pt" coordorigin="15682,10693" coordsize="466,761">
                  <v:shape id="shape_0" stroked="f" o:allowincell="f" style="position:absolute;left:15935;top:11103;width:208;height:350;mso-wrap-style:none;v-text-anchor:middle;mso-position-horizontal-relative:page;mso-position-vertical-relative:page" type="_x0000_t75">
                    <v:imagedata r:id="rId106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</w:delText>
        </w:r>
      </w:del>
      <w:del w:id="226" w:author="User" w:date="2023-04-17T13:51:00Z">
        <w:r>
          <mc:AlternateContent>
            <mc:Choice Requires="wpg">
              <w:drawing>
                <wp:anchor behindDoc="1" distT="0" distB="635" distL="635" distR="0" simplePos="0" locked="0" layoutInCell="0" allowOverlap="1" relativeHeight="216">
                  <wp:simplePos x="0" y="0"/>
                  <wp:positionH relativeFrom="page">
                    <wp:posOffset>9944100</wp:posOffset>
                  </wp:positionH>
                  <wp:positionV relativeFrom="page">
                    <wp:posOffset>3968115</wp:posOffset>
                  </wp:positionV>
                  <wp:extent cx="428625" cy="1013460"/>
                  <wp:effectExtent l="635" t="0" r="0" b="635"/>
                  <wp:wrapNone/>
                  <wp:docPr id="119" name="Фигура84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28760" cy="1013400"/>
                            <a:chOff x="0" y="0"/>
                            <a:chExt cx="428760" cy="1013400"/>
                          </a:xfrm>
                        </wpg:grpSpPr>
                        <pic:pic xmlns:pic="http://schemas.openxmlformats.org/drawingml/2006/picture">
                          <pic:nvPicPr>
                            <pic:cNvPr id="37" name="" descr=""/>
                            <pic:cNvPicPr/>
                          </pic:nvPicPr>
                          <pic:blipFill>
                            <a:blip r:embed="rId107"/>
                            <a:stretch/>
                          </pic:blipFill>
                          <pic:spPr>
                            <a:xfrm>
                              <a:off x="167760" y="220320"/>
                              <a:ext cx="146520" cy="2412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187200"/>
                              <a:ext cx="191160" cy="306720"/>
                            </a:xfrm>
                            <a:custGeom>
                              <a:avLst/>
                              <a:gdLst>
                                <a:gd name="textAreaLeft" fmla="*/ 0 w 108360"/>
                                <a:gd name="textAreaRight" fmla="*/ 108720 w 108360"/>
                                <a:gd name="textAreaTop" fmla="*/ 0 h 173880"/>
                                <a:gd name="textAreaBottom" fmla="*/ 174240 h 17388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533" h="854">
                                  <a:moveTo>
                                    <a:pt x="533" y="852"/>
                                  </a:moveTo>
                                  <a:lnTo>
                                    <a:pt x="390" y="819"/>
                                  </a:lnTo>
                                  <a:lnTo>
                                    <a:pt x="274" y="757"/>
                                  </a:lnTo>
                                  <a:lnTo>
                                    <a:pt x="189" y="667"/>
                                  </a:lnTo>
                                  <a:lnTo>
                                    <a:pt x="136" y="556"/>
                                  </a:lnTo>
                                  <a:lnTo>
                                    <a:pt x="118" y="427"/>
                                  </a:lnTo>
                                  <a:lnTo>
                                    <a:pt x="136" y="300"/>
                                  </a:lnTo>
                                  <a:lnTo>
                                    <a:pt x="189" y="189"/>
                                  </a:lnTo>
                                  <a:lnTo>
                                    <a:pt x="274" y="97"/>
                                  </a:lnTo>
                                  <a:lnTo>
                                    <a:pt x="388" y="34"/>
                                  </a:lnTo>
                                  <a:lnTo>
                                    <a:pt x="533" y="2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369" y="19"/>
                                  </a:lnTo>
                                  <a:lnTo>
                                    <a:pt x="249" y="64"/>
                                  </a:lnTo>
                                  <a:lnTo>
                                    <a:pt x="148" y="131"/>
                                  </a:lnTo>
                                  <a:lnTo>
                                    <a:pt x="69" y="215"/>
                                  </a:lnTo>
                                  <a:lnTo>
                                    <a:pt x="18" y="314"/>
                                  </a:lnTo>
                                  <a:lnTo>
                                    <a:pt x="0" y="425"/>
                                  </a:lnTo>
                                  <a:lnTo>
                                    <a:pt x="0" y="431"/>
                                  </a:lnTo>
                                  <a:lnTo>
                                    <a:pt x="18" y="542"/>
                                  </a:lnTo>
                                  <a:lnTo>
                                    <a:pt x="69" y="641"/>
                                  </a:lnTo>
                                  <a:lnTo>
                                    <a:pt x="148" y="723"/>
                                  </a:lnTo>
                                  <a:lnTo>
                                    <a:pt x="249" y="789"/>
                                  </a:lnTo>
                                  <a:lnTo>
                                    <a:pt x="369" y="835"/>
                                  </a:lnTo>
                                  <a:lnTo>
                                    <a:pt x="503" y="854"/>
                                  </a:lnTo>
                                  <a:lnTo>
                                    <a:pt x="533" y="8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370b8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360" y="0"/>
                              <a:ext cx="299160" cy="1013400"/>
                            </a:xfrm>
                            <a:custGeom>
                              <a:avLst/>
                              <a:gdLst>
                                <a:gd name="textAreaLeft" fmla="*/ 0 w 169560"/>
                                <a:gd name="textAreaRight" fmla="*/ 169920 w 169560"/>
                                <a:gd name="textAreaTop" fmla="*/ 0 h 574560"/>
                                <a:gd name="textAreaBottom" fmla="*/ 574920 h 57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833" h="2815">
                                  <a:moveTo>
                                    <a:pt x="811" y="6"/>
                                  </a:moveTo>
                                  <a:lnTo>
                                    <a:pt x="804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1" y="6"/>
                                  </a:lnTo>
                                  <a:lnTo>
                                    <a:pt x="1" y="486"/>
                                  </a:lnTo>
                                  <a:lnTo>
                                    <a:pt x="5" y="491"/>
                                  </a:lnTo>
                                  <a:lnTo>
                                    <a:pt x="79" y="491"/>
                                  </a:lnTo>
                                  <a:lnTo>
                                    <a:pt x="84" y="486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04" y="91"/>
                                  </a:lnTo>
                                  <a:lnTo>
                                    <a:pt x="811" y="86"/>
                                  </a:lnTo>
                                  <a:lnTo>
                                    <a:pt x="811" y="80"/>
                                  </a:lnTo>
                                  <a:lnTo>
                                    <a:pt x="811" y="6"/>
                                  </a:lnTo>
                                  <a:moveTo>
                                    <a:pt x="823" y="1424"/>
                                  </a:moveTo>
                                  <a:lnTo>
                                    <a:pt x="815" y="1423"/>
                                  </a:lnTo>
                                  <a:lnTo>
                                    <a:pt x="806" y="1426"/>
                                  </a:lnTo>
                                  <a:lnTo>
                                    <a:pt x="22" y="1721"/>
                                  </a:lnTo>
                                  <a:lnTo>
                                    <a:pt x="12" y="1724"/>
                                  </a:lnTo>
                                  <a:lnTo>
                                    <a:pt x="8" y="1730"/>
                                  </a:lnTo>
                                  <a:lnTo>
                                    <a:pt x="8" y="1819"/>
                                  </a:lnTo>
                                  <a:lnTo>
                                    <a:pt x="12" y="1823"/>
                                  </a:lnTo>
                                  <a:lnTo>
                                    <a:pt x="22" y="1828"/>
                                  </a:lnTo>
                                  <a:lnTo>
                                    <a:pt x="806" y="2126"/>
                                  </a:lnTo>
                                  <a:lnTo>
                                    <a:pt x="816" y="2130"/>
                                  </a:lnTo>
                                  <a:lnTo>
                                    <a:pt x="823" y="2126"/>
                                  </a:lnTo>
                                  <a:lnTo>
                                    <a:pt x="823" y="2036"/>
                                  </a:lnTo>
                                  <a:lnTo>
                                    <a:pt x="818" y="2031"/>
                                  </a:lnTo>
                                  <a:lnTo>
                                    <a:pt x="128" y="1777"/>
                                  </a:lnTo>
                                  <a:lnTo>
                                    <a:pt x="128" y="1774"/>
                                  </a:lnTo>
                                  <a:lnTo>
                                    <a:pt x="809" y="1523"/>
                                  </a:lnTo>
                                  <a:lnTo>
                                    <a:pt x="818" y="1521"/>
                                  </a:lnTo>
                                  <a:lnTo>
                                    <a:pt x="823" y="1516"/>
                                  </a:lnTo>
                                  <a:lnTo>
                                    <a:pt x="823" y="1424"/>
                                  </a:lnTo>
                                  <a:moveTo>
                                    <a:pt x="834" y="2569"/>
                                  </a:moveTo>
                                  <a:lnTo>
                                    <a:pt x="813" y="2444"/>
                                  </a:lnTo>
                                  <a:lnTo>
                                    <a:pt x="753" y="2334"/>
                                  </a:lnTo>
                                  <a:lnTo>
                                    <a:pt x="663" y="2246"/>
                                  </a:lnTo>
                                  <a:lnTo>
                                    <a:pt x="548" y="2190"/>
                                  </a:lnTo>
                                  <a:lnTo>
                                    <a:pt x="418" y="2170"/>
                                  </a:lnTo>
                                  <a:lnTo>
                                    <a:pt x="276" y="2190"/>
                                  </a:lnTo>
                                  <a:lnTo>
                                    <a:pt x="162" y="2245"/>
                                  </a:lnTo>
                                  <a:lnTo>
                                    <a:pt x="75" y="2329"/>
                                  </a:lnTo>
                                  <a:lnTo>
                                    <a:pt x="19" y="2439"/>
                                  </a:lnTo>
                                  <a:lnTo>
                                    <a:pt x="1" y="2567"/>
                                  </a:lnTo>
                                  <a:lnTo>
                                    <a:pt x="6" y="2643"/>
                                  </a:lnTo>
                                  <a:lnTo>
                                    <a:pt x="20" y="2708"/>
                                  </a:lnTo>
                                  <a:lnTo>
                                    <a:pt x="42" y="2761"/>
                                  </a:lnTo>
                                  <a:lnTo>
                                    <a:pt x="66" y="2807"/>
                                  </a:lnTo>
                                  <a:lnTo>
                                    <a:pt x="70" y="2814"/>
                                  </a:lnTo>
                                  <a:lnTo>
                                    <a:pt x="75" y="2816"/>
                                  </a:lnTo>
                                  <a:lnTo>
                                    <a:pt x="142" y="2786"/>
                                  </a:lnTo>
                                  <a:lnTo>
                                    <a:pt x="151" y="2782"/>
                                  </a:lnTo>
                                  <a:lnTo>
                                    <a:pt x="151" y="2777"/>
                                  </a:lnTo>
                                  <a:lnTo>
                                    <a:pt x="146" y="2770"/>
                                  </a:lnTo>
                                  <a:lnTo>
                                    <a:pt x="125" y="2733"/>
                                  </a:lnTo>
                                  <a:lnTo>
                                    <a:pt x="105" y="2687"/>
                                  </a:lnTo>
                                  <a:lnTo>
                                    <a:pt x="91" y="2633"/>
                                  </a:lnTo>
                                  <a:lnTo>
                                    <a:pt x="86" y="2569"/>
                                  </a:lnTo>
                                  <a:lnTo>
                                    <a:pt x="110" y="2451"/>
                                  </a:lnTo>
                                  <a:lnTo>
                                    <a:pt x="177" y="2354"/>
                                  </a:lnTo>
                                  <a:lnTo>
                                    <a:pt x="283" y="2287"/>
                                  </a:lnTo>
                                  <a:lnTo>
                                    <a:pt x="418" y="2262"/>
                                  </a:lnTo>
                                  <a:lnTo>
                                    <a:pt x="545" y="2287"/>
                                  </a:lnTo>
                                  <a:lnTo>
                                    <a:pt x="650" y="2354"/>
                                  </a:lnTo>
                                  <a:lnTo>
                                    <a:pt x="721" y="2451"/>
                                  </a:lnTo>
                                  <a:lnTo>
                                    <a:pt x="748" y="2567"/>
                                  </a:lnTo>
                                  <a:lnTo>
                                    <a:pt x="742" y="2631"/>
                                  </a:lnTo>
                                  <a:lnTo>
                                    <a:pt x="728" y="2685"/>
                                  </a:lnTo>
                                  <a:lnTo>
                                    <a:pt x="709" y="2730"/>
                                  </a:lnTo>
                                  <a:lnTo>
                                    <a:pt x="684" y="2774"/>
                                  </a:lnTo>
                                  <a:lnTo>
                                    <a:pt x="684" y="2779"/>
                                  </a:lnTo>
                                  <a:lnTo>
                                    <a:pt x="691" y="2782"/>
                                  </a:lnTo>
                                  <a:lnTo>
                                    <a:pt x="758" y="2814"/>
                                  </a:lnTo>
                                  <a:lnTo>
                                    <a:pt x="763" y="2811"/>
                                  </a:lnTo>
                                  <a:lnTo>
                                    <a:pt x="769" y="2804"/>
                                  </a:lnTo>
                                  <a:lnTo>
                                    <a:pt x="793" y="2760"/>
                                  </a:lnTo>
                                  <a:lnTo>
                                    <a:pt x="813" y="2708"/>
                                  </a:lnTo>
                                  <a:lnTo>
                                    <a:pt x="827" y="2645"/>
                                  </a:lnTo>
                                  <a:lnTo>
                                    <a:pt x="834" y="25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8" name="" descr=""/>
                            <pic:cNvPicPr/>
                          </pic:nvPicPr>
                          <pic:blipFill>
                            <a:blip r:embed="rId108"/>
                            <a:stretch/>
                          </pic:blipFill>
                          <pic:spPr>
                            <a:xfrm>
                              <a:off x="345960" y="885240"/>
                              <a:ext cx="82440" cy="680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84" style="position:absolute;margin-left:783pt;margin-top:312.45pt;width:33.75pt;height:79.8pt" coordorigin="15660,6249" coordsize="675,1596">
                  <v:shape id="shape_0" stroked="f" o:allowincell="f" style="position:absolute;left:15924;top:6596;width:230;height:379;mso-wrap-style:none;v-text-anchor:middle;mso-position-horizontal-relative:page;mso-position-vertical-relative:page" type="_x0000_t75">
                    <v:imagedata r:id="rId10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6205;top:7643;width:129;height:106;mso-wrap-style:none;v-text-anchor:middle;mso-position-horizontal-relative:page;mso-position-vertical-relative:page" type="_x0000_t75">
                    <v:imagedata r:id="rId110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</w:r>
      </w:del>
      <w:del w:id="227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Lovćen</w:delText>
        </w:r>
      </w:del>
      <w:del w:id="228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29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banka</w:delText>
        </w:r>
      </w:del>
      <w:del w:id="230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31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AD</w:delText>
        </w:r>
      </w:del>
      <w:del w:id="232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33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Podgorica</w:delText>
        </w:r>
      </w:del>
    </w:p>
    <w:p>
      <w:pPr>
        <w:sectPr>
          <w:type w:val="continuous"/>
          <w:pgSz w:w="11906" w:h="16838"/>
          <w:pgMar w:left="420" w:right="300" w:gutter="0" w:header="0" w:top="7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rPr>
          <w:rFonts w:ascii="Trebuchet MS" w:hAnsi="Trebuchet MS"/>
          <w:sz w:val="16"/>
          <w:del w:id="236" w:author="User" w:date="2023-04-17T13:51:00Z"/>
        </w:rPr>
      </w:pPr>
      <w:del w:id="235" w:author="User" w:date="2023-04-17T13:51:00Z">
        <w:r>
          <w:rPr>
            <w:rFonts w:ascii="Trebuchet MS" w:hAnsi="Trebuchet MS"/>
            <w:sz w:val="16"/>
          </w:rPr>
        </w:r>
      </w:del>
    </w:p>
    <w:p>
      <w:pPr>
        <w:pStyle w:val="Normal"/>
        <w:ind w:left="115" w:hanging="0"/>
        <w:rPr>
          <w:rFonts w:ascii="Trebuchet MS" w:hAnsi="Trebuchet MS"/>
          <w:del w:id="262" w:author="User" w:date="2023-04-17T13:51:00Z"/>
        </w:rPr>
      </w:pPr>
      <w:del w:id="237" w:author="User" w:date="2023-04-17T13:51:00Z">
        <w:r>
          <w:rPr/>
          <w:delText>​</w:delText>
        </w:r>
      </w:del>
      <w:del w:id="238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17">
                  <wp:simplePos x="0" y="0"/>
                  <wp:positionH relativeFrom="page">
                    <wp:posOffset>8289925</wp:posOffset>
                  </wp:positionH>
                  <wp:positionV relativeFrom="page">
                    <wp:posOffset>825500</wp:posOffset>
                  </wp:positionV>
                  <wp:extent cx="443230" cy="4924425"/>
                  <wp:effectExtent l="0" t="0" r="0" b="0"/>
                  <wp:wrapNone/>
                  <wp:docPr id="120" name="Фигура85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43160" cy="4924440"/>
                            <a:chOff x="0" y="0"/>
                            <a:chExt cx="443160" cy="4924440"/>
                          </a:xfrm>
                        </wpg:grpSpPr>
                        <pic:pic xmlns:pic="http://schemas.openxmlformats.org/drawingml/2006/picture">
                          <pic:nvPicPr>
                            <pic:cNvPr id="39" name="" descr=""/>
                            <pic:cNvPicPr/>
                          </pic:nvPicPr>
                          <pic:blipFill>
                            <a:blip r:embed="rId111"/>
                            <a:stretch/>
                          </pic:blipFill>
                          <pic:spPr>
                            <a:xfrm>
                              <a:off x="355680" y="6480"/>
                              <a:ext cx="81360" cy="1249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0" name="" descr=""/>
                            <pic:cNvPicPr/>
                          </pic:nvPicPr>
                          <pic:blipFill>
                            <a:blip r:embed="rId112"/>
                            <a:stretch/>
                          </pic:blipFill>
                          <pic:spPr>
                            <a:xfrm>
                              <a:off x="0" y="0"/>
                              <a:ext cx="443160" cy="49244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85" style="position:absolute;margin-left:652.75pt;margin-top:65pt;width:34.9pt;height:387.75pt" coordorigin="13055,1300" coordsize="698,7755">
                  <v:shape id="shape_0" stroked="f" o:allowincell="f" style="position:absolute;left:13615;top:1310;width:127;height:196;mso-wrap-style:none;v-text-anchor:middle;mso-position-horizontal-relative:page;mso-position-vertical-relative:page" type="_x0000_t75">
                    <v:imagedata r:id="rId113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3055;top:1300;width:697;height:7754;mso-wrap-style:none;v-text-anchor:middle;mso-position-horizontal-relative:page;mso-position-vertical-relative:page" type="_x0000_t75">
                    <v:imagedata r:id="rId114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</w:delText>
        </w:r>
      </w:del>
      <w:del w:id="239" w:author="User" w:date="2023-04-17T13:51:00Z">
        <w:r>
          <w:rPr/>
          <w:drawing>
            <wp:anchor behindDoc="1" distT="0" distB="0" distL="0" distR="0" simplePos="0" locked="0" layoutInCell="0" allowOverlap="1" relativeHeight="174">
              <wp:simplePos x="0" y="0"/>
              <wp:positionH relativeFrom="page">
                <wp:posOffset>7959725</wp:posOffset>
              </wp:positionH>
              <wp:positionV relativeFrom="page">
                <wp:posOffset>422275</wp:posOffset>
              </wp:positionV>
              <wp:extent cx="81280" cy="76200"/>
              <wp:effectExtent l="0" t="0" r="0" b="0"/>
              <wp:wrapNone/>
              <wp:docPr id="121" name="image7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1" name="image7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76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0" w:author="User" w:date="2023-04-17T13:51:00Z">
        <w:r>
          <w:rPr/>
          <w:drawing>
            <wp:anchor behindDoc="1" distT="0" distB="0" distL="0" distR="0" simplePos="0" locked="0" layoutInCell="0" allowOverlap="1" relativeHeight="175">
              <wp:simplePos x="0" y="0"/>
              <wp:positionH relativeFrom="page">
                <wp:posOffset>7846695</wp:posOffset>
              </wp:positionH>
              <wp:positionV relativeFrom="page">
                <wp:posOffset>821690</wp:posOffset>
              </wp:positionV>
              <wp:extent cx="280670" cy="4400550"/>
              <wp:effectExtent l="0" t="0" r="0" b="0"/>
              <wp:wrapNone/>
              <wp:docPr id="122" name="image7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2" name="image7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0670" cy="4400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1" w:author="User" w:date="2023-04-17T13:51:00Z">
        <w:r>
          <w:rPr/>
          <w:drawing>
            <wp:anchor behindDoc="1" distT="0" distB="0" distL="0" distR="0" simplePos="0" locked="0" layoutInCell="0" allowOverlap="1" relativeHeight="176">
              <wp:simplePos x="0" y="0"/>
              <wp:positionH relativeFrom="page">
                <wp:posOffset>7569200</wp:posOffset>
              </wp:positionH>
              <wp:positionV relativeFrom="page">
                <wp:posOffset>418465</wp:posOffset>
              </wp:positionV>
              <wp:extent cx="81280" cy="79375"/>
              <wp:effectExtent l="0" t="0" r="0" b="0"/>
              <wp:wrapNone/>
              <wp:docPr id="123" name="image7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3" name="image7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79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2" w:author="User" w:date="2023-04-17T13:51:00Z">
        <w:r>
          <w:rPr/>
          <w:drawing>
            <wp:anchor behindDoc="1" distT="0" distB="0" distL="0" distR="0" simplePos="0" locked="0" layoutInCell="0" allowOverlap="1" relativeHeight="177">
              <wp:simplePos x="0" y="0"/>
              <wp:positionH relativeFrom="page">
                <wp:posOffset>7559675</wp:posOffset>
              </wp:positionH>
              <wp:positionV relativeFrom="page">
                <wp:posOffset>829310</wp:posOffset>
              </wp:positionV>
              <wp:extent cx="113030" cy="2181225"/>
              <wp:effectExtent l="0" t="0" r="0" b="0"/>
              <wp:wrapNone/>
              <wp:docPr id="124" name="image75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4" name="image75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3030" cy="2181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3" w:author="User" w:date="2023-04-17T13:51:00Z">
        <w:r>
          <w:rPr/>
          <w:drawing>
            <wp:anchor behindDoc="1" distT="0" distB="0" distL="0" distR="0" simplePos="0" locked="0" layoutInCell="0" allowOverlap="1" relativeHeight="178">
              <wp:simplePos x="0" y="0"/>
              <wp:positionH relativeFrom="page">
                <wp:posOffset>7305040</wp:posOffset>
              </wp:positionH>
              <wp:positionV relativeFrom="page">
                <wp:posOffset>418465</wp:posOffset>
              </wp:positionV>
              <wp:extent cx="81280" cy="107315"/>
              <wp:effectExtent l="0" t="0" r="0" b="0"/>
              <wp:wrapNone/>
              <wp:docPr id="125" name="image7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5" name="image7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1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107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4" w:author="User" w:date="2023-04-17T13:51:00Z">
        <w:r>
          <w:rPr/>
          <w:drawing>
            <wp:anchor behindDoc="1" distT="0" distB="0" distL="0" distR="0" simplePos="0" locked="0" layoutInCell="0" allowOverlap="1" relativeHeight="179">
              <wp:simplePos x="0" y="0"/>
              <wp:positionH relativeFrom="page">
                <wp:posOffset>7285990</wp:posOffset>
              </wp:positionH>
              <wp:positionV relativeFrom="page">
                <wp:posOffset>829310</wp:posOffset>
              </wp:positionV>
              <wp:extent cx="111125" cy="4653280"/>
              <wp:effectExtent l="0" t="0" r="0" b="0"/>
              <wp:wrapNone/>
              <wp:docPr id="126" name="image77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6" name="image77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125" cy="4653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5" w:author="User" w:date="2023-04-17T13:51:00Z">
        <w:r>
          <w:rPr/>
          <w:drawing>
            <wp:anchor behindDoc="1" distT="0" distB="0" distL="0" distR="0" simplePos="0" locked="0" layoutInCell="0" allowOverlap="1" relativeHeight="180">
              <wp:simplePos x="0" y="0"/>
              <wp:positionH relativeFrom="page">
                <wp:posOffset>6827520</wp:posOffset>
              </wp:positionH>
              <wp:positionV relativeFrom="page">
                <wp:posOffset>417830</wp:posOffset>
              </wp:positionV>
              <wp:extent cx="82550" cy="81280"/>
              <wp:effectExtent l="0" t="0" r="0" b="0"/>
              <wp:wrapNone/>
              <wp:docPr id="127" name="image7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7" name="image7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2550" cy="81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6" w:author="User" w:date="2023-04-17T13:51:00Z">
        <w:r>
          <w:rPr/>
          <w:drawing>
            <wp:anchor behindDoc="1" distT="0" distB="0" distL="0" distR="0" simplePos="0" locked="0" layoutInCell="0" allowOverlap="1" relativeHeight="181">
              <wp:simplePos x="0" y="0"/>
              <wp:positionH relativeFrom="page">
                <wp:posOffset>6518910</wp:posOffset>
              </wp:positionH>
              <wp:positionV relativeFrom="page">
                <wp:posOffset>823595</wp:posOffset>
              </wp:positionV>
              <wp:extent cx="612775" cy="4924425"/>
              <wp:effectExtent l="0" t="0" r="0" b="0"/>
              <wp:wrapNone/>
              <wp:docPr id="128" name="image7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8" name="image7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775" cy="492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7" w:author="User" w:date="2023-04-17T13:51:00Z">
        <w:r>
          <w:rPr/>
          <w:drawing>
            <wp:anchor behindDoc="1" distT="0" distB="0" distL="0" distR="0" simplePos="0" locked="0" layoutInCell="0" allowOverlap="1" relativeHeight="182">
              <wp:simplePos x="0" y="0"/>
              <wp:positionH relativeFrom="page">
                <wp:posOffset>6152515</wp:posOffset>
              </wp:positionH>
              <wp:positionV relativeFrom="page">
                <wp:posOffset>414655</wp:posOffset>
              </wp:positionV>
              <wp:extent cx="81280" cy="84455"/>
              <wp:effectExtent l="0" t="0" r="0" b="0"/>
              <wp:wrapNone/>
              <wp:docPr id="129" name="image8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9" name="image8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84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8" w:author="User" w:date="2023-04-17T13:51:00Z">
        <w:r>
          <w:rPr/>
          <w:drawing>
            <wp:anchor behindDoc="1" distT="0" distB="0" distL="0" distR="0" simplePos="0" locked="0" layoutInCell="0" allowOverlap="1" relativeHeight="183">
              <wp:simplePos x="0" y="0"/>
              <wp:positionH relativeFrom="page">
                <wp:posOffset>6076950</wp:posOffset>
              </wp:positionH>
              <wp:positionV relativeFrom="page">
                <wp:posOffset>826135</wp:posOffset>
              </wp:positionV>
              <wp:extent cx="280670" cy="4838700"/>
              <wp:effectExtent l="0" t="0" r="0" b="0"/>
              <wp:wrapNone/>
              <wp:docPr id="130" name="image8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0" name="image8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0670" cy="4838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49" w:author="User" w:date="2023-04-17T13:51:00Z">
        <w:r>
          <w:rPr/>
          <w:drawing>
            <wp:anchor behindDoc="1" distT="0" distB="0" distL="0" distR="0" simplePos="0" locked="0" layoutInCell="0" allowOverlap="1" relativeHeight="184">
              <wp:simplePos x="0" y="0"/>
              <wp:positionH relativeFrom="page">
                <wp:posOffset>5720715</wp:posOffset>
              </wp:positionH>
              <wp:positionV relativeFrom="page">
                <wp:posOffset>417830</wp:posOffset>
              </wp:positionV>
              <wp:extent cx="81915" cy="81280"/>
              <wp:effectExtent l="0" t="0" r="0" b="0"/>
              <wp:wrapNone/>
              <wp:docPr id="131" name="image8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1" name="image8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915" cy="81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0" w:author="User" w:date="2023-04-17T13:51:00Z">
        <w:r>
          <w:rPr/>
          <w:drawing>
            <wp:anchor behindDoc="1" distT="0" distB="0" distL="0" distR="0" simplePos="0" locked="0" layoutInCell="0" allowOverlap="1" relativeHeight="185">
              <wp:simplePos x="0" y="0"/>
              <wp:positionH relativeFrom="page">
                <wp:posOffset>5634990</wp:posOffset>
              </wp:positionH>
              <wp:positionV relativeFrom="page">
                <wp:posOffset>826135</wp:posOffset>
              </wp:positionV>
              <wp:extent cx="279400" cy="4924425"/>
              <wp:effectExtent l="0" t="0" r="0" b="0"/>
              <wp:wrapNone/>
              <wp:docPr id="132" name="image8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2" name="image8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9400" cy="4924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1" w:author="User" w:date="2023-04-17T13:51:00Z">
        <w:r>
          <w:rPr/>
          <w:drawing>
            <wp:anchor behindDoc="1" distT="0" distB="0" distL="0" distR="0" simplePos="0" locked="0" layoutInCell="0" allowOverlap="1" relativeHeight="186">
              <wp:simplePos x="0" y="0"/>
              <wp:positionH relativeFrom="page">
                <wp:posOffset>5202555</wp:posOffset>
              </wp:positionH>
              <wp:positionV relativeFrom="page">
                <wp:posOffset>418465</wp:posOffset>
              </wp:positionV>
              <wp:extent cx="81280" cy="79375"/>
              <wp:effectExtent l="0" t="0" r="0" b="0"/>
              <wp:wrapNone/>
              <wp:docPr id="133" name="image8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3" name="image8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79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2" w:author="User" w:date="2023-04-17T13:51:00Z">
        <w:r>
          <w:rPr/>
          <w:drawing>
            <wp:anchor behindDoc="1" distT="0" distB="0" distL="0" distR="0" simplePos="0" locked="0" layoutInCell="0" allowOverlap="1" relativeHeight="187">
              <wp:simplePos x="0" y="0"/>
              <wp:positionH relativeFrom="page">
                <wp:posOffset>5023485</wp:posOffset>
              </wp:positionH>
              <wp:positionV relativeFrom="page">
                <wp:posOffset>826135</wp:posOffset>
              </wp:positionV>
              <wp:extent cx="444500" cy="4886325"/>
              <wp:effectExtent l="0" t="0" r="0" b="0"/>
              <wp:wrapNone/>
              <wp:docPr id="134" name="image85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4" name="image85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4500" cy="4886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3" w:author="User" w:date="2023-04-17T13:51:00Z">
        <w:r>
          <w:rPr/>
          <w:drawing>
            <wp:anchor behindDoc="1" distT="0" distB="0" distL="0" distR="0" simplePos="0" locked="0" layoutInCell="0" allowOverlap="1" relativeHeight="188">
              <wp:simplePos x="0" y="0"/>
              <wp:positionH relativeFrom="page">
                <wp:posOffset>4593590</wp:posOffset>
              </wp:positionH>
              <wp:positionV relativeFrom="page">
                <wp:posOffset>417830</wp:posOffset>
              </wp:positionV>
              <wp:extent cx="81280" cy="81280"/>
              <wp:effectExtent l="0" t="0" r="0" b="0"/>
              <wp:wrapNone/>
              <wp:docPr id="135" name="image86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5" name="image86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1280" cy="81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4" w:author="User" w:date="2023-04-17T13:51:00Z">
        <w:r>
          <w:rPr/>
          <w:drawing>
            <wp:anchor behindDoc="1" distT="0" distB="0" distL="0" distR="0" simplePos="0" locked="0" layoutInCell="0" allowOverlap="1" relativeHeight="189">
              <wp:simplePos x="0" y="0"/>
              <wp:positionH relativeFrom="page">
                <wp:posOffset>4401185</wp:posOffset>
              </wp:positionH>
              <wp:positionV relativeFrom="page">
                <wp:posOffset>826135</wp:posOffset>
              </wp:positionV>
              <wp:extent cx="444500" cy="4777105"/>
              <wp:effectExtent l="0" t="0" r="0" b="0"/>
              <wp:wrapNone/>
              <wp:docPr id="136" name="image87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6" name="image87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4500" cy="4777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5" w:author="User" w:date="2023-04-17T13:51:00Z">
        <w:r>
          <w:rPr/>
          <w:drawing>
            <wp:anchor behindDoc="1" distT="0" distB="0" distL="0" distR="0" simplePos="0" locked="0" layoutInCell="0" allowOverlap="1" relativeHeight="190">
              <wp:simplePos x="0" y="0"/>
              <wp:positionH relativeFrom="page">
                <wp:posOffset>4135120</wp:posOffset>
              </wp:positionH>
              <wp:positionV relativeFrom="page">
                <wp:posOffset>412750</wp:posOffset>
              </wp:positionV>
              <wp:extent cx="87630" cy="438150"/>
              <wp:effectExtent l="0" t="0" r="0" b="0"/>
              <wp:wrapNone/>
              <wp:docPr id="137" name="image8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7" name="image8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630" cy="438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6" w:author="User" w:date="2023-04-17T13:51:00Z">
        <w:r>
          <w:rPr/>
          <w:drawing>
            <wp:anchor behindDoc="1" distT="0" distB="0" distL="0" distR="0" simplePos="0" locked="0" layoutInCell="0" allowOverlap="1" relativeHeight="191">
              <wp:simplePos x="0" y="0"/>
              <wp:positionH relativeFrom="page">
                <wp:posOffset>3413760</wp:posOffset>
              </wp:positionH>
              <wp:positionV relativeFrom="page">
                <wp:posOffset>861695</wp:posOffset>
              </wp:positionV>
              <wp:extent cx="113665" cy="3242945"/>
              <wp:effectExtent l="0" t="0" r="0" b="0"/>
              <wp:wrapNone/>
              <wp:docPr id="138" name="image8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8" name="image8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3665" cy="3242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7" w:author="User" w:date="2023-04-17T13:51:00Z">
        <w:r>
          <w:rPr/>
          <w:drawing>
            <wp:anchor behindDoc="1" distT="0" distB="0" distL="0" distR="0" simplePos="0" locked="0" layoutInCell="0" allowOverlap="1" relativeHeight="192">
              <wp:simplePos x="0" y="0"/>
              <wp:positionH relativeFrom="page">
                <wp:posOffset>2516505</wp:posOffset>
              </wp:positionH>
              <wp:positionV relativeFrom="page">
                <wp:posOffset>826135</wp:posOffset>
              </wp:positionV>
              <wp:extent cx="447675" cy="4700270"/>
              <wp:effectExtent l="0" t="0" r="0" b="0"/>
              <wp:wrapNone/>
              <wp:docPr id="139" name="image9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9" name="image9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7675" cy="4700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8" w:author="User" w:date="2023-04-17T13:51:00Z">
        <w:r>
          <w:rPr/>
          <w:drawing>
            <wp:anchor behindDoc="1" distT="0" distB="0" distL="0" distR="0" simplePos="0" locked="0" layoutInCell="0" allowOverlap="1" relativeHeight="193">
              <wp:simplePos x="0" y="0"/>
              <wp:positionH relativeFrom="page">
                <wp:posOffset>2245995</wp:posOffset>
              </wp:positionH>
              <wp:positionV relativeFrom="page">
                <wp:posOffset>861695</wp:posOffset>
              </wp:positionV>
              <wp:extent cx="108585" cy="1609725"/>
              <wp:effectExtent l="0" t="0" r="0" b="0"/>
              <wp:wrapNone/>
              <wp:docPr id="140" name="image9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0" name="image9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8585" cy="1609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59" w:author="User" w:date="2023-04-17T13:51:00Z">
        <w:r>
          <w:rPr/>
          <w:drawing>
            <wp:anchor behindDoc="1" distT="0" distB="0" distL="0" distR="0" simplePos="0" locked="0" layoutInCell="0" allowOverlap="1" relativeHeight="194">
              <wp:simplePos x="0" y="0"/>
              <wp:positionH relativeFrom="page">
                <wp:posOffset>2011680</wp:posOffset>
              </wp:positionH>
              <wp:positionV relativeFrom="page">
                <wp:posOffset>412750</wp:posOffset>
              </wp:positionV>
              <wp:extent cx="87630" cy="438150"/>
              <wp:effectExtent l="0" t="0" r="0" b="0"/>
              <wp:wrapNone/>
              <wp:docPr id="141" name="image9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1" name="image9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630" cy="438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60" w:author="User" w:date="2023-04-17T13:51:00Z">
        <w:r>
          <w:rPr/>
          <w:drawing>
            <wp:anchor behindDoc="1" distT="0" distB="0" distL="0" distR="0" simplePos="0" locked="0" layoutInCell="0" allowOverlap="1" relativeHeight="195">
              <wp:simplePos x="0" y="0"/>
              <wp:positionH relativeFrom="page">
                <wp:posOffset>1143635</wp:posOffset>
              </wp:positionH>
              <wp:positionV relativeFrom="page">
                <wp:posOffset>419100</wp:posOffset>
              </wp:positionV>
              <wp:extent cx="444500" cy="5057775"/>
              <wp:effectExtent l="0" t="0" r="0" b="0"/>
              <wp:wrapNone/>
              <wp:docPr id="142" name="image9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2" name="image9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4500" cy="5057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261" w:author="User" w:date="2023-04-17T13:51:00Z">
        <w:r>
          <w:rPr/>
          <w:drawing>
            <wp:anchor behindDoc="1" distT="0" distB="0" distL="0" distR="0" simplePos="0" locked="0" layoutInCell="0" allowOverlap="1" relativeHeight="196">
              <wp:simplePos x="0" y="0"/>
              <wp:positionH relativeFrom="page">
                <wp:posOffset>536575</wp:posOffset>
              </wp:positionH>
              <wp:positionV relativeFrom="page">
                <wp:posOffset>412115</wp:posOffset>
              </wp:positionV>
              <wp:extent cx="292100" cy="5291455"/>
              <wp:effectExtent l="0" t="0" r="0" b="0"/>
              <wp:wrapNone/>
              <wp:docPr id="143" name="image9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3" name="image9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3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2100" cy="5291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</w:delText>
        </w:r>
      </w:del>
      <w:r>
        <mc:AlternateContent>
          <mc:Choice Requires="wpg">
            <w:drawing>
              <wp:anchor behindDoc="1" distT="635" distB="0" distL="635" distR="0" simplePos="0" locked="0" layoutInCell="0" allowOverlap="1" relativeHeight="218">
                <wp:simplePos x="0" y="0"/>
                <wp:positionH relativeFrom="page">
                  <wp:posOffset>9958070</wp:posOffset>
                </wp:positionH>
                <wp:positionV relativeFrom="page">
                  <wp:posOffset>6790055</wp:posOffset>
                </wp:positionV>
                <wp:extent cx="295910" cy="483235"/>
                <wp:effectExtent l="635" t="635" r="0" b="0"/>
                <wp:wrapNone/>
                <wp:docPr id="144" name="Фигура9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20" cy="483120"/>
                          <a:chOff x="0" y="0"/>
                          <a:chExt cx="295920" cy="483120"/>
                        </a:xfrm>
                      </wpg:grpSpPr>
                      <pic:pic xmlns:pic="http://schemas.openxmlformats.org/drawingml/2006/picture">
                        <pic:nvPicPr>
                          <pic:cNvPr id="41" name="" descr=""/>
                          <pic:cNvPicPr/>
                        </pic:nvPicPr>
                        <pic:blipFill>
                          <a:blip r:embed="rId138"/>
                          <a:stretch/>
                        </pic:blipFill>
                        <pic:spPr>
                          <a:xfrm>
                            <a:off x="160560" y="260280"/>
                            <a:ext cx="132840" cy="22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95920" cy="219240"/>
                          </a:xfrm>
                          <a:custGeom>
                            <a:avLst/>
                            <a:gdLst>
                              <a:gd name="textAreaLeft" fmla="*/ 0 w 167760"/>
                              <a:gd name="textAreaRight" fmla="*/ 168120 w 167760"/>
                              <a:gd name="textAreaTop" fmla="*/ 0 h 124200"/>
                              <a:gd name="textAreaBottom" fmla="*/ 124560 h 124200"/>
                            </a:gdLst>
                            <a:ahLst/>
                            <a:rect l="textAreaLeft" t="textAreaTop" r="textAreaRight" b="textAreaBottom"/>
                            <a:pathLst>
                              <a:path w="822" h="610">
                                <a:moveTo>
                                  <a:pt x="822" y="305"/>
                                </a:moveTo>
                                <a:lnTo>
                                  <a:pt x="815" y="242"/>
                                </a:lnTo>
                                <a:lnTo>
                                  <a:pt x="797" y="185"/>
                                </a:lnTo>
                                <a:lnTo>
                                  <a:pt x="769" y="136"/>
                                </a:lnTo>
                                <a:lnTo>
                                  <a:pt x="732" y="95"/>
                                </a:lnTo>
                                <a:lnTo>
                                  <a:pt x="676" y="53"/>
                                </a:lnTo>
                                <a:lnTo>
                                  <a:pt x="612" y="23"/>
                                </a:lnTo>
                                <a:lnTo>
                                  <a:pt x="543" y="5"/>
                                </a:lnTo>
                                <a:lnTo>
                                  <a:pt x="473" y="0"/>
                                </a:lnTo>
                                <a:lnTo>
                                  <a:pt x="5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5"/>
                                </a:lnTo>
                                <a:lnTo>
                                  <a:pt x="5" y="90"/>
                                </a:lnTo>
                                <a:lnTo>
                                  <a:pt x="282" y="90"/>
                                </a:lnTo>
                                <a:lnTo>
                                  <a:pt x="282" y="610"/>
                                </a:lnTo>
                                <a:lnTo>
                                  <a:pt x="367" y="610"/>
                                </a:lnTo>
                                <a:lnTo>
                                  <a:pt x="367" y="90"/>
                                </a:lnTo>
                                <a:lnTo>
                                  <a:pt x="473" y="90"/>
                                </a:lnTo>
                                <a:lnTo>
                                  <a:pt x="526" y="93"/>
                                </a:lnTo>
                                <a:lnTo>
                                  <a:pt x="577" y="106"/>
                                </a:lnTo>
                                <a:lnTo>
                                  <a:pt x="623" y="123"/>
                                </a:lnTo>
                                <a:lnTo>
                                  <a:pt x="663" y="150"/>
                                </a:lnTo>
                                <a:lnTo>
                                  <a:pt x="691" y="182"/>
                                </a:lnTo>
                                <a:lnTo>
                                  <a:pt x="714" y="219"/>
                                </a:lnTo>
                                <a:lnTo>
                                  <a:pt x="729" y="259"/>
                                </a:lnTo>
                                <a:lnTo>
                                  <a:pt x="734" y="305"/>
                                </a:lnTo>
                                <a:lnTo>
                                  <a:pt x="734" y="515"/>
                                </a:lnTo>
                                <a:lnTo>
                                  <a:pt x="769" y="476"/>
                                </a:lnTo>
                                <a:lnTo>
                                  <a:pt x="797" y="427"/>
                                </a:lnTo>
                                <a:lnTo>
                                  <a:pt x="815" y="370"/>
                                </a:lnTo>
                                <a:lnTo>
                                  <a:pt x="822" y="305"/>
                                </a:lnTo>
                                <a:moveTo>
                                  <a:pt x="282" y="610"/>
                                </a:moveTo>
                                <a:lnTo>
                                  <a:pt x="282" y="520"/>
                                </a:lnTo>
                                <a:lnTo>
                                  <a:pt x="5" y="520"/>
                                </a:lnTo>
                                <a:lnTo>
                                  <a:pt x="0" y="527"/>
                                </a:lnTo>
                                <a:lnTo>
                                  <a:pt x="0" y="607"/>
                                </a:lnTo>
                                <a:lnTo>
                                  <a:pt x="5" y="610"/>
                                </a:lnTo>
                                <a:lnTo>
                                  <a:pt x="282" y="610"/>
                                </a:lnTo>
                                <a:moveTo>
                                  <a:pt x="734" y="515"/>
                                </a:moveTo>
                                <a:lnTo>
                                  <a:pt x="734" y="305"/>
                                </a:lnTo>
                                <a:lnTo>
                                  <a:pt x="729" y="353"/>
                                </a:lnTo>
                                <a:lnTo>
                                  <a:pt x="714" y="393"/>
                                </a:lnTo>
                                <a:lnTo>
                                  <a:pt x="691" y="430"/>
                                </a:lnTo>
                                <a:lnTo>
                                  <a:pt x="663" y="460"/>
                                </a:lnTo>
                                <a:lnTo>
                                  <a:pt x="623" y="487"/>
                                </a:lnTo>
                                <a:lnTo>
                                  <a:pt x="577" y="506"/>
                                </a:lnTo>
                                <a:lnTo>
                                  <a:pt x="526" y="517"/>
                                </a:lnTo>
                                <a:lnTo>
                                  <a:pt x="473" y="520"/>
                                </a:lnTo>
                                <a:lnTo>
                                  <a:pt x="367" y="520"/>
                                </a:lnTo>
                                <a:lnTo>
                                  <a:pt x="367" y="610"/>
                                </a:lnTo>
                                <a:lnTo>
                                  <a:pt x="473" y="610"/>
                                </a:lnTo>
                                <a:lnTo>
                                  <a:pt x="543" y="605"/>
                                </a:lnTo>
                                <a:lnTo>
                                  <a:pt x="612" y="589"/>
                                </a:lnTo>
                                <a:lnTo>
                                  <a:pt x="676" y="559"/>
                                </a:lnTo>
                                <a:lnTo>
                                  <a:pt x="732" y="517"/>
                                </a:lnTo>
                                <a:lnTo>
                                  <a:pt x="734" y="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92" style="position:absolute;margin-left:784.1pt;margin-top:534.65pt;width:23.3pt;height:38.05pt" coordorigin="15682,10693" coordsize="466,761">
                <v:shape id="shape_0" stroked="f" o:allowincell="f" style="position:absolute;left:15935;top:11103;width:208;height:350;mso-wrap-style:none;v-text-anchor:middle;mso-position-horizontal-relative:page;mso-position-vertical-relative:page" type="_x0000_t75">
                  <v:imagedata r:id="rId13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635" distL="635" distR="0" simplePos="0" locked="0" layoutInCell="0" allowOverlap="1" relativeHeight="219">
                <wp:simplePos x="0" y="0"/>
                <wp:positionH relativeFrom="page">
                  <wp:posOffset>9944100</wp:posOffset>
                </wp:positionH>
                <wp:positionV relativeFrom="page">
                  <wp:posOffset>3968115</wp:posOffset>
                </wp:positionV>
                <wp:extent cx="428625" cy="1013460"/>
                <wp:effectExtent l="635" t="0" r="0" b="635"/>
                <wp:wrapNone/>
                <wp:docPr id="145" name="Фигура9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760" cy="1013400"/>
                          <a:chOff x="0" y="0"/>
                          <a:chExt cx="428760" cy="1013400"/>
                        </a:xfrm>
                      </wpg:grpSpPr>
                      <pic:pic xmlns:pic="http://schemas.openxmlformats.org/drawingml/2006/picture">
                        <pic:nvPicPr>
                          <pic:cNvPr id="42" name="" descr=""/>
                          <pic:cNvPicPr/>
                        </pic:nvPicPr>
                        <pic:blipFill>
                          <a:blip r:embed="rId140"/>
                          <a:stretch/>
                        </pic:blipFill>
                        <pic:spPr>
                          <a:xfrm>
                            <a:off x="167760" y="220320"/>
                            <a:ext cx="146520" cy="241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187200"/>
                            <a:ext cx="191160" cy="306720"/>
                          </a:xfrm>
                          <a:custGeom>
                            <a:avLst/>
                            <a:gdLst>
                              <a:gd name="textAreaLeft" fmla="*/ 0 w 108360"/>
                              <a:gd name="textAreaRight" fmla="*/ 108720 w 108360"/>
                              <a:gd name="textAreaTop" fmla="*/ 0 h 173880"/>
                              <a:gd name="textAreaBottom" fmla="*/ 174240 h 173880"/>
                            </a:gdLst>
                            <a:ahLst/>
                            <a:rect l="textAreaLeft" t="textAreaTop" r="textAreaRight" b="textAreaBottom"/>
                            <a:pathLst>
                              <a:path w="533" h="854">
                                <a:moveTo>
                                  <a:pt x="533" y="852"/>
                                </a:moveTo>
                                <a:lnTo>
                                  <a:pt x="390" y="819"/>
                                </a:lnTo>
                                <a:lnTo>
                                  <a:pt x="274" y="757"/>
                                </a:lnTo>
                                <a:lnTo>
                                  <a:pt x="189" y="667"/>
                                </a:lnTo>
                                <a:lnTo>
                                  <a:pt x="136" y="556"/>
                                </a:lnTo>
                                <a:lnTo>
                                  <a:pt x="118" y="427"/>
                                </a:lnTo>
                                <a:lnTo>
                                  <a:pt x="136" y="300"/>
                                </a:lnTo>
                                <a:lnTo>
                                  <a:pt x="189" y="189"/>
                                </a:lnTo>
                                <a:lnTo>
                                  <a:pt x="274" y="97"/>
                                </a:lnTo>
                                <a:lnTo>
                                  <a:pt x="388" y="34"/>
                                </a:lnTo>
                                <a:lnTo>
                                  <a:pt x="533" y="2"/>
                                </a:lnTo>
                                <a:lnTo>
                                  <a:pt x="503" y="0"/>
                                </a:lnTo>
                                <a:lnTo>
                                  <a:pt x="369" y="19"/>
                                </a:lnTo>
                                <a:lnTo>
                                  <a:pt x="249" y="64"/>
                                </a:lnTo>
                                <a:lnTo>
                                  <a:pt x="148" y="131"/>
                                </a:lnTo>
                                <a:lnTo>
                                  <a:pt x="69" y="215"/>
                                </a:lnTo>
                                <a:lnTo>
                                  <a:pt x="18" y="314"/>
                                </a:lnTo>
                                <a:lnTo>
                                  <a:pt x="0" y="425"/>
                                </a:lnTo>
                                <a:lnTo>
                                  <a:pt x="0" y="431"/>
                                </a:lnTo>
                                <a:lnTo>
                                  <a:pt x="18" y="542"/>
                                </a:lnTo>
                                <a:lnTo>
                                  <a:pt x="69" y="641"/>
                                </a:lnTo>
                                <a:lnTo>
                                  <a:pt x="148" y="723"/>
                                </a:lnTo>
                                <a:lnTo>
                                  <a:pt x="249" y="789"/>
                                </a:lnTo>
                                <a:lnTo>
                                  <a:pt x="369" y="835"/>
                                </a:lnTo>
                                <a:lnTo>
                                  <a:pt x="503" y="854"/>
                                </a:lnTo>
                                <a:lnTo>
                                  <a:pt x="533" y="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70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360" y="0"/>
                            <a:ext cx="299160" cy="1013400"/>
                          </a:xfrm>
                          <a:custGeom>
                            <a:avLst/>
                            <a:gdLst>
                              <a:gd name="textAreaLeft" fmla="*/ 0 w 169560"/>
                              <a:gd name="textAreaRight" fmla="*/ 169920 w 169560"/>
                              <a:gd name="textAreaTop" fmla="*/ 0 h 574560"/>
                              <a:gd name="textAreaBottom" fmla="*/ 574920 h 574560"/>
                            </a:gdLst>
                            <a:ahLst/>
                            <a:rect l="textAreaLeft" t="textAreaTop" r="textAreaRight" b="textAreaBottom"/>
                            <a:pathLst>
                              <a:path w="833" h="2815">
                                <a:moveTo>
                                  <a:pt x="811" y="6"/>
                                </a:moveTo>
                                <a:lnTo>
                                  <a:pt x="804" y="1"/>
                                </a:lnTo>
                                <a:lnTo>
                                  <a:pt x="5" y="1"/>
                                </a:lnTo>
                                <a:lnTo>
                                  <a:pt x="1" y="6"/>
                                </a:lnTo>
                                <a:lnTo>
                                  <a:pt x="1" y="486"/>
                                </a:lnTo>
                                <a:lnTo>
                                  <a:pt x="5" y="491"/>
                                </a:lnTo>
                                <a:lnTo>
                                  <a:pt x="79" y="491"/>
                                </a:lnTo>
                                <a:lnTo>
                                  <a:pt x="84" y="486"/>
                                </a:lnTo>
                                <a:lnTo>
                                  <a:pt x="84" y="91"/>
                                </a:lnTo>
                                <a:lnTo>
                                  <a:pt x="804" y="91"/>
                                </a:lnTo>
                                <a:lnTo>
                                  <a:pt x="811" y="86"/>
                                </a:lnTo>
                                <a:lnTo>
                                  <a:pt x="811" y="80"/>
                                </a:lnTo>
                                <a:lnTo>
                                  <a:pt x="811" y="6"/>
                                </a:lnTo>
                                <a:moveTo>
                                  <a:pt x="823" y="1424"/>
                                </a:moveTo>
                                <a:lnTo>
                                  <a:pt x="815" y="1423"/>
                                </a:lnTo>
                                <a:lnTo>
                                  <a:pt x="806" y="1426"/>
                                </a:lnTo>
                                <a:lnTo>
                                  <a:pt x="22" y="1721"/>
                                </a:lnTo>
                                <a:lnTo>
                                  <a:pt x="12" y="1724"/>
                                </a:lnTo>
                                <a:lnTo>
                                  <a:pt x="8" y="1730"/>
                                </a:lnTo>
                                <a:lnTo>
                                  <a:pt x="8" y="1819"/>
                                </a:lnTo>
                                <a:lnTo>
                                  <a:pt x="12" y="1823"/>
                                </a:lnTo>
                                <a:lnTo>
                                  <a:pt x="22" y="1828"/>
                                </a:lnTo>
                                <a:lnTo>
                                  <a:pt x="806" y="2126"/>
                                </a:lnTo>
                                <a:lnTo>
                                  <a:pt x="816" y="2130"/>
                                </a:lnTo>
                                <a:lnTo>
                                  <a:pt x="823" y="2126"/>
                                </a:lnTo>
                                <a:lnTo>
                                  <a:pt x="823" y="2036"/>
                                </a:lnTo>
                                <a:lnTo>
                                  <a:pt x="818" y="2031"/>
                                </a:lnTo>
                                <a:lnTo>
                                  <a:pt x="128" y="1777"/>
                                </a:lnTo>
                                <a:lnTo>
                                  <a:pt x="128" y="1774"/>
                                </a:lnTo>
                                <a:lnTo>
                                  <a:pt x="809" y="1523"/>
                                </a:lnTo>
                                <a:lnTo>
                                  <a:pt x="818" y="1521"/>
                                </a:lnTo>
                                <a:lnTo>
                                  <a:pt x="823" y="1516"/>
                                </a:lnTo>
                                <a:lnTo>
                                  <a:pt x="823" y="1424"/>
                                </a:lnTo>
                                <a:moveTo>
                                  <a:pt x="834" y="2569"/>
                                </a:moveTo>
                                <a:lnTo>
                                  <a:pt x="813" y="2444"/>
                                </a:lnTo>
                                <a:lnTo>
                                  <a:pt x="753" y="2334"/>
                                </a:lnTo>
                                <a:lnTo>
                                  <a:pt x="663" y="2246"/>
                                </a:lnTo>
                                <a:lnTo>
                                  <a:pt x="548" y="2190"/>
                                </a:lnTo>
                                <a:lnTo>
                                  <a:pt x="418" y="2170"/>
                                </a:lnTo>
                                <a:lnTo>
                                  <a:pt x="276" y="2190"/>
                                </a:lnTo>
                                <a:lnTo>
                                  <a:pt x="162" y="2245"/>
                                </a:lnTo>
                                <a:lnTo>
                                  <a:pt x="75" y="2329"/>
                                </a:lnTo>
                                <a:lnTo>
                                  <a:pt x="19" y="2439"/>
                                </a:lnTo>
                                <a:lnTo>
                                  <a:pt x="1" y="2567"/>
                                </a:lnTo>
                                <a:lnTo>
                                  <a:pt x="6" y="2643"/>
                                </a:lnTo>
                                <a:lnTo>
                                  <a:pt x="20" y="2708"/>
                                </a:lnTo>
                                <a:lnTo>
                                  <a:pt x="42" y="2761"/>
                                </a:lnTo>
                                <a:lnTo>
                                  <a:pt x="66" y="2807"/>
                                </a:lnTo>
                                <a:lnTo>
                                  <a:pt x="70" y="2814"/>
                                </a:lnTo>
                                <a:lnTo>
                                  <a:pt x="75" y="2816"/>
                                </a:lnTo>
                                <a:lnTo>
                                  <a:pt x="142" y="2786"/>
                                </a:lnTo>
                                <a:lnTo>
                                  <a:pt x="151" y="2782"/>
                                </a:lnTo>
                                <a:lnTo>
                                  <a:pt x="151" y="2777"/>
                                </a:lnTo>
                                <a:lnTo>
                                  <a:pt x="146" y="2770"/>
                                </a:lnTo>
                                <a:lnTo>
                                  <a:pt x="125" y="2733"/>
                                </a:lnTo>
                                <a:lnTo>
                                  <a:pt x="105" y="2687"/>
                                </a:lnTo>
                                <a:lnTo>
                                  <a:pt x="91" y="2633"/>
                                </a:lnTo>
                                <a:lnTo>
                                  <a:pt x="86" y="2569"/>
                                </a:lnTo>
                                <a:lnTo>
                                  <a:pt x="110" y="2451"/>
                                </a:lnTo>
                                <a:lnTo>
                                  <a:pt x="177" y="2354"/>
                                </a:lnTo>
                                <a:lnTo>
                                  <a:pt x="283" y="2287"/>
                                </a:lnTo>
                                <a:lnTo>
                                  <a:pt x="418" y="2262"/>
                                </a:lnTo>
                                <a:lnTo>
                                  <a:pt x="545" y="2287"/>
                                </a:lnTo>
                                <a:lnTo>
                                  <a:pt x="650" y="2354"/>
                                </a:lnTo>
                                <a:lnTo>
                                  <a:pt x="721" y="2451"/>
                                </a:lnTo>
                                <a:lnTo>
                                  <a:pt x="748" y="2567"/>
                                </a:lnTo>
                                <a:lnTo>
                                  <a:pt x="742" y="2631"/>
                                </a:lnTo>
                                <a:lnTo>
                                  <a:pt x="728" y="2685"/>
                                </a:lnTo>
                                <a:lnTo>
                                  <a:pt x="709" y="2730"/>
                                </a:lnTo>
                                <a:lnTo>
                                  <a:pt x="684" y="2774"/>
                                </a:lnTo>
                                <a:lnTo>
                                  <a:pt x="684" y="2779"/>
                                </a:lnTo>
                                <a:lnTo>
                                  <a:pt x="691" y="2782"/>
                                </a:lnTo>
                                <a:lnTo>
                                  <a:pt x="758" y="2814"/>
                                </a:lnTo>
                                <a:lnTo>
                                  <a:pt x="763" y="2811"/>
                                </a:lnTo>
                                <a:lnTo>
                                  <a:pt x="769" y="2804"/>
                                </a:lnTo>
                                <a:lnTo>
                                  <a:pt x="793" y="2760"/>
                                </a:lnTo>
                                <a:lnTo>
                                  <a:pt x="813" y="2708"/>
                                </a:lnTo>
                                <a:lnTo>
                                  <a:pt x="827" y="2645"/>
                                </a:lnTo>
                                <a:lnTo>
                                  <a:pt x="834" y="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" name="" descr=""/>
                          <pic:cNvPicPr/>
                        </pic:nvPicPr>
                        <pic:blipFill>
                          <a:blip r:embed="rId141"/>
                          <a:stretch/>
                        </pic:blipFill>
                        <pic:spPr>
                          <a:xfrm>
                            <a:off x="345960" y="885240"/>
                            <a:ext cx="82440" cy="68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93" style="position:absolute;margin-left:783pt;margin-top:312.45pt;width:33.75pt;height:79.8pt" coordorigin="15660,6249" coordsize="675,1596">
                <v:shape id="shape_0" stroked="f" o:allowincell="f" style="position:absolute;left:15924;top:6596;width:230;height:379;mso-wrap-style:none;v-text-anchor:middle;mso-position-horizontal-relative:page;mso-position-vertical-relative:page" type="_x0000_t75">
                  <v:imagedata r:id="rId142" o:detectmouseclick="t"/>
                  <v:stroke color="#3465a4" joinstyle="round" endcap="flat"/>
                  <w10:wrap type="none"/>
                </v:shape>
                <v:shape id="shape_0" stroked="f" o:allowincell="f" style="position:absolute;left:16205;top:7643;width:129;height:106;mso-wrap-style:none;v-text-anchor:middle;mso-position-horizontal-relative:page;mso-position-vertical-relative:page" type="_x0000_t75">
                  <v:imagedata r:id="rId143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w:pict>
          <v:shape id="shape_0" coordsize="810,545" path="m809,541l809,535l809,5l802,0l5,0l0,5l0,541l5,544l79,544l85,541l85,90l364,90l364,482l367,486l442,486l447,482l447,90l724,90l724,541l728,544l802,544l809,541e" fillcolor="#76777a" stroked="f" o:allowincell="f" style="position:absolute;margin-left:784.1pt;margin-top:395.8pt;width:22.85pt;height:15.3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0,661" path="m809,655l809,579l802,574l797,574l153,574l797,93l805,86l809,81l809,5l802,0l5,0l0,5l0,81l5,86l652,86l4,572l0,577l0,655l5,660l802,660l809,655e" fillcolor="#76777a" stroked="f" o:allowincell="f" style="position:absolute;margin-left:784.1pt;margin-top:414.85pt;width:22.85pt;height:18.6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0,572" path="m809,260l809,5l802,0l5,0l0,5l0,318l12,413l53,493l78,515l78,90l373,90l373,502l396,476l420,406l426,406l449,442l449,90l731,90l731,462l735,458l765,427l786,387l800,345l805,302l809,260xm373,502l373,269l373,316l369,355l362,387l350,413l327,442l297,463l263,476l226,479l182,474l145,456l116,430l95,399l88,376l81,353l79,327l78,300l78,515l120,550l216,571l290,560l352,529l373,502xm731,462l731,263l730,288l724,313l716,338l705,359l686,383l659,403l627,415l590,419l547,413l512,401l486,382l466,355l457,332l452,308l450,279l449,251l449,442l452,448l491,479l540,500l604,508l654,502l700,485l731,462xe" fillcolor="#76777a" stroked="f" o:allowincell="f" style="position:absolute;margin-left:784.1pt;margin-top:446.5pt;width:22.85pt;height:16.1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20,609" path="m819,304l812,239l794,182l766,136l729,95l674,53l610,23l541,5l471,0l5,0l0,4l0,85l5,90l281,90l281,608l366,608l366,90l471,90l524,93l575,106l621,123l661,150l688,181l711,218l726,258l731,304l731,513l766,474l794,426l812,369l819,304xm281,608l281,518l5,518l0,525l0,605l5,608l281,608xm731,513l731,304l726,350l711,392l688,429l661,458l621,485l575,504l524,515l471,518l366,518l366,608l471,608l541,603l610,585l674,557l729,515l731,513xe" fillcolor="#76777a" stroked="f" o:allowincell="f" style="position:absolute;margin-left:784.1pt;margin-top:467.4pt;width:23.15pt;height:17.2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0,660" path="m809,654l809,578l802,573l797,573l153,573l797,92l805,85l809,79l809,4l802,0l5,0l0,4l0,79l5,85l652,85l4,573l0,576l0,654l5,659l802,659l809,654e" fillcolor="#76777a" stroked="f" o:allowincell="f" style="position:absolute;margin-left:784.1pt;margin-top:490.25pt;width:22.85pt;height:18.6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  <w:pict>
          <v:shape id="shape_0" coordsize="810,579" path="m809,557l809,451l805,446l797,439l419,90l802,90l809,85l809,5l802,0l5,0l0,5l0,85l5,90l299,90l385,172l11,465l4,470l0,474l0,578l11,578l454,233l798,560l809,557e" fillcolor="#76777a" stroked="f" o:allowincell="f" style="position:absolute;margin-left:784.1pt;margin-top:514.55pt;width:22.85pt;height:16.35pt;mso-wrap-style:none;v-text-anchor:middle;mso-position-horizontal-relative:page;mso-position-vertical-relative:page">
            <v:fill o:detectmouseclick="t" type="solid" color2="#898885"/>
            <v:stroke color="#3465a4" joinstyle="round" endcap="flat"/>
            <w10:wrap type="none"/>
          </v:shape>
        </w:pict>
      </w:r>
      <w:r>
        <w:rPr/>
        <mc:AlternateContent>
          <mc:Choice Requires="wpg">
            <w:drawing>
              <wp:inline distT="0" distB="0" distL="0" distR="0">
                <wp:extent cx="8333105" cy="6880860"/>
                <wp:effectExtent l="0" t="0" r="0" b="0"/>
                <wp:docPr id="152" name="Фигура9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3280" cy="6881040"/>
                          <a:chOff x="0" y="0"/>
                          <a:chExt cx="8333280" cy="6881040"/>
                        </a:xfrm>
                      </wpg:grpSpPr>
                      <wps:wsp>
                        <wps:cNvSpPr/>
                        <wps:spPr>
                          <a:xfrm>
                            <a:off x="3571200" y="0"/>
                            <a:ext cx="4761720" cy="6881040"/>
                          </a:xfrm>
                          <a:custGeom>
                            <a:avLst/>
                            <a:gdLst>
                              <a:gd name="textAreaLeft" fmla="*/ 0 w 2699640"/>
                              <a:gd name="textAreaRight" fmla="*/ 2700000 w 2699640"/>
                              <a:gd name="textAreaTop" fmla="*/ 0 h 3900960"/>
                              <a:gd name="textAreaBottom" fmla="*/ 390132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13227" h="19114">
                                <a:moveTo>
                                  <a:pt x="4136" y="1143"/>
                                </a:moveTo>
                                <a:lnTo>
                                  <a:pt x="2461" y="1143"/>
                                </a:lnTo>
                                <a:lnTo>
                                  <a:pt x="2461" y="1143"/>
                                </a:lnTo>
                                <a:lnTo>
                                  <a:pt x="2443" y="1143"/>
                                </a:lnTo>
                                <a:lnTo>
                                  <a:pt x="2443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50" y="1143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67" y="1161"/>
                                </a:lnTo>
                                <a:lnTo>
                                  <a:pt x="2443" y="1161"/>
                                </a:lnTo>
                                <a:lnTo>
                                  <a:pt x="2443" y="15240"/>
                                </a:lnTo>
                                <a:lnTo>
                                  <a:pt x="2461" y="15240"/>
                                </a:lnTo>
                                <a:lnTo>
                                  <a:pt x="2461" y="1161"/>
                                </a:lnTo>
                                <a:lnTo>
                                  <a:pt x="4136" y="1161"/>
                                </a:lnTo>
                                <a:lnTo>
                                  <a:pt x="4136" y="1143"/>
                                </a:lnTo>
                                <a:moveTo>
                                  <a:pt x="4136" y="0"/>
                                </a:moveTo>
                                <a:lnTo>
                                  <a:pt x="2461" y="0"/>
                                </a:lnTo>
                                <a:lnTo>
                                  <a:pt x="2461" y="0"/>
                                </a:lnTo>
                                <a:lnTo>
                                  <a:pt x="2443" y="0"/>
                                </a:lnTo>
                                <a:lnTo>
                                  <a:pt x="2443" y="0"/>
                                </a:lnTo>
                                <a:lnTo>
                                  <a:pt x="767" y="0"/>
                                </a:lnTo>
                                <a:lnTo>
                                  <a:pt x="767" y="0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50" y="18"/>
                                </a:lnTo>
                                <a:lnTo>
                                  <a:pt x="750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67" y="18"/>
                                </a:lnTo>
                                <a:lnTo>
                                  <a:pt x="2443" y="18"/>
                                </a:lnTo>
                                <a:lnTo>
                                  <a:pt x="2443" y="1143"/>
                                </a:lnTo>
                                <a:lnTo>
                                  <a:pt x="2461" y="1143"/>
                                </a:lnTo>
                                <a:lnTo>
                                  <a:pt x="2461" y="18"/>
                                </a:lnTo>
                                <a:lnTo>
                                  <a:pt x="4136" y="18"/>
                                </a:lnTo>
                                <a:lnTo>
                                  <a:pt x="4136" y="0"/>
                                </a:lnTo>
                                <a:moveTo>
                                  <a:pt x="4136" y="16831"/>
                                </a:moveTo>
                                <a:lnTo>
                                  <a:pt x="2461" y="16831"/>
                                </a:lnTo>
                                <a:lnTo>
                                  <a:pt x="2461" y="15256"/>
                                </a:lnTo>
                                <a:lnTo>
                                  <a:pt x="4136" y="15256"/>
                                </a:lnTo>
                                <a:lnTo>
                                  <a:pt x="4136" y="15240"/>
                                </a:lnTo>
                                <a:lnTo>
                                  <a:pt x="2461" y="15240"/>
                                </a:lnTo>
                                <a:lnTo>
                                  <a:pt x="2461" y="15240"/>
                                </a:lnTo>
                                <a:lnTo>
                                  <a:pt x="2443" y="15240"/>
                                </a:lnTo>
                                <a:lnTo>
                                  <a:pt x="2443" y="15240"/>
                                </a:lnTo>
                                <a:lnTo>
                                  <a:pt x="2443" y="15256"/>
                                </a:lnTo>
                                <a:lnTo>
                                  <a:pt x="2443" y="16831"/>
                                </a:lnTo>
                                <a:lnTo>
                                  <a:pt x="2443" y="16849"/>
                                </a:lnTo>
                                <a:lnTo>
                                  <a:pt x="2443" y="19096"/>
                                </a:lnTo>
                                <a:lnTo>
                                  <a:pt x="767" y="19096"/>
                                </a:lnTo>
                                <a:lnTo>
                                  <a:pt x="767" y="16849"/>
                                </a:lnTo>
                                <a:lnTo>
                                  <a:pt x="2443" y="16849"/>
                                </a:lnTo>
                                <a:lnTo>
                                  <a:pt x="2443" y="16831"/>
                                </a:lnTo>
                                <a:lnTo>
                                  <a:pt x="767" y="16831"/>
                                </a:lnTo>
                                <a:lnTo>
                                  <a:pt x="767" y="15256"/>
                                </a:lnTo>
                                <a:lnTo>
                                  <a:pt x="2443" y="15256"/>
                                </a:lnTo>
                                <a:lnTo>
                                  <a:pt x="2443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50" y="15240"/>
                                </a:lnTo>
                                <a:lnTo>
                                  <a:pt x="750" y="15256"/>
                                </a:lnTo>
                                <a:lnTo>
                                  <a:pt x="750" y="15256"/>
                                </a:lnTo>
                                <a:lnTo>
                                  <a:pt x="750" y="16831"/>
                                </a:lnTo>
                                <a:lnTo>
                                  <a:pt x="750" y="16831"/>
                                </a:lnTo>
                                <a:lnTo>
                                  <a:pt x="750" y="16849"/>
                                </a:lnTo>
                                <a:lnTo>
                                  <a:pt x="750" y="19096"/>
                                </a:ln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750" y="19114"/>
                                </a:lnTo>
                                <a:lnTo>
                                  <a:pt x="767" y="19114"/>
                                </a:lnTo>
                                <a:lnTo>
                                  <a:pt x="767" y="19114"/>
                                </a:lnTo>
                                <a:lnTo>
                                  <a:pt x="2443" y="19114"/>
                                </a:lnTo>
                                <a:lnTo>
                                  <a:pt x="2443" y="19114"/>
                                </a:lnTo>
                                <a:lnTo>
                                  <a:pt x="2461" y="19114"/>
                                </a:lnTo>
                                <a:lnTo>
                                  <a:pt x="2461" y="19114"/>
                                </a:lnTo>
                                <a:lnTo>
                                  <a:pt x="4136" y="19114"/>
                                </a:lnTo>
                                <a:lnTo>
                                  <a:pt x="4136" y="19096"/>
                                </a:lnTo>
                                <a:lnTo>
                                  <a:pt x="2461" y="19096"/>
                                </a:lnTo>
                                <a:lnTo>
                                  <a:pt x="2461" y="16849"/>
                                </a:lnTo>
                                <a:lnTo>
                                  <a:pt x="4136" y="16849"/>
                                </a:lnTo>
                                <a:lnTo>
                                  <a:pt x="4136" y="16831"/>
                                </a:lnTo>
                                <a:moveTo>
                                  <a:pt x="5364" y="1143"/>
                                </a:moveTo>
                                <a:lnTo>
                                  <a:pt x="4154" y="1143"/>
                                </a:lnTo>
                                <a:lnTo>
                                  <a:pt x="4154" y="1143"/>
                                </a:lnTo>
                                <a:lnTo>
                                  <a:pt x="4136" y="1143"/>
                                </a:lnTo>
                                <a:lnTo>
                                  <a:pt x="4136" y="1161"/>
                                </a:lnTo>
                                <a:lnTo>
                                  <a:pt x="4136" y="1161"/>
                                </a:lnTo>
                                <a:lnTo>
                                  <a:pt x="4136" y="15240"/>
                                </a:lnTo>
                                <a:lnTo>
                                  <a:pt x="4154" y="15240"/>
                                </a:lnTo>
                                <a:lnTo>
                                  <a:pt x="4154" y="1161"/>
                                </a:lnTo>
                                <a:lnTo>
                                  <a:pt x="5364" y="1161"/>
                                </a:lnTo>
                                <a:lnTo>
                                  <a:pt x="5364" y="1143"/>
                                </a:lnTo>
                                <a:moveTo>
                                  <a:pt x="5364" y="0"/>
                                </a:moveTo>
                                <a:lnTo>
                                  <a:pt x="4154" y="0"/>
                                </a:lnTo>
                                <a:lnTo>
                                  <a:pt x="4154" y="0"/>
                                </a:lnTo>
                                <a:lnTo>
                                  <a:pt x="4136" y="0"/>
                                </a:lnTo>
                                <a:lnTo>
                                  <a:pt x="4136" y="18"/>
                                </a:lnTo>
                                <a:lnTo>
                                  <a:pt x="4136" y="18"/>
                                </a:lnTo>
                                <a:lnTo>
                                  <a:pt x="4136" y="1143"/>
                                </a:lnTo>
                                <a:lnTo>
                                  <a:pt x="4154" y="1143"/>
                                </a:lnTo>
                                <a:lnTo>
                                  <a:pt x="4154" y="18"/>
                                </a:lnTo>
                                <a:lnTo>
                                  <a:pt x="5364" y="18"/>
                                </a:lnTo>
                                <a:lnTo>
                                  <a:pt x="5364" y="0"/>
                                </a:lnTo>
                                <a:moveTo>
                                  <a:pt x="8756" y="15240"/>
                                </a:moveTo>
                                <a:lnTo>
                                  <a:pt x="6613" y="15240"/>
                                </a:lnTo>
                                <a:lnTo>
                                  <a:pt x="6597" y="15240"/>
                                </a:lnTo>
                                <a:lnTo>
                                  <a:pt x="6597" y="15256"/>
                                </a:lnTo>
                                <a:lnTo>
                                  <a:pt x="6597" y="16831"/>
                                </a:lnTo>
                                <a:lnTo>
                                  <a:pt x="6597" y="16849"/>
                                </a:lnTo>
                                <a:lnTo>
                                  <a:pt x="6597" y="19096"/>
                                </a:lnTo>
                                <a:lnTo>
                                  <a:pt x="5382" y="19096"/>
                                </a:lnTo>
                                <a:lnTo>
                                  <a:pt x="5382" y="16849"/>
                                </a:lnTo>
                                <a:lnTo>
                                  <a:pt x="6597" y="16849"/>
                                </a:lnTo>
                                <a:lnTo>
                                  <a:pt x="6597" y="16831"/>
                                </a:lnTo>
                                <a:lnTo>
                                  <a:pt x="5382" y="16831"/>
                                </a:lnTo>
                                <a:lnTo>
                                  <a:pt x="5382" y="15256"/>
                                </a:lnTo>
                                <a:lnTo>
                                  <a:pt x="6597" y="15256"/>
                                </a:lnTo>
                                <a:lnTo>
                                  <a:pt x="6597" y="15240"/>
                                </a:lnTo>
                                <a:lnTo>
                                  <a:pt x="5382" y="15240"/>
                                </a:lnTo>
                                <a:lnTo>
                                  <a:pt x="5364" y="15240"/>
                                </a:lnTo>
                                <a:lnTo>
                                  <a:pt x="5364" y="15256"/>
                                </a:lnTo>
                                <a:lnTo>
                                  <a:pt x="5364" y="15256"/>
                                </a:lnTo>
                                <a:lnTo>
                                  <a:pt x="5364" y="16831"/>
                                </a:lnTo>
                                <a:lnTo>
                                  <a:pt x="5364" y="16849"/>
                                </a:lnTo>
                                <a:lnTo>
                                  <a:pt x="5364" y="19096"/>
                                </a:lnTo>
                                <a:lnTo>
                                  <a:pt x="4154" y="19096"/>
                                </a:lnTo>
                                <a:lnTo>
                                  <a:pt x="4154" y="16849"/>
                                </a:lnTo>
                                <a:lnTo>
                                  <a:pt x="5364" y="16849"/>
                                </a:lnTo>
                                <a:lnTo>
                                  <a:pt x="5364" y="16831"/>
                                </a:lnTo>
                                <a:lnTo>
                                  <a:pt x="4154" y="16831"/>
                                </a:lnTo>
                                <a:lnTo>
                                  <a:pt x="4154" y="15256"/>
                                </a:lnTo>
                                <a:lnTo>
                                  <a:pt x="5364" y="15256"/>
                                </a:lnTo>
                                <a:lnTo>
                                  <a:pt x="5364" y="15240"/>
                                </a:lnTo>
                                <a:lnTo>
                                  <a:pt x="4154" y="15240"/>
                                </a:lnTo>
                                <a:lnTo>
                                  <a:pt x="4154" y="15240"/>
                                </a:lnTo>
                                <a:lnTo>
                                  <a:pt x="4136" y="15240"/>
                                </a:lnTo>
                                <a:lnTo>
                                  <a:pt x="4136" y="15256"/>
                                </a:lnTo>
                                <a:lnTo>
                                  <a:pt x="4136" y="15256"/>
                                </a:lnTo>
                                <a:lnTo>
                                  <a:pt x="4136" y="16831"/>
                                </a:lnTo>
                                <a:lnTo>
                                  <a:pt x="4136" y="16831"/>
                                </a:lnTo>
                                <a:lnTo>
                                  <a:pt x="4136" y="16849"/>
                                </a:lnTo>
                                <a:lnTo>
                                  <a:pt x="4136" y="19096"/>
                                </a:lnTo>
                                <a:lnTo>
                                  <a:pt x="4136" y="19114"/>
                                </a:lnTo>
                                <a:lnTo>
                                  <a:pt x="4154" y="19114"/>
                                </a:lnTo>
                                <a:lnTo>
                                  <a:pt x="4154" y="19114"/>
                                </a:lnTo>
                                <a:lnTo>
                                  <a:pt x="5364" y="19114"/>
                                </a:lnTo>
                                <a:lnTo>
                                  <a:pt x="5382" y="19114"/>
                                </a:lnTo>
                                <a:lnTo>
                                  <a:pt x="6597" y="19114"/>
                                </a:lnTo>
                                <a:lnTo>
                                  <a:pt x="6613" y="19114"/>
                                </a:lnTo>
                                <a:lnTo>
                                  <a:pt x="8756" y="19114"/>
                                </a:lnTo>
                                <a:lnTo>
                                  <a:pt x="8756" y="19096"/>
                                </a:lnTo>
                                <a:lnTo>
                                  <a:pt x="6613" y="19096"/>
                                </a:lnTo>
                                <a:lnTo>
                                  <a:pt x="6613" y="16849"/>
                                </a:lnTo>
                                <a:lnTo>
                                  <a:pt x="8756" y="16849"/>
                                </a:lnTo>
                                <a:lnTo>
                                  <a:pt x="8756" y="16831"/>
                                </a:lnTo>
                                <a:lnTo>
                                  <a:pt x="6613" y="16831"/>
                                </a:lnTo>
                                <a:lnTo>
                                  <a:pt x="6613" y="15256"/>
                                </a:lnTo>
                                <a:lnTo>
                                  <a:pt x="8756" y="15256"/>
                                </a:lnTo>
                                <a:lnTo>
                                  <a:pt x="8756" y="15240"/>
                                </a:lnTo>
                                <a:moveTo>
                                  <a:pt x="8756" y="1143"/>
                                </a:moveTo>
                                <a:lnTo>
                                  <a:pt x="6613" y="1143"/>
                                </a:lnTo>
                                <a:lnTo>
                                  <a:pt x="6597" y="1143"/>
                                </a:lnTo>
                                <a:lnTo>
                                  <a:pt x="5382" y="1143"/>
                                </a:lnTo>
                                <a:lnTo>
                                  <a:pt x="5364" y="1143"/>
                                </a:lnTo>
                                <a:lnTo>
                                  <a:pt x="5364" y="1161"/>
                                </a:lnTo>
                                <a:lnTo>
                                  <a:pt x="5364" y="1161"/>
                                </a:lnTo>
                                <a:lnTo>
                                  <a:pt x="5364" y="15240"/>
                                </a:lnTo>
                                <a:lnTo>
                                  <a:pt x="5382" y="15240"/>
                                </a:lnTo>
                                <a:lnTo>
                                  <a:pt x="5382" y="1161"/>
                                </a:lnTo>
                                <a:lnTo>
                                  <a:pt x="6597" y="1161"/>
                                </a:lnTo>
                                <a:lnTo>
                                  <a:pt x="6597" y="15240"/>
                                </a:lnTo>
                                <a:lnTo>
                                  <a:pt x="6613" y="15240"/>
                                </a:lnTo>
                                <a:lnTo>
                                  <a:pt x="6613" y="1161"/>
                                </a:lnTo>
                                <a:lnTo>
                                  <a:pt x="8756" y="1161"/>
                                </a:lnTo>
                                <a:lnTo>
                                  <a:pt x="8756" y="1143"/>
                                </a:lnTo>
                                <a:moveTo>
                                  <a:pt x="8756" y="0"/>
                                </a:moveTo>
                                <a:lnTo>
                                  <a:pt x="6613" y="0"/>
                                </a:lnTo>
                                <a:lnTo>
                                  <a:pt x="6597" y="0"/>
                                </a:lnTo>
                                <a:lnTo>
                                  <a:pt x="5382" y="0"/>
                                </a:lnTo>
                                <a:lnTo>
                                  <a:pt x="5364" y="0"/>
                                </a:lnTo>
                                <a:lnTo>
                                  <a:pt x="5364" y="18"/>
                                </a:lnTo>
                                <a:lnTo>
                                  <a:pt x="5364" y="18"/>
                                </a:lnTo>
                                <a:lnTo>
                                  <a:pt x="5364" y="1143"/>
                                </a:lnTo>
                                <a:lnTo>
                                  <a:pt x="5382" y="1143"/>
                                </a:lnTo>
                                <a:lnTo>
                                  <a:pt x="5382" y="18"/>
                                </a:lnTo>
                                <a:lnTo>
                                  <a:pt x="6597" y="18"/>
                                </a:lnTo>
                                <a:lnTo>
                                  <a:pt x="6597" y="1143"/>
                                </a:lnTo>
                                <a:lnTo>
                                  <a:pt x="6613" y="1143"/>
                                </a:lnTo>
                                <a:lnTo>
                                  <a:pt x="6613" y="18"/>
                                </a:lnTo>
                                <a:lnTo>
                                  <a:pt x="8756" y="18"/>
                                </a:lnTo>
                                <a:lnTo>
                                  <a:pt x="8756" y="0"/>
                                </a:lnTo>
                                <a:moveTo>
                                  <a:pt x="9518" y="15240"/>
                                </a:moveTo>
                                <a:lnTo>
                                  <a:pt x="8773" y="15240"/>
                                </a:lnTo>
                                <a:lnTo>
                                  <a:pt x="8773" y="15240"/>
                                </a:lnTo>
                                <a:lnTo>
                                  <a:pt x="8756" y="15240"/>
                                </a:lnTo>
                                <a:lnTo>
                                  <a:pt x="8756" y="15256"/>
                                </a:lnTo>
                                <a:lnTo>
                                  <a:pt x="8756" y="15256"/>
                                </a:lnTo>
                                <a:lnTo>
                                  <a:pt x="8756" y="16831"/>
                                </a:lnTo>
                                <a:lnTo>
                                  <a:pt x="8756" y="16831"/>
                                </a:lnTo>
                                <a:lnTo>
                                  <a:pt x="8756" y="16849"/>
                                </a:lnTo>
                                <a:lnTo>
                                  <a:pt x="8756" y="19096"/>
                                </a:lnTo>
                                <a:lnTo>
                                  <a:pt x="8756" y="19114"/>
                                </a:lnTo>
                                <a:lnTo>
                                  <a:pt x="8773" y="19114"/>
                                </a:lnTo>
                                <a:lnTo>
                                  <a:pt x="8773" y="19114"/>
                                </a:lnTo>
                                <a:lnTo>
                                  <a:pt x="9518" y="19114"/>
                                </a:lnTo>
                                <a:lnTo>
                                  <a:pt x="9518" y="19096"/>
                                </a:lnTo>
                                <a:lnTo>
                                  <a:pt x="8773" y="19096"/>
                                </a:lnTo>
                                <a:lnTo>
                                  <a:pt x="8773" y="16849"/>
                                </a:lnTo>
                                <a:lnTo>
                                  <a:pt x="9518" y="16849"/>
                                </a:lnTo>
                                <a:lnTo>
                                  <a:pt x="9518" y="16831"/>
                                </a:lnTo>
                                <a:lnTo>
                                  <a:pt x="8773" y="16831"/>
                                </a:lnTo>
                                <a:lnTo>
                                  <a:pt x="8773" y="15256"/>
                                </a:lnTo>
                                <a:lnTo>
                                  <a:pt x="9518" y="15256"/>
                                </a:lnTo>
                                <a:lnTo>
                                  <a:pt x="9518" y="15240"/>
                                </a:lnTo>
                                <a:moveTo>
                                  <a:pt x="9518" y="1143"/>
                                </a:moveTo>
                                <a:lnTo>
                                  <a:pt x="8773" y="1143"/>
                                </a:lnTo>
                                <a:lnTo>
                                  <a:pt x="8773" y="1143"/>
                                </a:lnTo>
                                <a:lnTo>
                                  <a:pt x="8756" y="1143"/>
                                </a:lnTo>
                                <a:lnTo>
                                  <a:pt x="8756" y="1161"/>
                                </a:lnTo>
                                <a:lnTo>
                                  <a:pt x="8756" y="1161"/>
                                </a:lnTo>
                                <a:lnTo>
                                  <a:pt x="8756" y="15240"/>
                                </a:lnTo>
                                <a:lnTo>
                                  <a:pt x="8773" y="15240"/>
                                </a:lnTo>
                                <a:lnTo>
                                  <a:pt x="8773" y="1161"/>
                                </a:lnTo>
                                <a:lnTo>
                                  <a:pt x="9518" y="1161"/>
                                </a:lnTo>
                                <a:lnTo>
                                  <a:pt x="9518" y="1143"/>
                                </a:lnTo>
                                <a:moveTo>
                                  <a:pt x="9518" y="0"/>
                                </a:moveTo>
                                <a:lnTo>
                                  <a:pt x="8773" y="0"/>
                                </a:lnTo>
                                <a:lnTo>
                                  <a:pt x="8773" y="0"/>
                                </a:lnTo>
                                <a:lnTo>
                                  <a:pt x="8756" y="0"/>
                                </a:lnTo>
                                <a:lnTo>
                                  <a:pt x="8756" y="18"/>
                                </a:lnTo>
                                <a:lnTo>
                                  <a:pt x="8756" y="18"/>
                                </a:lnTo>
                                <a:lnTo>
                                  <a:pt x="8756" y="1143"/>
                                </a:lnTo>
                                <a:lnTo>
                                  <a:pt x="8773" y="1143"/>
                                </a:lnTo>
                                <a:lnTo>
                                  <a:pt x="8773" y="18"/>
                                </a:lnTo>
                                <a:lnTo>
                                  <a:pt x="9518" y="18"/>
                                </a:lnTo>
                                <a:lnTo>
                                  <a:pt x="9518" y="0"/>
                                </a:lnTo>
                                <a:moveTo>
                                  <a:pt x="11529" y="0"/>
                                </a:moveTo>
                                <a:lnTo>
                                  <a:pt x="11513" y="0"/>
                                </a:lnTo>
                                <a:lnTo>
                                  <a:pt x="11513" y="0"/>
                                </a:lnTo>
                                <a:lnTo>
                                  <a:pt x="10301" y="0"/>
                                </a:lnTo>
                                <a:lnTo>
                                  <a:pt x="10285" y="0"/>
                                </a:lnTo>
                                <a:lnTo>
                                  <a:pt x="9535" y="0"/>
                                </a:lnTo>
                                <a:lnTo>
                                  <a:pt x="9535" y="0"/>
                                </a:lnTo>
                                <a:lnTo>
                                  <a:pt x="9518" y="0"/>
                                </a:lnTo>
                                <a:lnTo>
                                  <a:pt x="9518" y="18"/>
                                </a:lnTo>
                                <a:lnTo>
                                  <a:pt x="9518" y="18"/>
                                </a:lnTo>
                                <a:lnTo>
                                  <a:pt x="9518" y="1143"/>
                                </a:lnTo>
                                <a:lnTo>
                                  <a:pt x="9535" y="1143"/>
                                </a:lnTo>
                                <a:lnTo>
                                  <a:pt x="9535" y="18"/>
                                </a:lnTo>
                                <a:lnTo>
                                  <a:pt x="10285" y="18"/>
                                </a:lnTo>
                                <a:lnTo>
                                  <a:pt x="10285" y="1143"/>
                                </a:lnTo>
                                <a:lnTo>
                                  <a:pt x="10301" y="1143"/>
                                </a:lnTo>
                                <a:lnTo>
                                  <a:pt x="10301" y="18"/>
                                </a:lnTo>
                                <a:lnTo>
                                  <a:pt x="11513" y="18"/>
                                </a:lnTo>
                                <a:lnTo>
                                  <a:pt x="11513" y="1143"/>
                                </a:lnTo>
                                <a:lnTo>
                                  <a:pt x="11529" y="1143"/>
                                </a:lnTo>
                                <a:lnTo>
                                  <a:pt x="11529" y="18"/>
                                </a:lnTo>
                                <a:lnTo>
                                  <a:pt x="11529" y="18"/>
                                </a:lnTo>
                                <a:lnTo>
                                  <a:pt x="11529" y="0"/>
                                </a:lnTo>
                                <a:moveTo>
                                  <a:pt x="13227" y="15240"/>
                                </a:moveTo>
                                <a:lnTo>
                                  <a:pt x="13211" y="15240"/>
                                </a:lnTo>
                                <a:lnTo>
                                  <a:pt x="13211" y="15240"/>
                                </a:lnTo>
                                <a:lnTo>
                                  <a:pt x="13211" y="15256"/>
                                </a:lnTo>
                                <a:lnTo>
                                  <a:pt x="13211" y="16831"/>
                                </a:lnTo>
                                <a:lnTo>
                                  <a:pt x="13211" y="16849"/>
                                </a:lnTo>
                                <a:lnTo>
                                  <a:pt x="13211" y="19096"/>
                                </a:lnTo>
                                <a:lnTo>
                                  <a:pt x="11529" y="19096"/>
                                </a:lnTo>
                                <a:lnTo>
                                  <a:pt x="11529" y="16849"/>
                                </a:lnTo>
                                <a:lnTo>
                                  <a:pt x="13211" y="16849"/>
                                </a:lnTo>
                                <a:lnTo>
                                  <a:pt x="13211" y="16831"/>
                                </a:lnTo>
                                <a:lnTo>
                                  <a:pt x="11529" y="16831"/>
                                </a:lnTo>
                                <a:lnTo>
                                  <a:pt x="11529" y="15256"/>
                                </a:lnTo>
                                <a:lnTo>
                                  <a:pt x="13211" y="15256"/>
                                </a:lnTo>
                                <a:lnTo>
                                  <a:pt x="13211" y="15240"/>
                                </a:lnTo>
                                <a:lnTo>
                                  <a:pt x="11529" y="15240"/>
                                </a:lnTo>
                                <a:lnTo>
                                  <a:pt x="11529" y="15240"/>
                                </a:lnTo>
                                <a:lnTo>
                                  <a:pt x="11513" y="15240"/>
                                </a:lnTo>
                                <a:lnTo>
                                  <a:pt x="11513" y="15240"/>
                                </a:lnTo>
                                <a:lnTo>
                                  <a:pt x="11513" y="15256"/>
                                </a:lnTo>
                                <a:lnTo>
                                  <a:pt x="11513" y="16831"/>
                                </a:lnTo>
                                <a:lnTo>
                                  <a:pt x="11513" y="16849"/>
                                </a:lnTo>
                                <a:lnTo>
                                  <a:pt x="11513" y="19096"/>
                                </a:lnTo>
                                <a:lnTo>
                                  <a:pt x="10301" y="19096"/>
                                </a:lnTo>
                                <a:lnTo>
                                  <a:pt x="10301" y="16849"/>
                                </a:lnTo>
                                <a:lnTo>
                                  <a:pt x="11513" y="16849"/>
                                </a:lnTo>
                                <a:lnTo>
                                  <a:pt x="11513" y="16831"/>
                                </a:lnTo>
                                <a:lnTo>
                                  <a:pt x="10301" y="16831"/>
                                </a:lnTo>
                                <a:lnTo>
                                  <a:pt x="10301" y="15256"/>
                                </a:lnTo>
                                <a:lnTo>
                                  <a:pt x="11513" y="15256"/>
                                </a:lnTo>
                                <a:lnTo>
                                  <a:pt x="11513" y="15240"/>
                                </a:lnTo>
                                <a:lnTo>
                                  <a:pt x="10301" y="15240"/>
                                </a:lnTo>
                                <a:lnTo>
                                  <a:pt x="10285" y="15240"/>
                                </a:lnTo>
                                <a:lnTo>
                                  <a:pt x="10285" y="15256"/>
                                </a:lnTo>
                                <a:lnTo>
                                  <a:pt x="10285" y="16831"/>
                                </a:lnTo>
                                <a:lnTo>
                                  <a:pt x="10285" y="16849"/>
                                </a:lnTo>
                                <a:lnTo>
                                  <a:pt x="10285" y="19096"/>
                                </a:lnTo>
                                <a:lnTo>
                                  <a:pt x="9535" y="19096"/>
                                </a:lnTo>
                                <a:lnTo>
                                  <a:pt x="9535" y="16849"/>
                                </a:lnTo>
                                <a:lnTo>
                                  <a:pt x="10285" y="16849"/>
                                </a:lnTo>
                                <a:lnTo>
                                  <a:pt x="10285" y="16831"/>
                                </a:lnTo>
                                <a:lnTo>
                                  <a:pt x="9535" y="16831"/>
                                </a:lnTo>
                                <a:lnTo>
                                  <a:pt x="9535" y="15256"/>
                                </a:lnTo>
                                <a:lnTo>
                                  <a:pt x="10285" y="15256"/>
                                </a:lnTo>
                                <a:lnTo>
                                  <a:pt x="10285" y="15240"/>
                                </a:lnTo>
                                <a:lnTo>
                                  <a:pt x="9535" y="15240"/>
                                </a:lnTo>
                                <a:lnTo>
                                  <a:pt x="9535" y="15240"/>
                                </a:lnTo>
                                <a:lnTo>
                                  <a:pt x="9518" y="15240"/>
                                </a:lnTo>
                                <a:lnTo>
                                  <a:pt x="9518" y="15256"/>
                                </a:lnTo>
                                <a:lnTo>
                                  <a:pt x="9518" y="15256"/>
                                </a:lnTo>
                                <a:lnTo>
                                  <a:pt x="9518" y="16831"/>
                                </a:lnTo>
                                <a:lnTo>
                                  <a:pt x="9518" y="16831"/>
                                </a:lnTo>
                                <a:lnTo>
                                  <a:pt x="9518" y="16849"/>
                                </a:lnTo>
                                <a:lnTo>
                                  <a:pt x="9518" y="19096"/>
                                </a:lnTo>
                                <a:lnTo>
                                  <a:pt x="9518" y="19114"/>
                                </a:lnTo>
                                <a:lnTo>
                                  <a:pt x="9535" y="19114"/>
                                </a:lnTo>
                                <a:lnTo>
                                  <a:pt x="9535" y="19114"/>
                                </a:lnTo>
                                <a:lnTo>
                                  <a:pt x="10285" y="19114"/>
                                </a:lnTo>
                                <a:lnTo>
                                  <a:pt x="10301" y="19114"/>
                                </a:lnTo>
                                <a:lnTo>
                                  <a:pt x="11513" y="19114"/>
                                </a:lnTo>
                                <a:lnTo>
                                  <a:pt x="11513" y="19114"/>
                                </a:lnTo>
                                <a:lnTo>
                                  <a:pt x="11529" y="19114"/>
                                </a:lnTo>
                                <a:lnTo>
                                  <a:pt x="11529" y="19114"/>
                                </a:lnTo>
                                <a:lnTo>
                                  <a:pt x="13211" y="19114"/>
                                </a:lnTo>
                                <a:lnTo>
                                  <a:pt x="13211" y="19114"/>
                                </a:lnTo>
                                <a:lnTo>
                                  <a:pt x="13227" y="19114"/>
                                </a:lnTo>
                                <a:lnTo>
                                  <a:pt x="13227" y="19096"/>
                                </a:lnTo>
                                <a:lnTo>
                                  <a:pt x="13227" y="16849"/>
                                </a:lnTo>
                                <a:lnTo>
                                  <a:pt x="13227" y="16831"/>
                                </a:lnTo>
                                <a:lnTo>
                                  <a:pt x="13227" y="16831"/>
                                </a:lnTo>
                                <a:lnTo>
                                  <a:pt x="13227" y="15256"/>
                                </a:lnTo>
                                <a:lnTo>
                                  <a:pt x="13227" y="15256"/>
                                </a:lnTo>
                                <a:lnTo>
                                  <a:pt x="13227" y="15240"/>
                                </a:lnTo>
                                <a:moveTo>
                                  <a:pt x="13227" y="1143"/>
                                </a:moveTo>
                                <a:lnTo>
                                  <a:pt x="13211" y="1143"/>
                                </a:lnTo>
                                <a:lnTo>
                                  <a:pt x="13211" y="1143"/>
                                </a:lnTo>
                                <a:lnTo>
                                  <a:pt x="11529" y="1143"/>
                                </a:lnTo>
                                <a:lnTo>
                                  <a:pt x="11529" y="1143"/>
                                </a:lnTo>
                                <a:lnTo>
                                  <a:pt x="11513" y="1143"/>
                                </a:lnTo>
                                <a:lnTo>
                                  <a:pt x="11513" y="1143"/>
                                </a:lnTo>
                                <a:lnTo>
                                  <a:pt x="10301" y="1143"/>
                                </a:lnTo>
                                <a:lnTo>
                                  <a:pt x="10285" y="1143"/>
                                </a:lnTo>
                                <a:lnTo>
                                  <a:pt x="9535" y="1143"/>
                                </a:lnTo>
                                <a:lnTo>
                                  <a:pt x="9535" y="1143"/>
                                </a:lnTo>
                                <a:lnTo>
                                  <a:pt x="9518" y="1143"/>
                                </a:lnTo>
                                <a:lnTo>
                                  <a:pt x="9518" y="1161"/>
                                </a:lnTo>
                                <a:lnTo>
                                  <a:pt x="9518" y="1161"/>
                                </a:lnTo>
                                <a:lnTo>
                                  <a:pt x="9518" y="15240"/>
                                </a:lnTo>
                                <a:lnTo>
                                  <a:pt x="9535" y="15240"/>
                                </a:lnTo>
                                <a:lnTo>
                                  <a:pt x="9535" y="1161"/>
                                </a:lnTo>
                                <a:lnTo>
                                  <a:pt x="10285" y="1161"/>
                                </a:lnTo>
                                <a:lnTo>
                                  <a:pt x="10285" y="15240"/>
                                </a:lnTo>
                                <a:lnTo>
                                  <a:pt x="10301" y="15240"/>
                                </a:lnTo>
                                <a:lnTo>
                                  <a:pt x="10301" y="1161"/>
                                </a:lnTo>
                                <a:lnTo>
                                  <a:pt x="11513" y="1161"/>
                                </a:lnTo>
                                <a:lnTo>
                                  <a:pt x="11513" y="15240"/>
                                </a:lnTo>
                                <a:lnTo>
                                  <a:pt x="11529" y="15240"/>
                                </a:lnTo>
                                <a:lnTo>
                                  <a:pt x="11529" y="1161"/>
                                </a:lnTo>
                                <a:lnTo>
                                  <a:pt x="13211" y="1161"/>
                                </a:lnTo>
                                <a:lnTo>
                                  <a:pt x="13211" y="15240"/>
                                </a:lnTo>
                                <a:lnTo>
                                  <a:pt x="13227" y="15240"/>
                                </a:lnTo>
                                <a:lnTo>
                                  <a:pt x="13227" y="1161"/>
                                </a:lnTo>
                                <a:lnTo>
                                  <a:pt x="13227" y="1161"/>
                                </a:lnTo>
                                <a:lnTo>
                                  <a:pt x="13227" y="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" name="" descr=""/>
                          <pic:cNvPicPr/>
                        </pic:nvPicPr>
                        <pic:blipFill>
                          <a:blip r:embed="rId144"/>
                          <a:stretch/>
                        </pic:blipFill>
                        <pic:spPr>
                          <a:xfrm>
                            <a:off x="3443040" y="79920"/>
                            <a:ext cx="81360" cy="124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" descr=""/>
                          <pic:cNvPicPr/>
                        </pic:nvPicPr>
                        <pic:blipFill>
                          <a:blip r:embed="rId145"/>
                          <a:stretch/>
                        </pic:blipFill>
                        <pic:spPr>
                          <a:xfrm>
                            <a:off x="3422160" y="249480"/>
                            <a:ext cx="108000" cy="1112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3296880" y="0"/>
                            <a:ext cx="273600" cy="6881040"/>
                          </a:xfrm>
                          <a:custGeom>
                            <a:avLst/>
                            <a:gdLst>
                              <a:gd name="textAreaLeft" fmla="*/ 0 w 155160"/>
                              <a:gd name="textAreaRight" fmla="*/ 155520 w 155160"/>
                              <a:gd name="textAreaTop" fmla="*/ 0 h 3900960"/>
                              <a:gd name="textAreaBottom" fmla="*/ 390132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762" h="19114">
                                <a:moveTo>
                                  <a:pt x="746" y="19096"/>
                                </a:move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746" y="19114"/>
                                </a:lnTo>
                                <a:lnTo>
                                  <a:pt x="746" y="19096"/>
                                </a:lnTo>
                                <a:moveTo>
                                  <a:pt x="7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46" y="18"/>
                                </a:lnTo>
                                <a:lnTo>
                                  <a:pt x="746" y="0"/>
                                </a:lnTo>
                                <a:moveTo>
                                  <a:pt x="762" y="0"/>
                                </a:moveTo>
                                <a:lnTo>
                                  <a:pt x="746" y="0"/>
                                </a:lnTo>
                                <a:lnTo>
                                  <a:pt x="746" y="18"/>
                                </a:lnTo>
                                <a:lnTo>
                                  <a:pt x="746" y="18"/>
                                </a:lnTo>
                                <a:lnTo>
                                  <a:pt x="746" y="19096"/>
                                </a:lnTo>
                                <a:lnTo>
                                  <a:pt x="746" y="19114"/>
                                </a:lnTo>
                                <a:lnTo>
                                  <a:pt x="762" y="19114"/>
                                </a:lnTo>
                                <a:lnTo>
                                  <a:pt x="762" y="19096"/>
                                </a:lnTo>
                                <a:lnTo>
                                  <a:pt x="762" y="18"/>
                                </a:lnTo>
                                <a:lnTo>
                                  <a:pt x="762" y="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6" name="" descr="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3146400" y="525960"/>
                            <a:ext cx="126360" cy="925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" descr=""/>
                          <pic:cNvPicPr/>
                        </pic:nvPicPr>
                        <pic:blipFill>
                          <a:blip r:embed="rId147"/>
                          <a:stretch/>
                        </pic:blipFill>
                        <pic:spPr>
                          <a:xfrm>
                            <a:off x="3146400" y="1492920"/>
                            <a:ext cx="108720" cy="4164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859480" y="0"/>
                            <a:ext cx="437040" cy="6881040"/>
                          </a:xfrm>
                          <a:custGeom>
                            <a:avLst/>
                            <a:gdLst>
                              <a:gd name="textAreaLeft" fmla="*/ 0 w 247680"/>
                              <a:gd name="textAreaRight" fmla="*/ 248040 w 247680"/>
                              <a:gd name="textAreaTop" fmla="*/ 0 h 3900960"/>
                              <a:gd name="textAreaBottom" fmla="*/ 390132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1215" h="19114">
                                <a:moveTo>
                                  <a:pt x="767" y="1143"/>
                                </a:moveTo>
                                <a:lnTo>
                                  <a:pt x="749" y="1143"/>
                                </a:lnTo>
                                <a:lnTo>
                                  <a:pt x="0" y="1143"/>
                                </a:lnTo>
                                <a:lnTo>
                                  <a:pt x="0" y="1161"/>
                                </a:lnTo>
                                <a:lnTo>
                                  <a:pt x="749" y="1161"/>
                                </a:lnTo>
                                <a:lnTo>
                                  <a:pt x="749" y="15240"/>
                                </a:lnTo>
                                <a:lnTo>
                                  <a:pt x="767" y="15240"/>
                                </a:lnTo>
                                <a:lnTo>
                                  <a:pt x="767" y="1161"/>
                                </a:lnTo>
                                <a:lnTo>
                                  <a:pt x="767" y="1161"/>
                                </a:lnTo>
                                <a:lnTo>
                                  <a:pt x="767" y="1143"/>
                                </a:lnTo>
                                <a:moveTo>
                                  <a:pt x="910" y="1051"/>
                                </a:moveTo>
                                <a:lnTo>
                                  <a:pt x="908" y="1044"/>
                                </a:lnTo>
                                <a:lnTo>
                                  <a:pt x="901" y="1037"/>
                                </a:lnTo>
                                <a:lnTo>
                                  <a:pt x="894" y="1035"/>
                                </a:lnTo>
                                <a:lnTo>
                                  <a:pt x="873" y="1035"/>
                                </a:lnTo>
                                <a:lnTo>
                                  <a:pt x="866" y="1037"/>
                                </a:lnTo>
                                <a:lnTo>
                                  <a:pt x="859" y="1044"/>
                                </a:lnTo>
                                <a:lnTo>
                                  <a:pt x="857" y="1050"/>
                                </a:lnTo>
                                <a:lnTo>
                                  <a:pt x="857" y="1069"/>
                                </a:lnTo>
                                <a:lnTo>
                                  <a:pt x="859" y="1076"/>
                                </a:lnTo>
                                <a:lnTo>
                                  <a:pt x="868" y="1083"/>
                                </a:lnTo>
                                <a:lnTo>
                                  <a:pt x="875" y="1085"/>
                                </a:lnTo>
                                <a:lnTo>
                                  <a:pt x="885" y="1085"/>
                                </a:lnTo>
                                <a:lnTo>
                                  <a:pt x="894" y="1085"/>
                                </a:lnTo>
                                <a:lnTo>
                                  <a:pt x="901" y="1083"/>
                                </a:lnTo>
                                <a:lnTo>
                                  <a:pt x="908" y="1076"/>
                                </a:lnTo>
                                <a:lnTo>
                                  <a:pt x="910" y="1071"/>
                                </a:lnTo>
                                <a:lnTo>
                                  <a:pt x="910" y="1051"/>
                                </a:lnTo>
                                <a:moveTo>
                                  <a:pt x="1083" y="923"/>
                                </a:moveTo>
                                <a:lnTo>
                                  <a:pt x="1083" y="914"/>
                                </a:lnTo>
                                <a:lnTo>
                                  <a:pt x="1051" y="866"/>
                                </a:lnTo>
                                <a:lnTo>
                                  <a:pt x="1047" y="861"/>
                                </a:lnTo>
                                <a:lnTo>
                                  <a:pt x="1044" y="861"/>
                                </a:lnTo>
                                <a:lnTo>
                                  <a:pt x="1028" y="859"/>
                                </a:lnTo>
                                <a:lnTo>
                                  <a:pt x="1021" y="861"/>
                                </a:lnTo>
                                <a:lnTo>
                                  <a:pt x="1019" y="861"/>
                                </a:lnTo>
                                <a:lnTo>
                                  <a:pt x="1017" y="863"/>
                                </a:lnTo>
                                <a:lnTo>
                                  <a:pt x="1017" y="864"/>
                                </a:lnTo>
                                <a:lnTo>
                                  <a:pt x="1017" y="870"/>
                                </a:lnTo>
                                <a:lnTo>
                                  <a:pt x="1039" y="908"/>
                                </a:lnTo>
                                <a:lnTo>
                                  <a:pt x="894" y="908"/>
                                </a:lnTo>
                                <a:lnTo>
                                  <a:pt x="894" y="866"/>
                                </a:lnTo>
                                <a:lnTo>
                                  <a:pt x="892" y="863"/>
                                </a:lnTo>
                                <a:lnTo>
                                  <a:pt x="889" y="861"/>
                                </a:lnTo>
                                <a:lnTo>
                                  <a:pt x="883" y="861"/>
                                </a:lnTo>
                                <a:lnTo>
                                  <a:pt x="871" y="861"/>
                                </a:lnTo>
                                <a:lnTo>
                                  <a:pt x="864" y="861"/>
                                </a:lnTo>
                                <a:lnTo>
                                  <a:pt x="861" y="863"/>
                                </a:lnTo>
                                <a:lnTo>
                                  <a:pt x="861" y="866"/>
                                </a:lnTo>
                                <a:lnTo>
                                  <a:pt x="861" y="990"/>
                                </a:lnTo>
                                <a:lnTo>
                                  <a:pt x="861" y="991"/>
                                </a:lnTo>
                                <a:lnTo>
                                  <a:pt x="862" y="993"/>
                                </a:lnTo>
                                <a:lnTo>
                                  <a:pt x="866" y="995"/>
                                </a:lnTo>
                                <a:lnTo>
                                  <a:pt x="876" y="997"/>
                                </a:lnTo>
                                <a:lnTo>
                                  <a:pt x="880" y="997"/>
                                </a:lnTo>
                                <a:lnTo>
                                  <a:pt x="889" y="995"/>
                                </a:lnTo>
                                <a:lnTo>
                                  <a:pt x="892" y="993"/>
                                </a:lnTo>
                                <a:lnTo>
                                  <a:pt x="894" y="990"/>
                                </a:lnTo>
                                <a:lnTo>
                                  <a:pt x="894" y="953"/>
                                </a:lnTo>
                                <a:lnTo>
                                  <a:pt x="1077" y="953"/>
                                </a:lnTo>
                                <a:lnTo>
                                  <a:pt x="1079" y="953"/>
                                </a:lnTo>
                                <a:lnTo>
                                  <a:pt x="1081" y="951"/>
                                </a:lnTo>
                                <a:lnTo>
                                  <a:pt x="1083" y="945"/>
                                </a:lnTo>
                                <a:lnTo>
                                  <a:pt x="1083" y="923"/>
                                </a:lnTo>
                                <a:moveTo>
                                  <a:pt x="1215" y="0"/>
                                </a:moveTo>
                                <a:lnTo>
                                  <a:pt x="1199" y="0"/>
                                </a:lnTo>
                                <a:lnTo>
                                  <a:pt x="767" y="0"/>
                                </a:lnTo>
                                <a:lnTo>
                                  <a:pt x="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49" y="18"/>
                                </a:lnTo>
                                <a:lnTo>
                                  <a:pt x="749" y="1143"/>
                                </a:lnTo>
                                <a:lnTo>
                                  <a:pt x="767" y="1143"/>
                                </a:lnTo>
                                <a:lnTo>
                                  <a:pt x="767" y="18"/>
                                </a:lnTo>
                                <a:lnTo>
                                  <a:pt x="1199" y="18"/>
                                </a:lnTo>
                                <a:lnTo>
                                  <a:pt x="1199" y="19096"/>
                                </a:lnTo>
                                <a:lnTo>
                                  <a:pt x="767" y="19096"/>
                                </a:lnTo>
                                <a:lnTo>
                                  <a:pt x="767" y="16849"/>
                                </a:lnTo>
                                <a:lnTo>
                                  <a:pt x="767" y="16831"/>
                                </a:lnTo>
                                <a:lnTo>
                                  <a:pt x="767" y="16831"/>
                                </a:lnTo>
                                <a:lnTo>
                                  <a:pt x="767" y="15256"/>
                                </a:lnTo>
                                <a:lnTo>
                                  <a:pt x="767" y="15256"/>
                                </a:lnTo>
                                <a:lnTo>
                                  <a:pt x="767" y="15240"/>
                                </a:lnTo>
                                <a:lnTo>
                                  <a:pt x="74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15256"/>
                                </a:lnTo>
                                <a:lnTo>
                                  <a:pt x="749" y="15256"/>
                                </a:lnTo>
                                <a:lnTo>
                                  <a:pt x="749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16849"/>
                                </a:lnTo>
                                <a:lnTo>
                                  <a:pt x="749" y="16849"/>
                                </a:lnTo>
                                <a:lnTo>
                                  <a:pt x="749" y="19096"/>
                                </a:ln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749" y="19114"/>
                                </a:lnTo>
                                <a:lnTo>
                                  <a:pt x="767" y="19114"/>
                                </a:lnTo>
                                <a:lnTo>
                                  <a:pt x="1199" y="19114"/>
                                </a:lnTo>
                                <a:lnTo>
                                  <a:pt x="1215" y="19114"/>
                                </a:lnTo>
                                <a:lnTo>
                                  <a:pt x="1215" y="19096"/>
                                </a:lnTo>
                                <a:lnTo>
                                  <a:pt x="1215" y="18"/>
                                </a:lnTo>
                                <a:lnTo>
                                  <a:pt x="1215" y="18"/>
                                </a:lnTo>
                                <a:lnTo>
                                  <a:pt x="1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" descr="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2710080" y="521280"/>
                            <a:ext cx="113040" cy="816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423800" y="0"/>
                            <a:ext cx="1434960" cy="6881040"/>
                          </a:xfrm>
                          <a:custGeom>
                            <a:avLst/>
                            <a:gdLst>
                              <a:gd name="textAreaLeft" fmla="*/ 0 w 813600"/>
                              <a:gd name="textAreaRight" fmla="*/ 813960 w 813600"/>
                              <a:gd name="textAreaTop" fmla="*/ 0 h 3900960"/>
                              <a:gd name="textAreaBottom" fmla="*/ 390132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3988" h="19114">
                                <a:moveTo>
                                  <a:pt x="1512" y="19096"/>
                                </a:moveTo>
                                <a:lnTo>
                                  <a:pt x="766" y="19096"/>
                                </a:lnTo>
                                <a:lnTo>
                                  <a:pt x="766" y="19114"/>
                                </a:lnTo>
                                <a:lnTo>
                                  <a:pt x="1512" y="19114"/>
                                </a:lnTo>
                                <a:lnTo>
                                  <a:pt x="1512" y="19096"/>
                                </a:lnTo>
                                <a:moveTo>
                                  <a:pt x="1512" y="16831"/>
                                </a:moveTo>
                                <a:lnTo>
                                  <a:pt x="766" y="16831"/>
                                </a:lnTo>
                                <a:lnTo>
                                  <a:pt x="766" y="16849"/>
                                </a:lnTo>
                                <a:lnTo>
                                  <a:pt x="1512" y="16849"/>
                                </a:lnTo>
                                <a:lnTo>
                                  <a:pt x="1512" y="16831"/>
                                </a:lnTo>
                                <a:moveTo>
                                  <a:pt x="1512" y="15240"/>
                                </a:moveTo>
                                <a:lnTo>
                                  <a:pt x="766" y="15240"/>
                                </a:lnTo>
                                <a:lnTo>
                                  <a:pt x="766" y="15256"/>
                                </a:lnTo>
                                <a:lnTo>
                                  <a:pt x="1512" y="15256"/>
                                </a:lnTo>
                                <a:lnTo>
                                  <a:pt x="1512" y="15240"/>
                                </a:lnTo>
                                <a:moveTo>
                                  <a:pt x="1512" y="1143"/>
                                </a:moveTo>
                                <a:lnTo>
                                  <a:pt x="766" y="1143"/>
                                </a:lnTo>
                                <a:lnTo>
                                  <a:pt x="750" y="1143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161"/>
                                </a:lnTo>
                                <a:lnTo>
                                  <a:pt x="750" y="15240"/>
                                </a:lnTo>
                                <a:lnTo>
                                  <a:pt x="766" y="15240"/>
                                </a:lnTo>
                                <a:lnTo>
                                  <a:pt x="766" y="1161"/>
                                </a:lnTo>
                                <a:lnTo>
                                  <a:pt x="1512" y="1161"/>
                                </a:lnTo>
                                <a:lnTo>
                                  <a:pt x="1512" y="1143"/>
                                </a:lnTo>
                                <a:moveTo>
                                  <a:pt x="1512" y="0"/>
                                </a:moveTo>
                                <a:lnTo>
                                  <a:pt x="766" y="0"/>
                                </a:lnTo>
                                <a:lnTo>
                                  <a:pt x="750" y="0"/>
                                </a:lnTo>
                                <a:lnTo>
                                  <a:pt x="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750" y="18"/>
                                </a:lnTo>
                                <a:lnTo>
                                  <a:pt x="750" y="1143"/>
                                </a:lnTo>
                                <a:lnTo>
                                  <a:pt x="766" y="1143"/>
                                </a:lnTo>
                                <a:lnTo>
                                  <a:pt x="766" y="18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0"/>
                                </a:lnTo>
                                <a:moveTo>
                                  <a:pt x="3205" y="15240"/>
                                </a:moveTo>
                                <a:lnTo>
                                  <a:pt x="1528" y="15240"/>
                                </a:lnTo>
                                <a:lnTo>
                                  <a:pt x="1512" y="15240"/>
                                </a:lnTo>
                                <a:lnTo>
                                  <a:pt x="1512" y="15256"/>
                                </a:lnTo>
                                <a:lnTo>
                                  <a:pt x="1512" y="15256"/>
                                </a:lnTo>
                                <a:lnTo>
                                  <a:pt x="1512" y="16831"/>
                                </a:lnTo>
                                <a:lnTo>
                                  <a:pt x="1512" y="16831"/>
                                </a:lnTo>
                                <a:lnTo>
                                  <a:pt x="1512" y="16849"/>
                                </a:lnTo>
                                <a:lnTo>
                                  <a:pt x="1512" y="19096"/>
                                </a:lnTo>
                                <a:lnTo>
                                  <a:pt x="1512" y="19114"/>
                                </a:lnTo>
                                <a:lnTo>
                                  <a:pt x="1528" y="19114"/>
                                </a:lnTo>
                                <a:lnTo>
                                  <a:pt x="3205" y="19114"/>
                                </a:lnTo>
                                <a:lnTo>
                                  <a:pt x="3205" y="19096"/>
                                </a:lnTo>
                                <a:lnTo>
                                  <a:pt x="1528" y="19096"/>
                                </a:lnTo>
                                <a:lnTo>
                                  <a:pt x="1528" y="16849"/>
                                </a:lnTo>
                                <a:lnTo>
                                  <a:pt x="3205" y="16849"/>
                                </a:lnTo>
                                <a:lnTo>
                                  <a:pt x="3205" y="16831"/>
                                </a:lnTo>
                                <a:lnTo>
                                  <a:pt x="1528" y="16831"/>
                                </a:lnTo>
                                <a:lnTo>
                                  <a:pt x="1528" y="15256"/>
                                </a:lnTo>
                                <a:lnTo>
                                  <a:pt x="3205" y="15256"/>
                                </a:lnTo>
                                <a:lnTo>
                                  <a:pt x="3205" y="15240"/>
                                </a:lnTo>
                                <a:moveTo>
                                  <a:pt x="3205" y="1143"/>
                                </a:moveTo>
                                <a:lnTo>
                                  <a:pt x="1528" y="1143"/>
                                </a:lnTo>
                                <a:lnTo>
                                  <a:pt x="1512" y="1143"/>
                                </a:lnTo>
                                <a:lnTo>
                                  <a:pt x="1512" y="1161"/>
                                </a:lnTo>
                                <a:lnTo>
                                  <a:pt x="1512" y="1161"/>
                                </a:lnTo>
                                <a:lnTo>
                                  <a:pt x="1512" y="15240"/>
                                </a:lnTo>
                                <a:lnTo>
                                  <a:pt x="1528" y="15240"/>
                                </a:lnTo>
                                <a:lnTo>
                                  <a:pt x="1528" y="1161"/>
                                </a:lnTo>
                                <a:lnTo>
                                  <a:pt x="3205" y="1161"/>
                                </a:lnTo>
                                <a:lnTo>
                                  <a:pt x="3205" y="1143"/>
                                </a:lnTo>
                                <a:moveTo>
                                  <a:pt x="3205" y="0"/>
                                </a:moveTo>
                                <a:lnTo>
                                  <a:pt x="1528" y="0"/>
                                </a:lnTo>
                                <a:lnTo>
                                  <a:pt x="1512" y="0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18"/>
                                </a:lnTo>
                                <a:lnTo>
                                  <a:pt x="1512" y="1143"/>
                                </a:lnTo>
                                <a:lnTo>
                                  <a:pt x="1528" y="1143"/>
                                </a:lnTo>
                                <a:lnTo>
                                  <a:pt x="1528" y="18"/>
                                </a:lnTo>
                                <a:lnTo>
                                  <a:pt x="3205" y="18"/>
                                </a:lnTo>
                                <a:lnTo>
                                  <a:pt x="3205" y="0"/>
                                </a:lnTo>
                                <a:moveTo>
                                  <a:pt x="3988" y="15240"/>
                                </a:moveTo>
                                <a:lnTo>
                                  <a:pt x="3972" y="15240"/>
                                </a:lnTo>
                                <a:lnTo>
                                  <a:pt x="3972" y="15240"/>
                                </a:lnTo>
                                <a:lnTo>
                                  <a:pt x="3972" y="15256"/>
                                </a:lnTo>
                                <a:lnTo>
                                  <a:pt x="3972" y="16831"/>
                                </a:lnTo>
                                <a:lnTo>
                                  <a:pt x="3972" y="16849"/>
                                </a:lnTo>
                                <a:lnTo>
                                  <a:pt x="3972" y="19096"/>
                                </a:lnTo>
                                <a:lnTo>
                                  <a:pt x="3223" y="19096"/>
                                </a:lnTo>
                                <a:lnTo>
                                  <a:pt x="3223" y="16849"/>
                                </a:lnTo>
                                <a:lnTo>
                                  <a:pt x="3972" y="16849"/>
                                </a:lnTo>
                                <a:lnTo>
                                  <a:pt x="3972" y="16831"/>
                                </a:lnTo>
                                <a:lnTo>
                                  <a:pt x="3223" y="16831"/>
                                </a:lnTo>
                                <a:lnTo>
                                  <a:pt x="3223" y="15256"/>
                                </a:lnTo>
                                <a:lnTo>
                                  <a:pt x="3972" y="15256"/>
                                </a:lnTo>
                                <a:lnTo>
                                  <a:pt x="3972" y="15240"/>
                                </a:lnTo>
                                <a:lnTo>
                                  <a:pt x="3223" y="15240"/>
                                </a:lnTo>
                                <a:lnTo>
                                  <a:pt x="3205" y="15240"/>
                                </a:lnTo>
                                <a:lnTo>
                                  <a:pt x="3205" y="15256"/>
                                </a:lnTo>
                                <a:lnTo>
                                  <a:pt x="3205" y="15256"/>
                                </a:lnTo>
                                <a:lnTo>
                                  <a:pt x="3205" y="16831"/>
                                </a:lnTo>
                                <a:lnTo>
                                  <a:pt x="3205" y="16831"/>
                                </a:lnTo>
                                <a:lnTo>
                                  <a:pt x="3205" y="16849"/>
                                </a:lnTo>
                                <a:lnTo>
                                  <a:pt x="3205" y="19096"/>
                                </a:lnTo>
                                <a:lnTo>
                                  <a:pt x="3205" y="19114"/>
                                </a:lnTo>
                                <a:lnTo>
                                  <a:pt x="3223" y="19114"/>
                                </a:lnTo>
                                <a:lnTo>
                                  <a:pt x="3972" y="19114"/>
                                </a:lnTo>
                                <a:lnTo>
                                  <a:pt x="3972" y="19114"/>
                                </a:lnTo>
                                <a:lnTo>
                                  <a:pt x="3988" y="19114"/>
                                </a:lnTo>
                                <a:lnTo>
                                  <a:pt x="3988" y="19096"/>
                                </a:lnTo>
                                <a:lnTo>
                                  <a:pt x="3988" y="16849"/>
                                </a:lnTo>
                                <a:lnTo>
                                  <a:pt x="3988" y="16831"/>
                                </a:lnTo>
                                <a:lnTo>
                                  <a:pt x="3988" y="16831"/>
                                </a:lnTo>
                                <a:lnTo>
                                  <a:pt x="3988" y="15256"/>
                                </a:lnTo>
                                <a:lnTo>
                                  <a:pt x="3988" y="15256"/>
                                </a:lnTo>
                                <a:lnTo>
                                  <a:pt x="3988" y="15240"/>
                                </a:lnTo>
                                <a:moveTo>
                                  <a:pt x="3988" y="1143"/>
                                </a:moveTo>
                                <a:lnTo>
                                  <a:pt x="3972" y="1143"/>
                                </a:lnTo>
                                <a:lnTo>
                                  <a:pt x="3972" y="1143"/>
                                </a:lnTo>
                                <a:lnTo>
                                  <a:pt x="3223" y="1143"/>
                                </a:lnTo>
                                <a:lnTo>
                                  <a:pt x="3205" y="1143"/>
                                </a:lnTo>
                                <a:lnTo>
                                  <a:pt x="3205" y="1161"/>
                                </a:lnTo>
                                <a:lnTo>
                                  <a:pt x="3205" y="1161"/>
                                </a:lnTo>
                                <a:lnTo>
                                  <a:pt x="3205" y="15240"/>
                                </a:lnTo>
                                <a:lnTo>
                                  <a:pt x="3223" y="15240"/>
                                </a:lnTo>
                                <a:lnTo>
                                  <a:pt x="3223" y="1161"/>
                                </a:lnTo>
                                <a:lnTo>
                                  <a:pt x="3972" y="1161"/>
                                </a:lnTo>
                                <a:lnTo>
                                  <a:pt x="3972" y="15240"/>
                                </a:lnTo>
                                <a:lnTo>
                                  <a:pt x="3988" y="15240"/>
                                </a:lnTo>
                                <a:lnTo>
                                  <a:pt x="3988" y="1161"/>
                                </a:lnTo>
                                <a:lnTo>
                                  <a:pt x="3988" y="1161"/>
                                </a:lnTo>
                                <a:lnTo>
                                  <a:pt x="3988" y="1143"/>
                                </a:lnTo>
                                <a:moveTo>
                                  <a:pt x="3988" y="0"/>
                                </a:moveTo>
                                <a:lnTo>
                                  <a:pt x="3972" y="0"/>
                                </a:lnTo>
                                <a:lnTo>
                                  <a:pt x="3972" y="0"/>
                                </a:lnTo>
                                <a:lnTo>
                                  <a:pt x="3223" y="0"/>
                                </a:lnTo>
                                <a:lnTo>
                                  <a:pt x="3205" y="0"/>
                                </a:lnTo>
                                <a:lnTo>
                                  <a:pt x="3205" y="18"/>
                                </a:lnTo>
                                <a:lnTo>
                                  <a:pt x="3205" y="18"/>
                                </a:lnTo>
                                <a:lnTo>
                                  <a:pt x="3205" y="1143"/>
                                </a:lnTo>
                                <a:lnTo>
                                  <a:pt x="3223" y="1143"/>
                                </a:lnTo>
                                <a:lnTo>
                                  <a:pt x="3223" y="18"/>
                                </a:lnTo>
                                <a:lnTo>
                                  <a:pt x="3972" y="18"/>
                                </a:lnTo>
                                <a:lnTo>
                                  <a:pt x="3972" y="1143"/>
                                </a:lnTo>
                                <a:lnTo>
                                  <a:pt x="3988" y="1143"/>
                                </a:lnTo>
                                <a:lnTo>
                                  <a:pt x="3988" y="18"/>
                                </a:lnTo>
                                <a:lnTo>
                                  <a:pt x="3988" y="18"/>
                                </a:lnTo>
                                <a:lnTo>
                                  <a:pt x="3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" name="" descr=""/>
                          <pic:cNvPicPr/>
                        </pic:nvPicPr>
                        <pic:blipFill>
                          <a:blip r:embed="rId149"/>
                          <a:stretch/>
                        </pic:blipFill>
                        <pic:spPr>
                          <a:xfrm>
                            <a:off x="1295280" y="530280"/>
                            <a:ext cx="81360" cy="124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" descr=""/>
                          <pic:cNvPicPr/>
                        </pic:nvPicPr>
                        <pic:blipFill>
                          <a:blip r:embed="rId150"/>
                          <a:stretch/>
                        </pic:blipFill>
                        <pic:spPr>
                          <a:xfrm>
                            <a:off x="1295280" y="699120"/>
                            <a:ext cx="87480" cy="958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" descr=""/>
                          <pic:cNvPicPr/>
                        </pic:nvPicPr>
                        <pic:blipFill>
                          <a:blip r:embed="rId151"/>
                          <a:stretch/>
                        </pic:blipFill>
                        <pic:spPr>
                          <a:xfrm>
                            <a:off x="1274400" y="1696680"/>
                            <a:ext cx="424800" cy="5184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8069760" cy="6881040"/>
                          </a:xfrm>
                          <a:custGeom>
                            <a:avLst/>
                            <a:gdLst>
                              <a:gd name="textAreaLeft" fmla="*/ 0 w 4574880"/>
                              <a:gd name="textAreaRight" fmla="*/ 4575240 w 4574880"/>
                              <a:gd name="textAreaTop" fmla="*/ 0 h 3900960"/>
                              <a:gd name="textAreaBottom" fmla="*/ 3901320 h 3900960"/>
                            </a:gdLst>
                            <a:ahLst/>
                            <a:rect l="textAreaLeft" t="textAreaTop" r="textAreaRight" b="textAreaBottom"/>
                            <a:pathLst>
                              <a:path w="22416" h="19114">
                                <a:moveTo>
                                  <a:pt x="1249" y="15240"/>
                                </a:moveTo>
                                <a:lnTo>
                                  <a:pt x="1249" y="18"/>
                                </a:lnTo>
                                <a:lnTo>
                                  <a:pt x="1249" y="18"/>
                                </a:lnTo>
                                <a:lnTo>
                                  <a:pt x="1249" y="0"/>
                                </a:lnTo>
                                <a:lnTo>
                                  <a:pt x="1233" y="0"/>
                                </a:lnTo>
                                <a:lnTo>
                                  <a:pt x="1233" y="0"/>
                                </a:ln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18"/>
                                </a:lnTo>
                                <a:lnTo>
                                  <a:pt x="0" y="15240"/>
                                </a:lnTo>
                                <a:lnTo>
                                  <a:pt x="18" y="15240"/>
                                </a:lnTo>
                                <a:lnTo>
                                  <a:pt x="18" y="18"/>
                                </a:lnTo>
                                <a:lnTo>
                                  <a:pt x="1233" y="18"/>
                                </a:lnTo>
                                <a:lnTo>
                                  <a:pt x="1233" y="15240"/>
                                </a:lnTo>
                                <a:lnTo>
                                  <a:pt x="1249" y="15240"/>
                                </a:lnTo>
                                <a:moveTo>
                                  <a:pt x="3655" y="1050"/>
                                </a:moveTo>
                                <a:lnTo>
                                  <a:pt x="3653" y="1042"/>
                                </a:lnTo>
                                <a:lnTo>
                                  <a:pt x="3644" y="1035"/>
                                </a:lnTo>
                                <a:lnTo>
                                  <a:pt x="3637" y="1034"/>
                                </a:lnTo>
                                <a:lnTo>
                                  <a:pt x="3618" y="1034"/>
                                </a:lnTo>
                                <a:lnTo>
                                  <a:pt x="3611" y="1035"/>
                                </a:lnTo>
                                <a:lnTo>
                                  <a:pt x="3604" y="1042"/>
                                </a:lnTo>
                                <a:lnTo>
                                  <a:pt x="3602" y="1050"/>
                                </a:lnTo>
                                <a:lnTo>
                                  <a:pt x="3602" y="1069"/>
                                </a:lnTo>
                                <a:lnTo>
                                  <a:pt x="3604" y="1076"/>
                                </a:lnTo>
                                <a:lnTo>
                                  <a:pt x="3611" y="1083"/>
                                </a:lnTo>
                                <a:lnTo>
                                  <a:pt x="3618" y="1085"/>
                                </a:lnTo>
                                <a:lnTo>
                                  <a:pt x="3628" y="1085"/>
                                </a:lnTo>
                                <a:lnTo>
                                  <a:pt x="3639" y="1085"/>
                                </a:lnTo>
                                <a:lnTo>
                                  <a:pt x="3644" y="1083"/>
                                </a:lnTo>
                                <a:lnTo>
                                  <a:pt x="3653" y="1076"/>
                                </a:lnTo>
                                <a:lnTo>
                                  <a:pt x="3655" y="1069"/>
                                </a:lnTo>
                                <a:lnTo>
                                  <a:pt x="3655" y="1050"/>
                                </a:lnTo>
                                <a:moveTo>
                                  <a:pt x="3829" y="914"/>
                                </a:moveTo>
                                <a:lnTo>
                                  <a:pt x="3828" y="907"/>
                                </a:lnTo>
                                <a:lnTo>
                                  <a:pt x="3826" y="893"/>
                                </a:lnTo>
                                <a:lnTo>
                                  <a:pt x="3824" y="885"/>
                                </a:lnTo>
                                <a:lnTo>
                                  <a:pt x="3819" y="870"/>
                                </a:lnTo>
                                <a:lnTo>
                                  <a:pt x="3812" y="861"/>
                                </a:lnTo>
                                <a:lnTo>
                                  <a:pt x="3810" y="857"/>
                                </a:lnTo>
                                <a:lnTo>
                                  <a:pt x="3806" y="856"/>
                                </a:lnTo>
                                <a:lnTo>
                                  <a:pt x="3801" y="854"/>
                                </a:lnTo>
                                <a:lnTo>
                                  <a:pt x="3780" y="854"/>
                                </a:lnTo>
                                <a:lnTo>
                                  <a:pt x="3773" y="856"/>
                                </a:lnTo>
                                <a:lnTo>
                                  <a:pt x="3771" y="859"/>
                                </a:lnTo>
                                <a:lnTo>
                                  <a:pt x="3771" y="861"/>
                                </a:lnTo>
                                <a:lnTo>
                                  <a:pt x="3773" y="863"/>
                                </a:lnTo>
                                <a:lnTo>
                                  <a:pt x="3776" y="868"/>
                                </a:lnTo>
                                <a:lnTo>
                                  <a:pt x="3782" y="878"/>
                                </a:lnTo>
                                <a:lnTo>
                                  <a:pt x="3783" y="884"/>
                                </a:lnTo>
                                <a:lnTo>
                                  <a:pt x="3787" y="894"/>
                                </a:lnTo>
                                <a:lnTo>
                                  <a:pt x="3789" y="900"/>
                                </a:lnTo>
                                <a:lnTo>
                                  <a:pt x="3789" y="912"/>
                                </a:lnTo>
                                <a:lnTo>
                                  <a:pt x="3787" y="915"/>
                                </a:lnTo>
                                <a:lnTo>
                                  <a:pt x="3785" y="923"/>
                                </a:lnTo>
                                <a:lnTo>
                                  <a:pt x="3783" y="926"/>
                                </a:lnTo>
                                <a:lnTo>
                                  <a:pt x="3778" y="931"/>
                                </a:lnTo>
                                <a:lnTo>
                                  <a:pt x="3775" y="933"/>
                                </a:lnTo>
                                <a:lnTo>
                                  <a:pt x="3768" y="935"/>
                                </a:lnTo>
                                <a:lnTo>
                                  <a:pt x="3764" y="935"/>
                                </a:lnTo>
                                <a:lnTo>
                                  <a:pt x="3757" y="935"/>
                                </a:lnTo>
                                <a:lnTo>
                                  <a:pt x="3752" y="935"/>
                                </a:lnTo>
                                <a:lnTo>
                                  <a:pt x="3743" y="933"/>
                                </a:lnTo>
                                <a:lnTo>
                                  <a:pt x="3738" y="931"/>
                                </a:lnTo>
                                <a:lnTo>
                                  <a:pt x="3727" y="926"/>
                                </a:lnTo>
                                <a:lnTo>
                                  <a:pt x="3722" y="923"/>
                                </a:lnTo>
                                <a:lnTo>
                                  <a:pt x="3708" y="914"/>
                                </a:lnTo>
                                <a:lnTo>
                                  <a:pt x="3701" y="907"/>
                                </a:lnTo>
                                <a:lnTo>
                                  <a:pt x="3649" y="859"/>
                                </a:lnTo>
                                <a:lnTo>
                                  <a:pt x="3642" y="854"/>
                                </a:lnTo>
                                <a:lnTo>
                                  <a:pt x="3637" y="850"/>
                                </a:lnTo>
                                <a:lnTo>
                                  <a:pt x="3628" y="848"/>
                                </a:lnTo>
                                <a:lnTo>
                                  <a:pt x="3614" y="848"/>
                                </a:lnTo>
                                <a:lnTo>
                                  <a:pt x="3611" y="850"/>
                                </a:lnTo>
                                <a:lnTo>
                                  <a:pt x="3607" y="852"/>
                                </a:lnTo>
                                <a:lnTo>
                                  <a:pt x="3605" y="854"/>
                                </a:lnTo>
                                <a:lnTo>
                                  <a:pt x="3604" y="856"/>
                                </a:lnTo>
                                <a:lnTo>
                                  <a:pt x="3604" y="861"/>
                                </a:lnTo>
                                <a:lnTo>
                                  <a:pt x="3604" y="991"/>
                                </a:lnTo>
                                <a:lnTo>
                                  <a:pt x="3605" y="995"/>
                                </a:lnTo>
                                <a:lnTo>
                                  <a:pt x="3605" y="997"/>
                                </a:lnTo>
                                <a:lnTo>
                                  <a:pt x="3611" y="997"/>
                                </a:lnTo>
                                <a:lnTo>
                                  <a:pt x="3621" y="998"/>
                                </a:lnTo>
                                <a:lnTo>
                                  <a:pt x="3625" y="998"/>
                                </a:lnTo>
                                <a:lnTo>
                                  <a:pt x="3634" y="997"/>
                                </a:lnTo>
                                <a:lnTo>
                                  <a:pt x="3639" y="995"/>
                                </a:lnTo>
                                <a:lnTo>
                                  <a:pt x="3641" y="991"/>
                                </a:lnTo>
                                <a:lnTo>
                                  <a:pt x="3641" y="903"/>
                                </a:lnTo>
                                <a:lnTo>
                                  <a:pt x="3667" y="928"/>
                                </a:lnTo>
                                <a:lnTo>
                                  <a:pt x="3679" y="942"/>
                                </a:lnTo>
                                <a:lnTo>
                                  <a:pt x="3690" y="953"/>
                                </a:lnTo>
                                <a:lnTo>
                                  <a:pt x="3709" y="968"/>
                                </a:lnTo>
                                <a:lnTo>
                                  <a:pt x="3718" y="974"/>
                                </a:lnTo>
                                <a:lnTo>
                                  <a:pt x="3736" y="983"/>
                                </a:lnTo>
                                <a:lnTo>
                                  <a:pt x="3743" y="986"/>
                                </a:lnTo>
                                <a:lnTo>
                                  <a:pt x="3757" y="988"/>
                                </a:lnTo>
                                <a:lnTo>
                                  <a:pt x="3764" y="990"/>
                                </a:lnTo>
                                <a:lnTo>
                                  <a:pt x="3780" y="990"/>
                                </a:lnTo>
                                <a:lnTo>
                                  <a:pt x="3787" y="988"/>
                                </a:lnTo>
                                <a:lnTo>
                                  <a:pt x="3801" y="983"/>
                                </a:lnTo>
                                <a:lnTo>
                                  <a:pt x="3808" y="977"/>
                                </a:lnTo>
                                <a:lnTo>
                                  <a:pt x="3817" y="967"/>
                                </a:lnTo>
                                <a:lnTo>
                                  <a:pt x="3822" y="960"/>
                                </a:lnTo>
                                <a:lnTo>
                                  <a:pt x="3828" y="942"/>
                                </a:lnTo>
                                <a:lnTo>
                                  <a:pt x="3829" y="931"/>
                                </a:lnTo>
                                <a:lnTo>
                                  <a:pt x="3829" y="914"/>
                                </a:lnTo>
                                <a:moveTo>
                                  <a:pt x="3955" y="19096"/>
                                </a:moveTo>
                                <a:lnTo>
                                  <a:pt x="3955" y="18"/>
                                </a:lnTo>
                                <a:lnTo>
                                  <a:pt x="3955" y="18"/>
                                </a:lnTo>
                                <a:lnTo>
                                  <a:pt x="3955" y="0"/>
                                </a:lnTo>
                                <a:lnTo>
                                  <a:pt x="3937" y="0"/>
                                </a:lnTo>
                                <a:lnTo>
                                  <a:pt x="3507" y="0"/>
                                </a:lnTo>
                                <a:lnTo>
                                  <a:pt x="3489" y="0"/>
                                </a:lnTo>
                                <a:lnTo>
                                  <a:pt x="3489" y="0"/>
                                </a:lnTo>
                                <a:lnTo>
                                  <a:pt x="1249" y="0"/>
                                </a:lnTo>
                                <a:lnTo>
                                  <a:pt x="1249" y="18"/>
                                </a:lnTo>
                                <a:lnTo>
                                  <a:pt x="3489" y="18"/>
                                </a:lnTo>
                                <a:lnTo>
                                  <a:pt x="3489" y="15240"/>
                                </a:lnTo>
                                <a:lnTo>
                                  <a:pt x="3507" y="15240"/>
                                </a:lnTo>
                                <a:lnTo>
                                  <a:pt x="3507" y="18"/>
                                </a:lnTo>
                                <a:lnTo>
                                  <a:pt x="3937" y="18"/>
                                </a:lnTo>
                                <a:lnTo>
                                  <a:pt x="3937" y="19096"/>
                                </a:lnTo>
                                <a:lnTo>
                                  <a:pt x="3507" y="19096"/>
                                </a:lnTo>
                                <a:lnTo>
                                  <a:pt x="3507" y="16849"/>
                                </a:lnTo>
                                <a:lnTo>
                                  <a:pt x="3507" y="16831"/>
                                </a:lnTo>
                                <a:lnTo>
                                  <a:pt x="3507" y="16831"/>
                                </a:lnTo>
                                <a:lnTo>
                                  <a:pt x="3507" y="15256"/>
                                </a:lnTo>
                                <a:lnTo>
                                  <a:pt x="3507" y="15256"/>
                                </a:lnTo>
                                <a:lnTo>
                                  <a:pt x="3507" y="15240"/>
                                </a:lnTo>
                                <a:lnTo>
                                  <a:pt x="3489" y="15240"/>
                                </a:lnTo>
                                <a:lnTo>
                                  <a:pt x="3489" y="15240"/>
                                </a:lnTo>
                                <a:lnTo>
                                  <a:pt x="3489" y="15256"/>
                                </a:lnTo>
                                <a:lnTo>
                                  <a:pt x="3489" y="16831"/>
                                </a:lnTo>
                                <a:lnTo>
                                  <a:pt x="3489" y="16849"/>
                                </a:lnTo>
                                <a:lnTo>
                                  <a:pt x="3489" y="19096"/>
                                </a:lnTo>
                                <a:lnTo>
                                  <a:pt x="1249" y="19096"/>
                                </a:lnTo>
                                <a:lnTo>
                                  <a:pt x="1249" y="16849"/>
                                </a:lnTo>
                                <a:lnTo>
                                  <a:pt x="3489" y="16849"/>
                                </a:lnTo>
                                <a:lnTo>
                                  <a:pt x="3489" y="16831"/>
                                </a:lnTo>
                                <a:lnTo>
                                  <a:pt x="1249" y="16831"/>
                                </a:lnTo>
                                <a:lnTo>
                                  <a:pt x="1249" y="15256"/>
                                </a:lnTo>
                                <a:lnTo>
                                  <a:pt x="3489" y="15256"/>
                                </a:lnTo>
                                <a:lnTo>
                                  <a:pt x="3489" y="15240"/>
                                </a:lnTo>
                                <a:lnTo>
                                  <a:pt x="1249" y="15240"/>
                                </a:lnTo>
                                <a:lnTo>
                                  <a:pt x="1233" y="15240"/>
                                </a:lnTo>
                                <a:lnTo>
                                  <a:pt x="1233" y="15240"/>
                                </a:lnTo>
                                <a:lnTo>
                                  <a:pt x="1233" y="15256"/>
                                </a:lnTo>
                                <a:lnTo>
                                  <a:pt x="1233" y="16831"/>
                                </a:lnTo>
                                <a:lnTo>
                                  <a:pt x="1233" y="16849"/>
                                </a:lnTo>
                                <a:lnTo>
                                  <a:pt x="1233" y="19096"/>
                                </a:lnTo>
                                <a:lnTo>
                                  <a:pt x="18" y="19096"/>
                                </a:lnTo>
                                <a:lnTo>
                                  <a:pt x="18" y="16849"/>
                                </a:lnTo>
                                <a:lnTo>
                                  <a:pt x="1233" y="16849"/>
                                </a:lnTo>
                                <a:lnTo>
                                  <a:pt x="1233" y="16831"/>
                                </a:lnTo>
                                <a:lnTo>
                                  <a:pt x="18" y="16831"/>
                                </a:lnTo>
                                <a:lnTo>
                                  <a:pt x="18" y="15256"/>
                                </a:lnTo>
                                <a:lnTo>
                                  <a:pt x="1233" y="15256"/>
                                </a:lnTo>
                                <a:lnTo>
                                  <a:pt x="1233" y="15240"/>
                                </a:lnTo>
                                <a:lnTo>
                                  <a:pt x="18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15256"/>
                                </a:lnTo>
                                <a:lnTo>
                                  <a:pt x="0" y="15256"/>
                                </a:lnTo>
                                <a:lnTo>
                                  <a:pt x="0" y="16831"/>
                                </a:lnTo>
                                <a:lnTo>
                                  <a:pt x="0" y="16831"/>
                                </a:lnTo>
                                <a:lnTo>
                                  <a:pt x="0" y="16849"/>
                                </a:lnTo>
                                <a:lnTo>
                                  <a:pt x="0" y="19096"/>
                                </a:lnTo>
                                <a:lnTo>
                                  <a:pt x="0" y="19114"/>
                                </a:lnTo>
                                <a:lnTo>
                                  <a:pt x="18" y="19114"/>
                                </a:lnTo>
                                <a:lnTo>
                                  <a:pt x="1233" y="19114"/>
                                </a:lnTo>
                                <a:lnTo>
                                  <a:pt x="1233" y="19114"/>
                                </a:lnTo>
                                <a:lnTo>
                                  <a:pt x="1249" y="19114"/>
                                </a:lnTo>
                                <a:lnTo>
                                  <a:pt x="3489" y="19114"/>
                                </a:lnTo>
                                <a:lnTo>
                                  <a:pt x="3489" y="19114"/>
                                </a:lnTo>
                                <a:lnTo>
                                  <a:pt x="3507" y="19114"/>
                                </a:lnTo>
                                <a:lnTo>
                                  <a:pt x="3937" y="19114"/>
                                </a:lnTo>
                                <a:lnTo>
                                  <a:pt x="3955" y="19114"/>
                                </a:lnTo>
                                <a:lnTo>
                                  <a:pt x="3955" y="19096"/>
                                </a:lnTo>
                                <a:moveTo>
                                  <a:pt x="22415" y="17634"/>
                                </a:moveTo>
                                <a:lnTo>
                                  <a:pt x="22413" y="17627"/>
                                </a:lnTo>
                                <a:lnTo>
                                  <a:pt x="22411" y="17623"/>
                                </a:lnTo>
                                <a:lnTo>
                                  <a:pt x="22410" y="17623"/>
                                </a:lnTo>
                                <a:lnTo>
                                  <a:pt x="22288" y="17623"/>
                                </a:lnTo>
                                <a:lnTo>
                                  <a:pt x="22232" y="17623"/>
                                </a:lnTo>
                                <a:lnTo>
                                  <a:pt x="22403" y="17534"/>
                                </a:lnTo>
                                <a:lnTo>
                                  <a:pt x="22410" y="17528"/>
                                </a:lnTo>
                                <a:lnTo>
                                  <a:pt x="22413" y="17523"/>
                                </a:lnTo>
                                <a:lnTo>
                                  <a:pt x="22413" y="17514"/>
                                </a:lnTo>
                                <a:lnTo>
                                  <a:pt x="22413" y="17493"/>
                                </a:lnTo>
                                <a:lnTo>
                                  <a:pt x="22413" y="17491"/>
                                </a:lnTo>
                                <a:lnTo>
                                  <a:pt x="22410" y="17486"/>
                                </a:lnTo>
                                <a:lnTo>
                                  <a:pt x="22406" y="17484"/>
                                </a:lnTo>
                                <a:lnTo>
                                  <a:pt x="22196" y="17484"/>
                                </a:lnTo>
                                <a:lnTo>
                                  <a:pt x="22193" y="17486"/>
                                </a:lnTo>
                                <a:lnTo>
                                  <a:pt x="22191" y="17489"/>
                                </a:lnTo>
                                <a:lnTo>
                                  <a:pt x="22191" y="17502"/>
                                </a:lnTo>
                                <a:lnTo>
                                  <a:pt x="22191" y="17509"/>
                                </a:lnTo>
                                <a:lnTo>
                                  <a:pt x="22193" y="17512"/>
                                </a:lnTo>
                                <a:lnTo>
                                  <a:pt x="22196" y="17514"/>
                                </a:lnTo>
                                <a:lnTo>
                                  <a:pt x="22330" y="17514"/>
                                </a:lnTo>
                                <a:lnTo>
                                  <a:pt x="22381" y="17514"/>
                                </a:lnTo>
                                <a:lnTo>
                                  <a:pt x="22381" y="17514"/>
                                </a:lnTo>
                                <a:lnTo>
                                  <a:pt x="22367" y="17519"/>
                                </a:lnTo>
                                <a:lnTo>
                                  <a:pt x="22205" y="17606"/>
                                </a:lnTo>
                                <a:lnTo>
                                  <a:pt x="22198" y="17613"/>
                                </a:lnTo>
                                <a:lnTo>
                                  <a:pt x="22195" y="17616"/>
                                </a:lnTo>
                                <a:lnTo>
                                  <a:pt x="22193" y="17620"/>
                                </a:lnTo>
                                <a:lnTo>
                                  <a:pt x="22191" y="17627"/>
                                </a:lnTo>
                                <a:lnTo>
                                  <a:pt x="22191" y="17641"/>
                                </a:lnTo>
                                <a:lnTo>
                                  <a:pt x="22193" y="17645"/>
                                </a:lnTo>
                                <a:lnTo>
                                  <a:pt x="22196" y="17650"/>
                                </a:lnTo>
                                <a:lnTo>
                                  <a:pt x="22200" y="17652"/>
                                </a:lnTo>
                                <a:lnTo>
                                  <a:pt x="22205" y="17652"/>
                                </a:lnTo>
                                <a:lnTo>
                                  <a:pt x="22410" y="17652"/>
                                </a:lnTo>
                                <a:lnTo>
                                  <a:pt x="22411" y="17652"/>
                                </a:lnTo>
                                <a:lnTo>
                                  <a:pt x="22413" y="17646"/>
                                </a:lnTo>
                                <a:lnTo>
                                  <a:pt x="22415" y="17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" name="" descr=""/>
                          <pic:cNvPicPr/>
                        </pic:nvPicPr>
                        <pic:blipFill>
                          <a:blip r:embed="rId152"/>
                          <a:stretch/>
                        </pic:blipFill>
                        <pic:spPr>
                          <a:xfrm>
                            <a:off x="7972560" y="6376680"/>
                            <a:ext cx="108000" cy="259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" descr=""/>
                          <pic:cNvPicPr/>
                        </pic:nvPicPr>
                        <pic:blipFill>
                          <a:blip r:embed="rId153"/>
                          <a:stretch/>
                        </pic:blipFill>
                        <pic:spPr>
                          <a:xfrm>
                            <a:off x="7967880" y="5613480"/>
                            <a:ext cx="108000" cy="36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Фигура94" style="position:absolute;margin-left:0pt;margin-top:-541.85pt;width:656.15pt;height:541.8pt" coordorigin="0,-10837" coordsize="13123,10836">
                <v:shape id="shape_0" stroked="f" o:allowincell="f" style="position:absolute;left:5422;top:-10711;width:127;height:196;mso-wrap-style:none;v-text-anchor:middle;mso-position-vertical:top" type="_x0000_t75">
                  <v:imagedata r:id="rId154" o:detectmouseclick="t"/>
                  <v:stroke color="#3465a4" joinstyle="round" endcap="flat"/>
                  <w10:wrap type="square"/>
                </v:shape>
                <v:shape id="shape_0" stroked="f" o:allowincell="f" style="position:absolute;left:5389;top:-10444;width:169;height:1751;mso-wrap-style:none;v-text-anchor:middle;mso-position-vertical:top" type="_x0000_t75">
                  <v:imagedata r:id="rId155" o:detectmouseclick="t"/>
                  <v:stroke color="#3465a4" joinstyle="round" endcap="flat"/>
                  <w10:wrap type="square"/>
                </v:shape>
                <v:shape id="shape_0" stroked="f" o:allowincell="f" style="position:absolute;left:4955;top:-10009;width:198;height:1456;mso-wrap-style:none;v-text-anchor:middle;mso-position-vertical:top" type="_x0000_t75">
                  <v:imagedata r:id="rId156" o:detectmouseclick="t"/>
                  <v:stroke color="#3465a4" joinstyle="round" endcap="flat"/>
                  <w10:wrap type="square"/>
                </v:shape>
                <v:shape id="shape_0" stroked="f" o:allowincell="f" style="position:absolute;left:4955;top:-8486;width:170;height:6557;mso-wrap-style:none;v-text-anchor:middle;mso-position-vertical:top" type="_x0000_t75">
                  <v:imagedata r:id="rId157" o:detectmouseclick="t"/>
                  <v:stroke color="#3465a4" joinstyle="round" endcap="flat"/>
                  <w10:wrap type="square"/>
                </v:shape>
                <v:shape id="shape_0" stroked="f" o:allowincell="f" style="position:absolute;left:4268;top:-10016;width:177;height:1284;mso-wrap-style:none;v-text-anchor:middle;mso-position-vertical:top" type="_x0000_t75">
                  <v:imagedata r:id="rId158" o:detectmouseclick="t"/>
                  <v:stroke color="#3465a4" joinstyle="round" endcap="flat"/>
                  <w10:wrap type="square"/>
                </v:shape>
                <v:shape id="shape_0" stroked="f" o:allowincell="f" style="position:absolute;left:2040;top:-10002;width:127;height:196;mso-wrap-style:none;v-text-anchor:middle;mso-position-vertical:top" type="_x0000_t75">
                  <v:imagedata r:id="rId159" o:detectmouseclick="t"/>
                  <v:stroke color="#3465a4" joinstyle="round" endcap="flat"/>
                  <w10:wrap type="square"/>
                </v:shape>
                <v:shape id="shape_0" stroked="f" o:allowincell="f" style="position:absolute;left:2040;top:-9736;width:137;height:1508;mso-wrap-style:none;v-text-anchor:middle;mso-position-vertical:top" type="_x0000_t75">
                  <v:imagedata r:id="rId160" o:detectmouseclick="t"/>
                  <v:stroke color="#3465a4" joinstyle="round" endcap="flat"/>
                  <w10:wrap type="square"/>
                </v:shape>
                <v:shape id="shape_0" stroked="f" o:allowincell="f" style="position:absolute;left:2007;top:-8165;width:668;height:8163;mso-wrap-style:none;v-text-anchor:middle;mso-position-vertical:top" type="_x0000_t75">
                  <v:imagedata r:id="rId161" o:detectmouseclick="t"/>
                  <v:stroke color="#3465a4" joinstyle="round" endcap="flat"/>
                  <w10:wrap type="square"/>
                </v:shape>
                <v:shape id="shape_0" stroked="f" o:allowincell="f" style="position:absolute;left:12555;top:-795;width:169;height:408;mso-wrap-style:none;v-text-anchor:middle;mso-position-vertical:top" type="_x0000_t75">
                  <v:imagedata r:id="rId162" o:detectmouseclick="t"/>
                  <v:stroke color="#3465a4" joinstyle="round" endcap="flat"/>
                  <w10:wrap type="square"/>
                </v:shape>
                <v:shape id="shape_0" stroked="f" o:allowincell="f" style="position:absolute;left:12548;top:-1997;width:169;height:575;mso-wrap-style:none;v-text-anchor:middle;mso-position-vertical:top" type="_x0000_t75">
                  <v:imagedata r:id="rId16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sectPr>
          <w:type w:val="nextPage"/>
          <w:pgSz w:orient="landscape" w:w="16838" w:h="11906"/>
          <w:pgMar w:left="620" w:right="1860" w:gutter="0" w:header="0" w:top="520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49" w:after="0"/>
        <w:ind w:left="120" w:hanging="0"/>
        <w:rPr>
          <w:rFonts w:ascii="Trebuchet MS" w:hAnsi="Trebuchet MS"/>
          <w:sz w:val="16"/>
          <w:del w:id="270" w:author="User" w:date="2023-04-17T13:51:00Z"/>
        </w:rPr>
      </w:pPr>
      <w:del w:id="263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Lovćen</w:delText>
        </w:r>
      </w:del>
      <w:del w:id="264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65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banka</w:delText>
        </w:r>
      </w:del>
      <w:del w:id="266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67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AD</w:delText>
        </w:r>
      </w:del>
      <w:del w:id="268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269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Podgorica</w:delText>
        </w:r>
      </w:del>
    </w:p>
    <w:tbl>
      <w:tblPr>
        <w:tblStyle w:val="TableNormal"/>
        <w:tblW w:w="13608" w:type="dxa"/>
        <w:jc w:val="left"/>
        <w:tblInd w:w="120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firstRow="1" w:noVBand="0" w:lastRow="1" w:firstColumn="1" w:lastColumn="1" w:noHBand="0" w:val="01e0"/>
      </w:tblPr>
      <w:tblGrid>
        <w:gridCol w:w="10502"/>
        <w:gridCol w:w="1380"/>
        <w:gridCol w:w="856"/>
        <w:gridCol w:w="434"/>
        <w:gridCol w:w="436"/>
      </w:tblGrid>
      <w:tr>
        <w:trPr>
          <w:trHeight w:val="8261" w:hRule="atLeast"/>
        </w:trPr>
        <w:tc>
          <w:tcPr>
            <w:tcW w:w="10502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1"/>
              <w:jc w:val="left"/>
              <w:rPr>
                <w:rFonts w:ascii="Trebuchet MS" w:hAnsi="Trebuchet MS"/>
                <w:sz w:val="9"/>
                <w:del w:id="272" w:author="User" w:date="2023-04-17T13:51:00Z"/>
              </w:rPr>
            </w:pPr>
            <w:del w:id="271" w:author="User" w:date="2023-04-17T13:51:00Z">
              <w:r>
                <w:rPr>
                  <w:rFonts w:ascii="Trebuchet MS" w:hAnsi="Trebuchet MS"/>
                  <w:sz w:val="9"/>
                </w:rPr>
              </w:r>
            </w:del>
          </w:p>
          <w:p>
            <w:pPr>
              <w:pStyle w:val="Normal"/>
              <w:widowControl w:val="false"/>
              <w:tabs>
                <w:tab w:val="clear" w:pos="720"/>
                <w:tab w:val="left" w:pos="1279" w:leader="none"/>
                <w:tab w:val="left" w:pos="2127" w:leader="none"/>
                <w:tab w:val="left" w:pos="2813" w:leader="none"/>
                <w:tab w:val="left" w:pos="3660" w:leader="none"/>
                <w:tab w:val="left" w:pos="4981" w:leader="none"/>
                <w:tab w:val="left" w:pos="5828" w:leader="none"/>
                <w:tab w:val="left" w:pos="6675" w:leader="none"/>
              </w:tabs>
              <w:suppressAutoHyphens w:val="true"/>
              <w:spacing w:before="0" w:after="0"/>
              <w:ind w:left="432" w:hanging="0"/>
              <w:jc w:val="left"/>
              <w:rPr>
                <w:rFonts w:ascii="Trebuchet MS" w:hAnsi="Trebuchet MS"/>
                <w:sz w:val="20"/>
              </w:rPr>
            </w:pPr>
            <w:del w:id="273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1628775"/>
                    <wp:effectExtent l="0" t="0" r="0" b="0"/>
                    <wp:docPr id="153" name="image105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3" name="image105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16287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74" w:author="User" w:date="2023-04-17T13:51:00Z">
              <w:r>
                <w:rPr>
                  <w:rFonts w:ascii="Trebuchet MS" w:hAnsi="Trebuchet MS"/>
                  <w:kern w:val="0"/>
                  <w:position w:val="709"/>
                  <w:sz w:val="20"/>
                  <w:szCs w:val="22"/>
                  <w:lang w:eastAsia="en-US" w:bidi="ar-SA"/>
                </w:rPr>
                <w:tab/>
              </w:r>
            </w:del>
            <w:del w:id="275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3796030"/>
                    <wp:effectExtent l="0" t="0" r="0" b="0"/>
                    <wp:docPr id="154" name="image106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4" name="image106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37960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76" w:author="User" w:date="2023-04-17T13:51:00Z">
              <w:r>
                <w:rPr>
                  <w:rFonts w:ascii="Trebuchet MS" w:hAnsi="Trebuchet MS"/>
                  <w:kern w:val="0"/>
                  <w:position w:val="368"/>
                  <w:sz w:val="20"/>
                  <w:szCs w:val="22"/>
                  <w:lang w:eastAsia="en-US" w:bidi="ar-SA"/>
                </w:rPr>
                <w:tab/>
              </w:r>
            </w:del>
            <w:r>
              <w:rPr>
                <w:rFonts w:ascii="Trebuchet MS" w:hAnsi="Trebuchet MS"/>
                <w:kern w:val="0"/>
                <w:position w:val="368"/>
                <w:sz w:val="20"/>
                <w:szCs w:val="22"/>
                <w:lang w:eastAsia="en-US" w:bidi="ar-SA"/>
              </w:rPr>
              <mc:AlternateContent>
                <mc:Choice Requires="wpg">
                  <w:drawing>
                    <wp:inline distT="0" distB="0" distL="0" distR="0">
                      <wp:extent cx="280670" cy="6137275"/>
                      <wp:effectExtent l="0" t="0" r="0" b="0"/>
                      <wp:docPr id="155" name="Фигура95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800" cy="6137280"/>
                                <a:chOff x="0" y="0"/>
                                <a:chExt cx="280800" cy="61372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" name="" descr=""/>
                                <pic:cNvPicPr/>
                              </pic:nvPicPr>
                              <pic:blipFill>
                                <a:blip r:embed="rId166"/>
                                <a:stretch/>
                              </pic:blipFill>
                              <pic:spPr>
                                <a:xfrm>
                                  <a:off x="0" y="0"/>
                                  <a:ext cx="280800" cy="49143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5" name="" descr=""/>
                                <pic:cNvPicPr/>
                              </pic:nvPicPr>
                              <pic:blipFill>
                                <a:blip r:embed="rId167"/>
                                <a:stretch/>
                              </pic:blipFill>
                              <pic:spPr>
                                <a:xfrm>
                                  <a:off x="166320" y="4958640"/>
                                  <a:ext cx="114480" cy="11786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95" style="position:absolute;margin-left:0pt;margin-top:-483.3pt;width:22.1pt;height:483.25pt" coordorigin="0,-9666" coordsize="442,9665">
                      <v:shape id="shape_0" stroked="f" o:allowincell="f" style="position:absolute;left:0;top:-9666;width:441;height:7738;mso-wrap-style:none;v-text-anchor:middle;mso-position-vertical:top" type="_x0000_t75">
                        <v:imagedata r:id="rId168" o:detectmouseclick="t"/>
                        <v:stroke color="#3465a4" joinstyle="round" endcap="flat"/>
                        <w10:wrap type="square"/>
                      </v:shape>
                      <v:shape id="shape_0" stroked="f" o:allowincell="f" style="position:absolute;left:262;top:-1857;width:179;height:1855;mso-wrap-style:none;v-text-anchor:middle;mso-position-vertical:top" type="_x0000_t75">
                        <v:imagedata r:id="rId169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  <w:del w:id="277" w:author="User" w:date="2023-04-17T13:51:00Z">
              <w:r>
                <w:rPr>
                  <w:rFonts w:ascii="Trebuchet MS" w:hAnsi="Trebuchet MS"/>
                  <w:kern w:val="0"/>
                  <w:sz w:val="20"/>
                  <w:szCs w:val="22"/>
                  <w:lang w:eastAsia="en-US" w:bidi="ar-SA"/>
                </w:rPr>
                <w:tab/>
              </w:r>
            </w:del>
            <w:del w:id="278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1657350"/>
                    <wp:effectExtent l="0" t="0" r="0" b="0"/>
                    <wp:docPr id="156" name="image109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6" name="image109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0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16573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79" w:author="User" w:date="2023-04-17T13:51:00Z">
              <w:r>
                <w:rPr>
                  <w:rFonts w:ascii="Trebuchet MS" w:hAnsi="Trebuchet MS"/>
                  <w:kern w:val="0"/>
                  <w:position w:val="705"/>
                  <w:sz w:val="20"/>
                  <w:szCs w:val="22"/>
                  <w:lang w:eastAsia="en-US" w:bidi="ar-SA"/>
                </w:rPr>
                <w:tab/>
              </w:r>
            </w:del>
            <w:del w:id="280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3938905"/>
                    <wp:effectExtent l="0" t="0" r="0" b="0"/>
                    <wp:docPr id="157" name="image110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7" name="image110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393890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81" w:author="User" w:date="2023-04-17T13:51:00Z">
              <w:r>
                <w:rPr>
                  <w:rFonts w:ascii="Trebuchet MS" w:hAnsi="Trebuchet MS"/>
                  <w:kern w:val="0"/>
                  <w:position w:val="345"/>
                  <w:sz w:val="20"/>
                  <w:szCs w:val="22"/>
                  <w:lang w:eastAsia="en-US" w:bidi="ar-SA"/>
                </w:rPr>
                <w:tab/>
              </w:r>
            </w:del>
            <w:del w:id="282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2514600"/>
                    <wp:effectExtent l="0" t="0" r="0" b="0"/>
                    <wp:docPr id="158" name="image111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8" name="image111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2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25146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83" w:author="User" w:date="2023-04-17T13:51:00Z">
              <w:r>
                <w:rPr>
                  <w:rFonts w:ascii="Trebuchet MS" w:hAnsi="Trebuchet MS"/>
                  <w:kern w:val="0"/>
                  <w:position w:val="570"/>
                  <w:sz w:val="20"/>
                  <w:szCs w:val="22"/>
                  <w:lang w:eastAsia="en-US" w:bidi="ar-SA"/>
                </w:rPr>
                <w:tab/>
              </w:r>
            </w:del>
            <w:del w:id="284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1833245"/>
                    <wp:effectExtent l="0" t="0" r="0" b="0"/>
                    <wp:docPr id="159" name="image112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59" name="image112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18332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del w:id="285" w:author="User" w:date="2023-04-17T13:51:00Z">
              <w:r>
                <w:rPr>
                  <w:rFonts w:ascii="Trebuchet MS" w:hAnsi="Trebuchet MS"/>
                  <w:kern w:val="0"/>
                  <w:position w:val="678"/>
                  <w:sz w:val="20"/>
                  <w:szCs w:val="22"/>
                  <w:lang w:eastAsia="en-US" w:bidi="ar-SA"/>
                </w:rPr>
                <w:tab/>
              </w:r>
            </w:del>
            <w:del w:id="286" w:author="User" w:date="2023-04-17T13:51:00Z">
              <w:r>
                <w:rPr>
                  <w:sz w:val="22"/>
                </w:rPr>
                <w:drawing>
                  <wp:inline distT="0" distB="0" distL="0" distR="0">
                    <wp:extent cx="114300" cy="2824480"/>
                    <wp:effectExtent l="0" t="0" r="0" b="0"/>
                    <wp:docPr id="160" name="image113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0" name="image113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4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28244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1380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4" w:after="0"/>
              <w:jc w:val="left"/>
              <w:rPr>
                <w:rFonts w:ascii="Trebuchet MS" w:hAnsi="Trebuchet MS"/>
                <w:sz w:val="9"/>
                <w:del w:id="288" w:author="User" w:date="2023-04-17T13:51:00Z"/>
              </w:rPr>
            </w:pPr>
            <w:del w:id="287" w:author="User" w:date="2023-04-17T13:51:00Z">
              <w:r>
                <w:rPr>
                  <w:rFonts w:ascii="Trebuchet MS" w:hAnsi="Trebuchet MS"/>
                  <w:sz w:val="9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283" w:hanging="0"/>
              <w:jc w:val="left"/>
              <w:rPr>
                <w:rFonts w:ascii="Trebuchet MS" w:hAnsi="Trebuchet MS"/>
                <w:sz w:val="20"/>
              </w:rPr>
            </w:pPr>
            <w:del w:id="289" w:author="User" w:date="2023-04-17T13:51:00Z">
              <w:r>
                <w:rPr/>
                <w:drawing>
                  <wp:inline distT="0" distB="0" distL="0" distR="0">
                    <wp:extent cx="331470" cy="5105400"/>
                    <wp:effectExtent l="0" t="0" r="0" b="0"/>
                    <wp:docPr id="161" name="image114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1" name="image114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1470" cy="51054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34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" w:after="0"/>
              <w:jc w:val="left"/>
              <w:rPr>
                <w:rFonts w:ascii="Trebuchet MS" w:hAnsi="Trebuchet MS"/>
                <w:sz w:val="9"/>
                <w:del w:id="291" w:author="User" w:date="2023-04-17T13:51:00Z"/>
              </w:rPr>
            </w:pPr>
            <w:del w:id="290" w:author="User" w:date="2023-04-17T13:51:00Z">
              <w:r>
                <w:rPr>
                  <w:rFonts w:ascii="Trebuchet MS" w:hAnsi="Trebuchet MS"/>
                  <w:sz w:val="9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37" w:before="0" w:after="0"/>
              <w:ind w:left="179" w:hanging="0"/>
              <w:jc w:val="left"/>
              <w:rPr>
                <w:rFonts w:ascii="Trebuchet MS" w:hAnsi="Trebuchet MS"/>
                <w:sz w:val="13"/>
                <w:del w:id="292" w:author="User" w:date="2023-04-17T13:51:00Z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81280" cy="87630"/>
                      <wp:effectExtent l="114300" t="0" r="114300" b="0"/>
                      <wp:docPr id="162" name="Фигура96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360" cy="87480"/>
                                <a:chOff x="0" y="0"/>
                                <a:chExt cx="81360" cy="874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81360" cy="87480"/>
                                </a:xfrm>
                                <a:custGeom>
                                  <a:avLst/>
                                  <a:gdLst>
                                    <a:gd name="textAreaLeft" fmla="*/ 0 w 46080"/>
                                    <a:gd name="textAreaRight" fmla="*/ 46440 w 46080"/>
                                    <a:gd name="textAreaTop" fmla="*/ 0 h 49680"/>
                                    <a:gd name="textAreaBottom" fmla="*/ 50040 h 4968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226" h="243">
                                      <a:moveTo>
                                        <a:pt x="52" y="208"/>
                                      </a:moveTo>
                                      <a:lnTo>
                                        <a:pt x="50" y="201"/>
                                      </a:lnTo>
                                      <a:lnTo>
                                        <a:pt x="47" y="197"/>
                                      </a:lnTo>
                                      <a:lnTo>
                                        <a:pt x="43" y="194"/>
                                      </a:lnTo>
                                      <a:lnTo>
                                        <a:pt x="36" y="192"/>
                                      </a:lnTo>
                                      <a:lnTo>
                                        <a:pt x="15" y="192"/>
                                      </a:lnTo>
                                      <a:lnTo>
                                        <a:pt x="8" y="194"/>
                                      </a:lnTo>
                                      <a:lnTo>
                                        <a:pt x="1" y="201"/>
                                      </a:lnTo>
                                      <a:lnTo>
                                        <a:pt x="0" y="208"/>
                                      </a:lnTo>
                                      <a:lnTo>
                                        <a:pt x="0" y="227"/>
                                      </a:lnTo>
                                      <a:lnTo>
                                        <a:pt x="1" y="232"/>
                                      </a:lnTo>
                                      <a:lnTo>
                                        <a:pt x="8" y="241"/>
                                      </a:lnTo>
                                      <a:lnTo>
                                        <a:pt x="15" y="243"/>
                                      </a:lnTo>
                                      <a:lnTo>
                                        <a:pt x="25" y="243"/>
                                      </a:lnTo>
                                      <a:lnTo>
                                        <a:pt x="36" y="243"/>
                                      </a:lnTo>
                                      <a:lnTo>
                                        <a:pt x="43" y="241"/>
                                      </a:lnTo>
                                      <a:lnTo>
                                        <a:pt x="50" y="232"/>
                                      </a:lnTo>
                                      <a:lnTo>
                                        <a:pt x="52" y="227"/>
                                      </a:lnTo>
                                      <a:lnTo>
                                        <a:pt x="52" y="208"/>
                                      </a:lnTo>
                                      <a:moveTo>
                                        <a:pt x="225" y="100"/>
                                      </a:moveTo>
                                      <a:lnTo>
                                        <a:pt x="225" y="97"/>
                                      </a:lnTo>
                                      <a:lnTo>
                                        <a:pt x="223" y="88"/>
                                      </a:lnTo>
                                      <a:lnTo>
                                        <a:pt x="223" y="85"/>
                                      </a:lnTo>
                                      <a:lnTo>
                                        <a:pt x="223" y="81"/>
                                      </a:lnTo>
                                      <a:lnTo>
                                        <a:pt x="221" y="79"/>
                                      </a:lnTo>
                                      <a:lnTo>
                                        <a:pt x="220" y="76"/>
                                      </a:lnTo>
                                      <a:lnTo>
                                        <a:pt x="220" y="74"/>
                                      </a:lnTo>
                                      <a:lnTo>
                                        <a:pt x="218" y="74"/>
                                      </a:lnTo>
                                      <a:lnTo>
                                        <a:pt x="186" y="56"/>
                                      </a:lnTo>
                                      <a:lnTo>
                                        <a:pt x="186" y="93"/>
                                      </a:lnTo>
                                      <a:lnTo>
                                        <a:pt x="186" y="95"/>
                                      </a:lnTo>
                                      <a:lnTo>
                                        <a:pt x="84" y="95"/>
                                      </a:lnTo>
                                      <a:lnTo>
                                        <a:pt x="84" y="35"/>
                                      </a:lnTo>
                                      <a:lnTo>
                                        <a:pt x="186" y="93"/>
                                      </a:lnTo>
                                      <a:lnTo>
                                        <a:pt x="186" y="56"/>
                                      </a:lnTo>
                                      <a:lnTo>
                                        <a:pt x="94" y="4"/>
                                      </a:lnTo>
                                      <a:lnTo>
                                        <a:pt x="93" y="4"/>
                                      </a:lnTo>
                                      <a:lnTo>
                                        <a:pt x="89" y="2"/>
                                      </a:lnTo>
                                      <a:lnTo>
                                        <a:pt x="87" y="2"/>
                                      </a:lnTo>
                                      <a:lnTo>
                                        <a:pt x="82" y="0"/>
                                      </a:lnTo>
                                      <a:lnTo>
                                        <a:pt x="80" y="0"/>
                                      </a:lnTo>
                                      <a:lnTo>
                                        <a:pt x="59" y="0"/>
                                      </a:lnTo>
                                      <a:lnTo>
                                        <a:pt x="54" y="0"/>
                                      </a:lnTo>
                                      <a:lnTo>
                                        <a:pt x="52" y="2"/>
                                      </a:lnTo>
                                      <a:lnTo>
                                        <a:pt x="50" y="2"/>
                                      </a:lnTo>
                                      <a:lnTo>
                                        <a:pt x="48" y="4"/>
                                      </a:lnTo>
                                      <a:lnTo>
                                        <a:pt x="48" y="4"/>
                                      </a:lnTo>
                                      <a:lnTo>
                                        <a:pt x="47" y="7"/>
                                      </a:lnTo>
                                      <a:lnTo>
                                        <a:pt x="47" y="9"/>
                                      </a:lnTo>
                                      <a:lnTo>
                                        <a:pt x="47" y="95"/>
                                      </a:lnTo>
                                      <a:lnTo>
                                        <a:pt x="4" y="95"/>
                                      </a:lnTo>
                                      <a:lnTo>
                                        <a:pt x="4" y="95"/>
                                      </a:lnTo>
                                      <a:lnTo>
                                        <a:pt x="3" y="97"/>
                                      </a:lnTo>
                                      <a:lnTo>
                                        <a:pt x="3" y="97"/>
                                      </a:lnTo>
                                      <a:lnTo>
                                        <a:pt x="1" y="100"/>
                                      </a:lnTo>
                                      <a:lnTo>
                                        <a:pt x="1" y="102"/>
                                      </a:lnTo>
                                      <a:lnTo>
                                        <a:pt x="1" y="109"/>
                                      </a:lnTo>
                                      <a:lnTo>
                                        <a:pt x="1" y="111"/>
                                      </a:lnTo>
                                      <a:lnTo>
                                        <a:pt x="1" y="120"/>
                                      </a:lnTo>
                                      <a:lnTo>
                                        <a:pt x="1" y="123"/>
                                      </a:lnTo>
                                      <a:lnTo>
                                        <a:pt x="1" y="129"/>
                                      </a:lnTo>
                                      <a:lnTo>
                                        <a:pt x="1" y="132"/>
                                      </a:lnTo>
                                      <a:lnTo>
                                        <a:pt x="3" y="136"/>
                                      </a:lnTo>
                                      <a:lnTo>
                                        <a:pt x="3" y="136"/>
                                      </a:lnTo>
                                      <a:lnTo>
                                        <a:pt x="4" y="137"/>
                                      </a:lnTo>
                                      <a:lnTo>
                                        <a:pt x="47" y="137"/>
                                      </a:lnTo>
                                      <a:lnTo>
                                        <a:pt x="47" y="160"/>
                                      </a:lnTo>
                                      <a:lnTo>
                                        <a:pt x="48" y="162"/>
                                      </a:lnTo>
                                      <a:lnTo>
                                        <a:pt x="56" y="164"/>
                                      </a:lnTo>
                                      <a:lnTo>
                                        <a:pt x="59" y="164"/>
                                      </a:lnTo>
                                      <a:lnTo>
                                        <a:pt x="71" y="164"/>
                                      </a:lnTo>
                                      <a:lnTo>
                                        <a:pt x="77" y="164"/>
                                      </a:lnTo>
                                      <a:lnTo>
                                        <a:pt x="82" y="160"/>
                                      </a:lnTo>
                                      <a:lnTo>
                                        <a:pt x="84" y="160"/>
                                      </a:lnTo>
                                      <a:lnTo>
                                        <a:pt x="84" y="137"/>
                                      </a:lnTo>
                                      <a:lnTo>
                                        <a:pt x="186" y="137"/>
                                      </a:lnTo>
                                      <a:lnTo>
                                        <a:pt x="218" y="137"/>
                                      </a:lnTo>
                                      <a:lnTo>
                                        <a:pt x="220" y="137"/>
                                      </a:lnTo>
                                      <a:lnTo>
                                        <a:pt x="221" y="136"/>
                                      </a:lnTo>
                                      <a:lnTo>
                                        <a:pt x="221" y="134"/>
                                      </a:lnTo>
                                      <a:lnTo>
                                        <a:pt x="223" y="129"/>
                                      </a:lnTo>
                                      <a:lnTo>
                                        <a:pt x="223" y="125"/>
                                      </a:lnTo>
                                      <a:lnTo>
                                        <a:pt x="225" y="116"/>
                                      </a:lnTo>
                                      <a:lnTo>
                                        <a:pt x="225" y="111"/>
                                      </a:lnTo>
                                      <a:lnTo>
                                        <a:pt x="225" y="1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  <a:ln w="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96" style="position:absolute;margin-left:0pt;margin-top:-6.95pt;width:6.4pt;height:6.9pt" coordorigin="0,-139" coordsize="128,138"/>
                  </w:pict>
                </mc:Fallback>
              </mc:AlternateContent>
            </w:r>
          </w:p>
          <w:p>
            <w:pPr>
              <w:pStyle w:val="TableParagraph"/>
              <w:widowControl w:val="false"/>
              <w:suppressAutoHyphens w:val="true"/>
              <w:spacing w:before="1" w:after="1"/>
              <w:jc w:val="left"/>
              <w:rPr>
                <w:rFonts w:ascii="Trebuchet MS" w:hAnsi="Trebuchet MS"/>
                <w:sz w:val="6"/>
                <w:del w:id="294" w:author="User" w:date="2023-04-17T13:51:00Z"/>
              </w:rPr>
            </w:pPr>
            <w:del w:id="293" w:author="User" w:date="2023-04-17T13:51:00Z">
              <w:r>
                <w:rPr>
                  <w:rFonts w:ascii="Trebuchet MS" w:hAnsi="Trebuchet MS"/>
                  <w:sz w:val="6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lineRule="exact" w:line="198" w:before="0" w:after="0"/>
              <w:ind w:left="178" w:hanging="0"/>
              <w:jc w:val="left"/>
              <w:rPr>
                <w:rFonts w:ascii="Trebuchet MS" w:hAnsi="Trebuchet MS"/>
                <w:sz w:val="19"/>
                <w:del w:id="296" w:author="User" w:date="2023-04-17T13:51:00Z"/>
              </w:rPr>
            </w:pPr>
            <w:del w:id="295" w:author="User" w:date="2023-04-17T13:51:00Z">
              <w:r>
                <w:rPr/>
                <w:drawing>
                  <wp:inline distT="0" distB="0" distL="0" distR="0">
                    <wp:extent cx="81915" cy="126365"/>
                    <wp:effectExtent l="0" t="0" r="0" b="0"/>
                    <wp:docPr id="163" name="image115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3" name="image115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6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1915" cy="12636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before="1" w:after="0"/>
              <w:jc w:val="left"/>
              <w:rPr>
                <w:rFonts w:ascii="Trebuchet MS" w:hAnsi="Trebuchet MS"/>
                <w:sz w:val="6"/>
                <w:del w:id="298" w:author="User" w:date="2023-04-17T13:51:00Z"/>
              </w:rPr>
            </w:pPr>
            <w:del w:id="297" w:author="User" w:date="2023-04-17T13:51:00Z">
              <w:r>
                <w:rPr>
                  <w:rFonts w:ascii="Trebuchet MS" w:hAnsi="Trebuchet MS"/>
                  <w:sz w:val="6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45" w:hanging="0"/>
              <w:jc w:val="left"/>
              <w:rPr>
                <w:rFonts w:ascii="Trebuchet MS" w:hAnsi="Trebuchet MS"/>
                <w:sz w:val="20"/>
                <w:del w:id="300" w:author="User" w:date="2023-04-17T13:51:00Z"/>
              </w:rPr>
            </w:pPr>
            <w:del w:id="299" w:author="User" w:date="2023-04-17T13:51:00Z">
              <w:r>
                <w:rPr/>
                <w:drawing>
                  <wp:inline distT="0" distB="0" distL="0" distR="0">
                    <wp:extent cx="114300" cy="1138555"/>
                    <wp:effectExtent l="0" t="0" r="0" b="0"/>
                    <wp:docPr id="164" name="image116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4" name="image116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7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4300" cy="11385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02" w:author="User" w:date="2023-04-17T13:51:00Z"/>
              </w:rPr>
            </w:pPr>
            <w:del w:id="30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04" w:author="User" w:date="2023-04-17T13:51:00Z"/>
              </w:rPr>
            </w:pPr>
            <w:del w:id="30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06" w:author="User" w:date="2023-04-17T13:51:00Z"/>
              </w:rPr>
            </w:pPr>
            <w:del w:id="30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08" w:author="User" w:date="2023-04-17T13:51:00Z"/>
              </w:rPr>
            </w:pPr>
            <w:del w:id="30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0" w:author="User" w:date="2023-04-17T13:51:00Z"/>
              </w:rPr>
            </w:pPr>
            <w:del w:id="30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2" w:author="User" w:date="2023-04-17T13:51:00Z"/>
              </w:rPr>
            </w:pPr>
            <w:del w:id="31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4" w:author="User" w:date="2023-04-17T13:51:00Z"/>
              </w:rPr>
            </w:pPr>
            <w:del w:id="31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6" w:author="User" w:date="2023-04-17T13:51:00Z"/>
              </w:rPr>
            </w:pPr>
            <w:del w:id="31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18" w:author="User" w:date="2023-04-17T13:51:00Z"/>
              </w:rPr>
            </w:pPr>
            <w:del w:id="31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0" w:author="User" w:date="2023-04-17T13:51:00Z"/>
              </w:rPr>
            </w:pPr>
            <w:del w:id="31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2" w:author="User" w:date="2023-04-17T13:51:00Z"/>
              </w:rPr>
            </w:pPr>
            <w:del w:id="32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4" w:author="User" w:date="2023-04-17T13:51:00Z"/>
              </w:rPr>
            </w:pPr>
            <w:del w:id="32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6" w:author="User" w:date="2023-04-17T13:51:00Z"/>
              </w:rPr>
            </w:pPr>
            <w:del w:id="32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28" w:author="User" w:date="2023-04-17T13:51:00Z"/>
              </w:rPr>
            </w:pPr>
            <w:del w:id="32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0" w:author="User" w:date="2023-04-17T13:51:00Z"/>
              </w:rPr>
            </w:pPr>
            <w:del w:id="32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2" w:author="User" w:date="2023-04-17T13:51:00Z"/>
              </w:rPr>
            </w:pPr>
            <w:del w:id="33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4" w:author="User" w:date="2023-04-17T13:51:00Z"/>
              </w:rPr>
            </w:pPr>
            <w:del w:id="33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6" w:author="User" w:date="2023-04-17T13:51:00Z"/>
              </w:rPr>
            </w:pPr>
            <w:del w:id="33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38" w:author="User" w:date="2023-04-17T13:51:00Z"/>
              </w:rPr>
            </w:pPr>
            <w:del w:id="33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0" w:author="User" w:date="2023-04-17T13:51:00Z"/>
              </w:rPr>
            </w:pPr>
            <w:del w:id="33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2" w:author="User" w:date="2023-04-17T13:51:00Z"/>
              </w:rPr>
            </w:pPr>
            <w:del w:id="341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4" w:author="User" w:date="2023-04-17T13:51:00Z"/>
              </w:rPr>
            </w:pPr>
            <w:del w:id="343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6" w:author="User" w:date="2023-04-17T13:51:00Z"/>
              </w:rPr>
            </w:pPr>
            <w:del w:id="34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48" w:author="User" w:date="2023-04-17T13:51:00Z"/>
              </w:rPr>
            </w:pPr>
            <w:del w:id="347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50" w:author="User" w:date="2023-04-17T13:51:00Z"/>
              </w:rPr>
            </w:pPr>
            <w:del w:id="349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8" w:after="0"/>
              <w:jc w:val="left"/>
              <w:rPr>
                <w:rFonts w:ascii="Trebuchet MS" w:hAnsi="Trebuchet MS"/>
                <w:sz w:val="26"/>
                <w:del w:id="352" w:author="User" w:date="2023-04-17T13:51:00Z"/>
              </w:rPr>
            </w:pPr>
            <w:del w:id="351" w:author="User" w:date="2023-04-17T13:51:00Z">
              <w:r>
                <w:rPr>
                  <w:rFonts w:ascii="Trebuchet MS" w:hAnsi="Trebuchet MS"/>
                  <w:sz w:val="26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21" w:hanging="0"/>
              <w:jc w:val="left"/>
              <w:rPr>
                <w:rFonts w:ascii="Trebuchet MS" w:hAnsi="Trebuchet MS"/>
                <w:sz w:val="20"/>
                <w:del w:id="354" w:author="User" w:date="2023-04-17T13:51:00Z"/>
              </w:rPr>
            </w:pPr>
            <w:del w:id="353" w:author="User" w:date="2023-04-17T13:51:00Z">
              <w:r>
                <w:rPr/>
                <w:drawing>
                  <wp:inline distT="0" distB="0" distL="0" distR="0">
                    <wp:extent cx="108585" cy="367030"/>
                    <wp:effectExtent l="0" t="0" r="0" b="0"/>
                    <wp:docPr id="165" name="image117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5" name="image117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8585" cy="3670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rebuchet MS" w:hAnsi="Trebuchet MS"/>
                <w:sz w:val="20"/>
                <w:del w:id="356" w:author="User" w:date="2023-04-17T13:51:00Z"/>
              </w:rPr>
            </w:pPr>
            <w:del w:id="355" w:author="User" w:date="2023-04-17T13:51:00Z">
              <w:r>
                <w:rPr>
                  <w:rFonts w:ascii="Trebuchet MS" w:hAnsi="Trebuchet MS"/>
                  <w:sz w:val="20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6" w:after="1"/>
              <w:jc w:val="left"/>
              <w:rPr>
                <w:rFonts w:ascii="Trebuchet MS" w:hAnsi="Trebuchet MS"/>
                <w:sz w:val="27"/>
                <w:del w:id="358" w:author="User" w:date="2023-04-17T13:51:00Z"/>
              </w:rPr>
            </w:pPr>
            <w:del w:id="357" w:author="User" w:date="2023-04-17T13:51:00Z">
              <w:r>
                <w:rPr>
                  <w:rFonts w:ascii="Trebuchet MS" w:hAnsi="Trebuchet MS"/>
                  <w:sz w:val="27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28" w:hanging="0"/>
              <w:jc w:val="left"/>
              <w:rPr>
                <w:rFonts w:ascii="Trebuchet MS" w:hAnsi="Trebuchet MS"/>
                <w:sz w:val="20"/>
              </w:rPr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08585" cy="342265"/>
                      <wp:effectExtent l="0" t="0" r="0" b="0"/>
                      <wp:docPr id="166" name="Фигура97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8720" cy="342360"/>
                                <a:chOff x="0" y="0"/>
                                <a:chExt cx="108720" cy="34236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16560" y="0"/>
                                  <a:ext cx="79920" cy="59760"/>
                                </a:xfrm>
                                <a:custGeom>
                                  <a:avLst/>
                                  <a:gdLst>
                                    <a:gd name="textAreaLeft" fmla="*/ 0 w 45360"/>
                                    <a:gd name="textAreaRight" fmla="*/ 45720 w 45360"/>
                                    <a:gd name="textAreaTop" fmla="*/ 0 h 33840"/>
                                    <a:gd name="textAreaBottom" fmla="*/ 34200 h 3384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222" h="168">
                                      <a:moveTo>
                                        <a:pt x="222" y="150"/>
                                      </a:moveTo>
                                      <a:lnTo>
                                        <a:pt x="222" y="143"/>
                                      </a:lnTo>
                                      <a:lnTo>
                                        <a:pt x="220" y="139"/>
                                      </a:lnTo>
                                      <a:lnTo>
                                        <a:pt x="219" y="137"/>
                                      </a:lnTo>
                                      <a:lnTo>
                                        <a:pt x="97" y="137"/>
                                      </a:lnTo>
                                      <a:lnTo>
                                        <a:pt x="41" y="139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7" y="44"/>
                                      </a:lnTo>
                                      <a:lnTo>
                                        <a:pt x="220" y="37"/>
                                      </a:lnTo>
                                      <a:lnTo>
                                        <a:pt x="222" y="30"/>
                                      </a:lnTo>
                                      <a:lnTo>
                                        <a:pt x="222" y="9"/>
                                      </a:lnTo>
                                      <a:lnTo>
                                        <a:pt x="222" y="7"/>
                                      </a:lnTo>
                                      <a:lnTo>
                                        <a:pt x="217" y="2"/>
                                      </a:lnTo>
                                      <a:lnTo>
                                        <a:pt x="213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2" y="28"/>
                                      </a:lnTo>
                                      <a:lnTo>
                                        <a:pt x="4" y="30"/>
                                      </a:lnTo>
                                      <a:lnTo>
                                        <a:pt x="139" y="30"/>
                                      </a:lnTo>
                                      <a:lnTo>
                                        <a:pt x="190" y="28"/>
                                      </a:lnTo>
                                      <a:lnTo>
                                        <a:pt x="14" y="121"/>
                                      </a:lnTo>
                                      <a:lnTo>
                                        <a:pt x="0" y="141"/>
                                      </a:lnTo>
                                      <a:lnTo>
                                        <a:pt x="0" y="157"/>
                                      </a:lnTo>
                                      <a:lnTo>
                                        <a:pt x="2" y="160"/>
                                      </a:lnTo>
                                      <a:lnTo>
                                        <a:pt x="4" y="164"/>
                                      </a:lnTo>
                                      <a:lnTo>
                                        <a:pt x="9" y="167"/>
                                      </a:lnTo>
                                      <a:lnTo>
                                        <a:pt x="12" y="167"/>
                                      </a:lnTo>
                                      <a:lnTo>
                                        <a:pt x="219" y="167"/>
                                      </a:lnTo>
                                      <a:lnTo>
                                        <a:pt x="220" y="165"/>
                                      </a:lnTo>
                                      <a:lnTo>
                                        <a:pt x="222" y="162"/>
                                      </a:lnTo>
                                      <a:lnTo>
                                        <a:pt x="222" y="1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  <a:ln w="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6" name="" descr=""/>
                                <pic:cNvPicPr/>
                              </pic:nvPicPr>
                              <pic:blipFill>
                                <a:blip r:embed="rId179"/>
                                <a:stretch/>
                              </pic:blipFill>
                              <pic:spPr>
                                <a:xfrm>
                                  <a:off x="0" y="82080"/>
                                  <a:ext cx="108720" cy="26028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Фигура97" style="position:absolute;margin-left:0pt;margin-top:-27pt;width:8.55pt;height:26.95pt" coordorigin="0,-540" coordsize="171,539">
                      <v:shape id="shape_0" stroked="f" o:allowincell="f" style="position:absolute;left:0;top:-411;width:170;height:409;mso-wrap-style:none;v-text-anchor:middle;mso-position-vertical:top" type="_x0000_t75">
                        <v:imagedata r:id="rId180" o:detectmouseclick="t"/>
                        <v:stroke color="#3465a4" joinstyle="round" endcap="flat"/>
                        <w10:wrap type="square"/>
                      </v:shape>
                    </v:group>
                  </w:pict>
                </mc:Fallback>
              </mc:AlternateContent>
            </w:r>
          </w:p>
        </w:tc>
        <w:tc>
          <w:tcPr>
            <w:tcW w:w="436" w:type="dxa"/>
            <w:vMerge w:val="restart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11" w:after="0"/>
              <w:jc w:val="left"/>
              <w:rPr>
                <w:rFonts w:ascii="Trebuchet MS" w:hAnsi="Trebuchet MS"/>
                <w:sz w:val="8"/>
                <w:del w:id="360" w:author="User" w:date="2023-04-17T13:51:00Z"/>
              </w:rPr>
            </w:pPr>
            <w:del w:id="359" w:author="User" w:date="2023-04-17T13:51:00Z">
              <w:r>
                <w:rPr>
                  <w:rFonts w:ascii="Trebuchet MS" w:hAnsi="Trebuchet MS"/>
                  <w:sz w:val="8"/>
                </w:rPr>
              </w:r>
            </w:del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96" w:hanging="0"/>
              <w:jc w:val="left"/>
              <w:rPr>
                <w:rFonts w:ascii="Trebuchet MS" w:hAnsi="Trebuchet MS"/>
                <w:sz w:val="20"/>
              </w:rPr>
            </w:pPr>
            <w:del w:id="361" w:author="User" w:date="2023-04-17T13:51:00Z">
              <w:r>
                <w:rPr/>
                <w:drawing>
                  <wp:inline distT="0" distB="0" distL="0" distR="0">
                    <wp:extent cx="86995" cy="438150"/>
                    <wp:effectExtent l="0" t="0" r="0" b="0"/>
                    <wp:docPr id="167" name="image119.png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67" name="image119.png" descr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6995" cy="438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rPr>
          <w:del w:id="362" w:author="User" w:date="2023-04-17T13:51:00Z"/>
          <w:trHeight w:val="967" w:hRule="atLeast"/>
        </w:trPr>
        <w:tc>
          <w:tcPr>
            <w:tcW w:w="10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del w:id="363" w:author="User" w:date="2023-04-17T13:51:00Z">
              <w:r>
                <w:rPr>
                  <w:kern w:val="0"/>
                  <w:sz w:val="2"/>
                  <w:szCs w:val="2"/>
                  <w:lang w:eastAsia="en-US" w:bidi="ar-SA"/>
                </w:rPr>
                <w:delText>‍</w:delText>
              </w:r>
            </w:del>
          </w:p>
        </w:tc>
        <w:tc>
          <w:tcPr>
            <w:tcW w:w="1380" w:type="dxa"/>
            <w:vMerge w:val="restart"/>
            <w:tcBorders>
              <w:lef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856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6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  <w:tr>
        <w:trPr>
          <w:del w:id="364" w:author="User" w:date="2023-04-17T13:51:00Z"/>
          <w:trHeight w:val="1422" w:hRule="atLeast"/>
        </w:trPr>
        <w:tc>
          <w:tcPr>
            <w:tcW w:w="10502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del w:id="365" w:author="User" w:date="2023-04-17T13:51:00Z">
              <w:r>
                <w:rPr>
                  <w:kern w:val="0"/>
                  <w:sz w:val="2"/>
                  <w:szCs w:val="2"/>
                  <w:lang w:eastAsia="en-US" w:bidi="ar-SA"/>
                </w:rPr>
                <w:delText>‍</w:delText>
              </w:r>
            </w:del>
          </w:p>
        </w:tc>
        <w:tc>
          <w:tcPr>
            <w:tcW w:w="1380" w:type="dxa"/>
            <w:vMerge w:val="continue"/>
            <w:tcBorders>
              <w:lef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856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16"/>
              </w:rPr>
            </w:pPr>
            <w:r>
              <w:rPr>
                <w:rFonts w:ascii="Times New Roman" w:hAnsi="Times New Roman"/>
                <w:sz w:val="16"/>
              </w:rPr>
            </w:r>
          </w:p>
        </w:tc>
        <w:tc>
          <w:tcPr>
            <w:tcW w:w="434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  <w:tc>
          <w:tcPr>
            <w:tcW w:w="436" w:type="dxa"/>
            <w:vMerge w:val="continue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</w:p>
        </w:tc>
      </w:tr>
    </w:tbl>
    <w:p>
      <w:pPr>
        <w:pStyle w:val="Normal"/>
        <w:spacing w:before="147" w:after="0"/>
        <w:ind w:left="120" w:hanging="0"/>
        <w:rPr>
          <w:rFonts w:ascii="Trebuchet MS" w:hAnsi="Trebuchet MS"/>
          <w:sz w:val="16"/>
          <w:del w:id="402" w:author="User" w:date="2023-04-17T13:51:00Z"/>
        </w:rPr>
      </w:pPr>
      <w:del w:id="366" w:author="User" w:date="2023-04-17T13:51:00Z">
        <w:r>
          <w:rPr/>
          <w:delText>​</w:delText>
        </w:r>
      </w:del>
      <w:del w:id="367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20">
                  <wp:simplePos x="0" y="0"/>
                  <wp:positionH relativeFrom="page">
                    <wp:posOffset>7700010</wp:posOffset>
                  </wp:positionH>
                  <wp:positionV relativeFrom="page">
                    <wp:posOffset>466725</wp:posOffset>
                  </wp:positionV>
                  <wp:extent cx="276860" cy="2439670"/>
                  <wp:effectExtent l="0" t="0" r="0" b="0"/>
                  <wp:wrapNone/>
                  <wp:docPr id="168" name="Фигура98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76840" cy="2439720"/>
                            <a:chOff x="0" y="0"/>
                            <a:chExt cx="276840" cy="2439720"/>
                          </a:xfrm>
                        </wpg:grpSpPr>
                        <pic:pic xmlns:pic="http://schemas.openxmlformats.org/drawingml/2006/picture">
                          <pic:nvPicPr>
                            <pic:cNvPr id="57" name="" descr=""/>
                            <pic:cNvPicPr/>
                          </pic:nvPicPr>
                          <pic:blipFill>
                            <a:blip r:embed="rId182"/>
                            <a:stretch/>
                          </pic:blipFill>
                          <pic:spPr>
                            <a:xfrm>
                              <a:off x="189360" y="720"/>
                              <a:ext cx="80640" cy="11808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190440" y="189720"/>
                              <a:ext cx="85680" cy="38880"/>
                            </a:xfrm>
                            <a:custGeom>
                              <a:avLst/>
                              <a:gdLst>
                                <a:gd name="textAreaLeft" fmla="*/ 0 w 48600"/>
                                <a:gd name="textAreaRight" fmla="*/ 48960 w 48600"/>
                                <a:gd name="textAreaTop" fmla="*/ 0 h 21960"/>
                                <a:gd name="textAreaBottom" fmla="*/ 22320 h 219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40" h="109">
                                  <a:moveTo>
                                    <a:pt x="166" y="91"/>
                                  </a:moveTo>
                                  <a:lnTo>
                                    <a:pt x="164" y="87"/>
                                  </a:lnTo>
                                  <a:lnTo>
                                    <a:pt x="164" y="84"/>
                                  </a:lnTo>
                                  <a:lnTo>
                                    <a:pt x="164" y="80"/>
                                  </a:lnTo>
                                  <a:lnTo>
                                    <a:pt x="162" y="80"/>
                                  </a:lnTo>
                                  <a:lnTo>
                                    <a:pt x="161" y="80"/>
                                  </a:lnTo>
                                  <a:lnTo>
                                    <a:pt x="4" y="80"/>
                                  </a:lnTo>
                                  <a:lnTo>
                                    <a:pt x="4" y="80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2" y="103"/>
                                  </a:lnTo>
                                  <a:lnTo>
                                    <a:pt x="2" y="105"/>
                                  </a:lnTo>
                                  <a:lnTo>
                                    <a:pt x="2" y="107"/>
                                  </a:lnTo>
                                  <a:lnTo>
                                    <a:pt x="4" y="107"/>
                                  </a:lnTo>
                                  <a:lnTo>
                                    <a:pt x="4" y="107"/>
                                  </a:lnTo>
                                  <a:lnTo>
                                    <a:pt x="161" y="107"/>
                                  </a:lnTo>
                                  <a:lnTo>
                                    <a:pt x="162" y="107"/>
                                  </a:lnTo>
                                  <a:lnTo>
                                    <a:pt x="162" y="107"/>
                                  </a:lnTo>
                                  <a:lnTo>
                                    <a:pt x="164" y="105"/>
                                  </a:lnTo>
                                  <a:lnTo>
                                    <a:pt x="164" y="105"/>
                                  </a:lnTo>
                                  <a:lnTo>
                                    <a:pt x="164" y="103"/>
                                  </a:lnTo>
                                  <a:lnTo>
                                    <a:pt x="164" y="100"/>
                                  </a:lnTo>
                                  <a:lnTo>
                                    <a:pt x="166" y="96"/>
                                  </a:lnTo>
                                  <a:lnTo>
                                    <a:pt x="166" y="91"/>
                                  </a:lnTo>
                                  <a:moveTo>
                                    <a:pt x="229" y="87"/>
                                  </a:moveTo>
                                  <a:lnTo>
                                    <a:pt x="228" y="82"/>
                                  </a:lnTo>
                                  <a:lnTo>
                                    <a:pt x="222" y="77"/>
                                  </a:lnTo>
                                  <a:lnTo>
                                    <a:pt x="219" y="77"/>
                                  </a:lnTo>
                                  <a:lnTo>
                                    <a:pt x="205" y="77"/>
                                  </a:lnTo>
                                  <a:lnTo>
                                    <a:pt x="201" y="77"/>
                                  </a:lnTo>
                                  <a:lnTo>
                                    <a:pt x="196" y="82"/>
                                  </a:lnTo>
                                  <a:lnTo>
                                    <a:pt x="194" y="87"/>
                                  </a:lnTo>
                                  <a:lnTo>
                                    <a:pt x="194" y="100"/>
                                  </a:lnTo>
                                  <a:lnTo>
                                    <a:pt x="196" y="105"/>
                                  </a:lnTo>
                                  <a:lnTo>
                                    <a:pt x="198" y="107"/>
                                  </a:lnTo>
                                  <a:lnTo>
                                    <a:pt x="201" y="110"/>
                                  </a:lnTo>
                                  <a:lnTo>
                                    <a:pt x="205" y="110"/>
                                  </a:lnTo>
                                  <a:lnTo>
                                    <a:pt x="219" y="110"/>
                                  </a:lnTo>
                                  <a:lnTo>
                                    <a:pt x="222" y="110"/>
                                  </a:lnTo>
                                  <a:lnTo>
                                    <a:pt x="226" y="107"/>
                                  </a:lnTo>
                                  <a:lnTo>
                                    <a:pt x="228" y="105"/>
                                  </a:lnTo>
                                  <a:lnTo>
                                    <a:pt x="229" y="100"/>
                                  </a:lnTo>
                                  <a:lnTo>
                                    <a:pt x="229" y="87"/>
                                  </a:lnTo>
                                  <a:moveTo>
                                    <a:pt x="240" y="4"/>
                                  </a:moveTo>
                                  <a:lnTo>
                                    <a:pt x="238" y="1"/>
                                  </a:lnTo>
                                  <a:lnTo>
                                    <a:pt x="236" y="-1"/>
                                  </a:lnTo>
                                  <a:lnTo>
                                    <a:pt x="4" y="-1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5" y="27"/>
                                  </a:lnTo>
                                  <a:lnTo>
                                    <a:pt x="235" y="27"/>
                                  </a:lnTo>
                                  <a:lnTo>
                                    <a:pt x="238" y="25"/>
                                  </a:lnTo>
                                  <a:lnTo>
                                    <a:pt x="240" y="22"/>
                                  </a:lnTo>
                                  <a:lnTo>
                                    <a:pt x="24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58" name="" descr=""/>
                            <pic:cNvPicPr/>
                          </pic:nvPicPr>
                          <pic:blipFill>
                            <a:blip r:embed="rId183"/>
                            <a:stretch/>
                          </pic:blipFill>
                          <pic:spPr>
                            <a:xfrm>
                              <a:off x="189360" y="294120"/>
                              <a:ext cx="74880" cy="1440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9" name="" descr=""/>
                            <pic:cNvPicPr/>
                          </pic:nvPicPr>
                          <pic:blipFill>
                            <a:blip r:embed="rId184"/>
                            <a:stretch/>
                          </pic:blipFill>
                          <pic:spPr>
                            <a:xfrm>
                              <a:off x="189360" y="506880"/>
                              <a:ext cx="87480" cy="5353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0" name="" descr=""/>
                            <pic:cNvPicPr/>
                          </pic:nvPicPr>
                          <pic:blipFill>
                            <a:blip r:embed="rId185"/>
                            <a:stretch/>
                          </pic:blipFill>
                          <pic:spPr>
                            <a:xfrm>
                              <a:off x="190440" y="1620360"/>
                              <a:ext cx="85680" cy="7056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1" name="" descr=""/>
                            <pic:cNvPicPr/>
                          </pic:nvPicPr>
                          <pic:blipFill>
                            <a:blip r:embed="rId186"/>
                            <a:stretch/>
                          </pic:blipFill>
                          <pic:spPr>
                            <a:xfrm>
                              <a:off x="189360" y="1760400"/>
                              <a:ext cx="87480" cy="1861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2" name="" descr=""/>
                            <pic:cNvPicPr/>
                          </pic:nvPicPr>
                          <pic:blipFill>
                            <a:blip r:embed="rId187"/>
                            <a:stretch/>
                          </pic:blipFill>
                          <pic:spPr>
                            <a:xfrm>
                              <a:off x="189360" y="2012400"/>
                              <a:ext cx="87120" cy="4273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3" name="" descr=""/>
                            <pic:cNvPicPr/>
                          </pic:nvPicPr>
                          <pic:blipFill>
                            <a:blip r:embed="rId188"/>
                            <a:stretch/>
                          </pic:blipFill>
                          <pic:spPr>
                            <a:xfrm>
                              <a:off x="0" y="0"/>
                              <a:ext cx="276120" cy="23018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98" style="position:absolute;margin-left:606.3pt;margin-top:36.75pt;width:21.8pt;height:192.1pt" coordorigin="12126,735" coordsize="436,3842">
                  <v:shape id="shape_0" stroked="f" o:allowincell="f" style="position:absolute;left:12424;top:736;width:126;height:185;mso-wrap-style:none;v-text-anchor:middle;mso-position-horizontal-relative:page;mso-position-vertical-relative:page" type="_x0000_t75">
                    <v:imagedata r:id="rId189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4;top:1198;width:117;height:226;mso-wrap-style:none;v-text-anchor:middle;mso-position-horizontal-relative:page;mso-position-vertical-relative:page" type="_x0000_t75">
                    <v:imagedata r:id="rId190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4;top:1533;width:137;height:842;mso-wrap-style:none;v-text-anchor:middle;mso-position-horizontal-relative:page;mso-position-vertical-relative:page" type="_x0000_t75">
                    <v:imagedata r:id="rId191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6;top:3286;width:134;height:110;mso-wrap-style:none;v-text-anchor:middle;mso-position-horizontal-relative:page;mso-position-vertical-relative:page" type="_x0000_t75">
                    <v:imagedata r:id="rId192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4;top:3507;width:137;height:292;mso-wrap-style:none;v-text-anchor:middle;mso-position-horizontal-relative:page;mso-position-vertical-relative:page" type="_x0000_t75">
                    <v:imagedata r:id="rId193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424;top:3904;width:136;height:672;mso-wrap-style:none;v-text-anchor:middle;mso-position-horizontal-relative:page;mso-position-vertical-relative:page" type="_x0000_t75">
                    <v:imagedata r:id="rId194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2126;top:735;width:434;height:3624;mso-wrap-style:none;v-text-anchor:middle;mso-position-horizontal-relative:page;mso-position-vertical-relative:page" type="_x0000_t75">
                    <v:imagedata r:id="rId195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</w:delText>
        </w:r>
      </w:del>
      <w:del w:id="368" w:author="User" w:date="2023-04-17T13:51:00Z">
        <w:r>
          <w:rPr/>
          <w:drawing>
            <wp:anchor behindDoc="1" distT="0" distB="0" distL="0" distR="0" simplePos="0" locked="0" layoutInCell="0" allowOverlap="1" relativeHeight="197">
              <wp:simplePos x="0" y="0"/>
              <wp:positionH relativeFrom="page">
                <wp:posOffset>7889240</wp:posOffset>
              </wp:positionH>
              <wp:positionV relativeFrom="page">
                <wp:posOffset>2969895</wp:posOffset>
              </wp:positionV>
              <wp:extent cx="86995" cy="152400"/>
              <wp:effectExtent l="0" t="0" r="0" b="0"/>
              <wp:wrapNone/>
              <wp:docPr id="169" name="image127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9" name="image127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995" cy="15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369" w:author="User" w:date="2023-04-17T13:51:00Z">
        <w:r>
          <w:rPr/>
          <w:drawing>
            <wp:anchor behindDoc="1" distT="0" distB="0" distL="0" distR="0" simplePos="0" locked="0" layoutInCell="0" allowOverlap="1" relativeHeight="198">
              <wp:simplePos x="0" y="0"/>
              <wp:positionH relativeFrom="page">
                <wp:posOffset>7867650</wp:posOffset>
              </wp:positionH>
              <wp:positionV relativeFrom="page">
                <wp:posOffset>3194050</wp:posOffset>
              </wp:positionV>
              <wp:extent cx="108585" cy="347980"/>
              <wp:effectExtent l="0" t="0" r="0" b="0"/>
              <wp:wrapNone/>
              <wp:docPr id="170" name="image128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0" name="image128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8585" cy="347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370" w:author="User" w:date="2023-04-17T13:51:00Z">
        <w:r>
          <w:rPr/>
          <w:drawing>
            <wp:anchor behindDoc="1" distT="0" distB="0" distL="0" distR="0" simplePos="0" locked="0" layoutInCell="0" allowOverlap="1" relativeHeight="199">
              <wp:simplePos x="0" y="0"/>
              <wp:positionH relativeFrom="page">
                <wp:posOffset>7889240</wp:posOffset>
              </wp:positionH>
              <wp:positionV relativeFrom="page">
                <wp:posOffset>3609340</wp:posOffset>
              </wp:positionV>
              <wp:extent cx="86995" cy="175895"/>
              <wp:effectExtent l="0" t="0" r="0" b="0"/>
              <wp:wrapNone/>
              <wp:docPr id="171" name="image129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1" name="image129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9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995" cy="175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</w:delText>
        </w:r>
      </w:del>
      <w:del w:id="371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21">
                  <wp:simplePos x="0" y="0"/>
                  <wp:positionH relativeFrom="page">
                    <wp:posOffset>6654165</wp:posOffset>
                  </wp:positionH>
                  <wp:positionV relativeFrom="page">
                    <wp:posOffset>461010</wp:posOffset>
                  </wp:positionV>
                  <wp:extent cx="1362710" cy="6713855"/>
                  <wp:effectExtent l="0" t="0" r="0" b="0"/>
                  <wp:wrapNone/>
                  <wp:docPr id="172" name="Фигура99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362600" cy="6714000"/>
                            <a:chOff x="0" y="0"/>
                            <a:chExt cx="1362600" cy="6714000"/>
                          </a:xfrm>
                        </wpg:grpSpPr>
                        <wps:wsp>
                          <wps:cNvSpPr/>
                          <wps:spPr>
                            <a:xfrm>
                              <a:off x="1235160" y="3391560"/>
                              <a:ext cx="60480" cy="108000"/>
                            </a:xfrm>
                            <a:custGeom>
                              <a:avLst/>
                              <a:gdLst>
                                <a:gd name="textAreaLeft" fmla="*/ 0 w 34200"/>
                                <a:gd name="textAreaRight" fmla="*/ 34560 w 34200"/>
                                <a:gd name="textAreaTop" fmla="*/ 0 h 61200"/>
                                <a:gd name="textAreaBottom" fmla="*/ 61560 h 61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69" h="302">
                                  <a:moveTo>
                                    <a:pt x="170" y="234"/>
                                  </a:moveTo>
                                  <a:lnTo>
                                    <a:pt x="170" y="229"/>
                                  </a:lnTo>
                                  <a:lnTo>
                                    <a:pt x="168" y="224"/>
                                  </a:lnTo>
                                  <a:lnTo>
                                    <a:pt x="167" y="217"/>
                                  </a:lnTo>
                                  <a:lnTo>
                                    <a:pt x="167" y="211"/>
                                  </a:lnTo>
                                  <a:lnTo>
                                    <a:pt x="163" y="203"/>
                                  </a:lnTo>
                                  <a:lnTo>
                                    <a:pt x="161" y="197"/>
                                  </a:lnTo>
                                  <a:lnTo>
                                    <a:pt x="156" y="190"/>
                                  </a:lnTo>
                                  <a:lnTo>
                                    <a:pt x="154" y="187"/>
                                  </a:lnTo>
                                  <a:lnTo>
                                    <a:pt x="154" y="187"/>
                                  </a:lnTo>
                                  <a:lnTo>
                                    <a:pt x="153" y="185"/>
                                  </a:lnTo>
                                  <a:lnTo>
                                    <a:pt x="151" y="183"/>
                                  </a:lnTo>
                                  <a:lnTo>
                                    <a:pt x="149" y="183"/>
                                  </a:lnTo>
                                  <a:lnTo>
                                    <a:pt x="139" y="183"/>
                                  </a:lnTo>
                                  <a:lnTo>
                                    <a:pt x="137" y="183"/>
                                  </a:lnTo>
                                  <a:lnTo>
                                    <a:pt x="135" y="183"/>
                                  </a:lnTo>
                                  <a:lnTo>
                                    <a:pt x="133" y="185"/>
                                  </a:lnTo>
                                  <a:lnTo>
                                    <a:pt x="131" y="185"/>
                                  </a:lnTo>
                                  <a:lnTo>
                                    <a:pt x="131" y="185"/>
                                  </a:lnTo>
                                  <a:lnTo>
                                    <a:pt x="131" y="187"/>
                                  </a:lnTo>
                                  <a:lnTo>
                                    <a:pt x="131" y="187"/>
                                  </a:lnTo>
                                  <a:lnTo>
                                    <a:pt x="131" y="190"/>
                                  </a:lnTo>
                                  <a:lnTo>
                                    <a:pt x="131" y="192"/>
                                  </a:lnTo>
                                  <a:lnTo>
                                    <a:pt x="135" y="197"/>
                                  </a:lnTo>
                                  <a:lnTo>
                                    <a:pt x="137" y="201"/>
                                  </a:lnTo>
                                  <a:lnTo>
                                    <a:pt x="142" y="210"/>
                                  </a:lnTo>
                                  <a:lnTo>
                                    <a:pt x="144" y="213"/>
                                  </a:lnTo>
                                  <a:lnTo>
                                    <a:pt x="146" y="225"/>
                                  </a:lnTo>
                                  <a:lnTo>
                                    <a:pt x="147" y="231"/>
                                  </a:lnTo>
                                  <a:lnTo>
                                    <a:pt x="147" y="245"/>
                                  </a:lnTo>
                                  <a:lnTo>
                                    <a:pt x="146" y="250"/>
                                  </a:lnTo>
                                  <a:lnTo>
                                    <a:pt x="144" y="259"/>
                                  </a:lnTo>
                                  <a:lnTo>
                                    <a:pt x="140" y="262"/>
                                  </a:lnTo>
                                  <a:lnTo>
                                    <a:pt x="135" y="268"/>
                                  </a:lnTo>
                                  <a:lnTo>
                                    <a:pt x="131" y="270"/>
                                  </a:lnTo>
                                  <a:lnTo>
                                    <a:pt x="123" y="273"/>
                                  </a:lnTo>
                                  <a:lnTo>
                                    <a:pt x="117" y="273"/>
                                  </a:lnTo>
                                  <a:lnTo>
                                    <a:pt x="98" y="273"/>
                                  </a:lnTo>
                                  <a:lnTo>
                                    <a:pt x="98" y="240"/>
                                  </a:lnTo>
                                  <a:lnTo>
                                    <a:pt x="98" y="229"/>
                                  </a:lnTo>
                                  <a:lnTo>
                                    <a:pt x="93" y="210"/>
                                  </a:lnTo>
                                  <a:lnTo>
                                    <a:pt x="91" y="203"/>
                                  </a:lnTo>
                                  <a:lnTo>
                                    <a:pt x="82" y="188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79" y="241"/>
                                  </a:lnTo>
                                  <a:lnTo>
                                    <a:pt x="79" y="273"/>
                                  </a:lnTo>
                                  <a:lnTo>
                                    <a:pt x="45" y="273"/>
                                  </a:lnTo>
                                  <a:lnTo>
                                    <a:pt x="38" y="266"/>
                                  </a:lnTo>
                                  <a:lnTo>
                                    <a:pt x="33" y="261"/>
                                  </a:lnTo>
                                  <a:lnTo>
                                    <a:pt x="24" y="247"/>
                                  </a:lnTo>
                                  <a:lnTo>
                                    <a:pt x="22" y="240"/>
                                  </a:lnTo>
                                  <a:lnTo>
                                    <a:pt x="22" y="224"/>
                                  </a:lnTo>
                                  <a:lnTo>
                                    <a:pt x="26" y="217"/>
                                  </a:lnTo>
                                  <a:lnTo>
                                    <a:pt x="34" y="206"/>
                                  </a:lnTo>
                                  <a:lnTo>
                                    <a:pt x="40" y="204"/>
                                  </a:lnTo>
                                  <a:lnTo>
                                    <a:pt x="54" y="204"/>
                                  </a:lnTo>
                                  <a:lnTo>
                                    <a:pt x="57" y="204"/>
                                  </a:lnTo>
                                  <a:lnTo>
                                    <a:pt x="61" y="206"/>
                                  </a:lnTo>
                                  <a:lnTo>
                                    <a:pt x="64" y="208"/>
                                  </a:lnTo>
                                  <a:lnTo>
                                    <a:pt x="68" y="211"/>
                                  </a:lnTo>
                                  <a:lnTo>
                                    <a:pt x="70" y="215"/>
                                  </a:lnTo>
                                  <a:lnTo>
                                    <a:pt x="73" y="218"/>
                                  </a:lnTo>
                                  <a:lnTo>
                                    <a:pt x="75" y="224"/>
                                  </a:lnTo>
                                  <a:lnTo>
                                    <a:pt x="79" y="234"/>
                                  </a:lnTo>
                                  <a:lnTo>
                                    <a:pt x="79" y="241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77" y="183"/>
                                  </a:lnTo>
                                  <a:lnTo>
                                    <a:pt x="64" y="176"/>
                                  </a:lnTo>
                                  <a:lnTo>
                                    <a:pt x="56" y="174"/>
                                  </a:lnTo>
                                  <a:lnTo>
                                    <a:pt x="40" y="174"/>
                                  </a:lnTo>
                                  <a:lnTo>
                                    <a:pt x="33" y="176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85"/>
                                  </a:lnTo>
                                  <a:lnTo>
                                    <a:pt x="13" y="190"/>
                                  </a:lnTo>
                                  <a:lnTo>
                                    <a:pt x="8" y="194"/>
                                  </a:lnTo>
                                  <a:lnTo>
                                    <a:pt x="6" y="199"/>
                                  </a:lnTo>
                                  <a:lnTo>
                                    <a:pt x="1" y="213"/>
                                  </a:lnTo>
                                  <a:lnTo>
                                    <a:pt x="1" y="220"/>
                                  </a:lnTo>
                                  <a:lnTo>
                                    <a:pt x="1" y="238"/>
                                  </a:lnTo>
                                  <a:lnTo>
                                    <a:pt x="3" y="247"/>
                                  </a:lnTo>
                                  <a:lnTo>
                                    <a:pt x="6" y="255"/>
                                  </a:lnTo>
                                  <a:lnTo>
                                    <a:pt x="10" y="262"/>
                                  </a:lnTo>
                                  <a:lnTo>
                                    <a:pt x="17" y="271"/>
                                  </a:lnTo>
                                  <a:lnTo>
                                    <a:pt x="22" y="277"/>
                                  </a:lnTo>
                                  <a:lnTo>
                                    <a:pt x="24" y="277"/>
                                  </a:lnTo>
                                  <a:lnTo>
                                    <a:pt x="6" y="278"/>
                                  </a:lnTo>
                                  <a:lnTo>
                                    <a:pt x="6" y="278"/>
                                  </a:lnTo>
                                  <a:lnTo>
                                    <a:pt x="5" y="278"/>
                                  </a:lnTo>
                                  <a:lnTo>
                                    <a:pt x="5" y="280"/>
                                  </a:lnTo>
                                  <a:lnTo>
                                    <a:pt x="3" y="280"/>
                                  </a:lnTo>
                                  <a:lnTo>
                                    <a:pt x="3" y="284"/>
                                  </a:lnTo>
                                  <a:lnTo>
                                    <a:pt x="3" y="287"/>
                                  </a:lnTo>
                                  <a:lnTo>
                                    <a:pt x="3" y="292"/>
                                  </a:lnTo>
                                  <a:lnTo>
                                    <a:pt x="3" y="294"/>
                                  </a:lnTo>
                                  <a:lnTo>
                                    <a:pt x="3" y="298"/>
                                  </a:lnTo>
                                  <a:lnTo>
                                    <a:pt x="5" y="299"/>
                                  </a:lnTo>
                                  <a:lnTo>
                                    <a:pt x="6" y="301"/>
                                  </a:lnTo>
                                  <a:lnTo>
                                    <a:pt x="6" y="301"/>
                                  </a:lnTo>
                                  <a:lnTo>
                                    <a:pt x="24" y="301"/>
                                  </a:lnTo>
                                  <a:lnTo>
                                    <a:pt x="79" y="301"/>
                                  </a:lnTo>
                                  <a:lnTo>
                                    <a:pt x="123" y="301"/>
                                  </a:lnTo>
                                  <a:lnTo>
                                    <a:pt x="130" y="301"/>
                                  </a:lnTo>
                                  <a:lnTo>
                                    <a:pt x="144" y="296"/>
                                  </a:lnTo>
                                  <a:lnTo>
                                    <a:pt x="147" y="294"/>
                                  </a:lnTo>
                                  <a:lnTo>
                                    <a:pt x="151" y="292"/>
                                  </a:lnTo>
                                  <a:lnTo>
                                    <a:pt x="160" y="284"/>
                                  </a:lnTo>
                                  <a:lnTo>
                                    <a:pt x="163" y="277"/>
                                  </a:lnTo>
                                  <a:lnTo>
                                    <a:pt x="168" y="261"/>
                                  </a:lnTo>
                                  <a:lnTo>
                                    <a:pt x="170" y="252"/>
                                  </a:lnTo>
                                  <a:lnTo>
                                    <a:pt x="170" y="234"/>
                                  </a:lnTo>
                                  <a:moveTo>
                                    <a:pt x="170" y="69"/>
                                  </a:moveTo>
                                  <a:lnTo>
                                    <a:pt x="168" y="60"/>
                                  </a:lnTo>
                                  <a:lnTo>
                                    <a:pt x="160" y="42"/>
                                  </a:lnTo>
                                  <a:lnTo>
                                    <a:pt x="153" y="33"/>
                                  </a:lnTo>
                                  <a:lnTo>
                                    <a:pt x="142" y="25"/>
                                  </a:lnTo>
                                  <a:lnTo>
                                    <a:pt x="163" y="25"/>
                                  </a:lnTo>
                                  <a:lnTo>
                                    <a:pt x="165" y="25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7" y="19"/>
                                  </a:lnTo>
                                  <a:lnTo>
                                    <a:pt x="167" y="5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3" y="5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5" y="25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116" y="28"/>
                                  </a:lnTo>
                                  <a:lnTo>
                                    <a:pt x="126" y="35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46" y="65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4" y="83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37" y="93"/>
                                  </a:lnTo>
                                  <a:lnTo>
                                    <a:pt x="130" y="99"/>
                                  </a:lnTo>
                                  <a:lnTo>
                                    <a:pt x="124" y="100"/>
                                  </a:lnTo>
                                  <a:lnTo>
                                    <a:pt x="114" y="104"/>
                                  </a:lnTo>
                                  <a:lnTo>
                                    <a:pt x="107" y="104"/>
                                  </a:lnTo>
                                  <a:lnTo>
                                    <a:pt x="8" y="104"/>
                                  </a:lnTo>
                                  <a:lnTo>
                                    <a:pt x="6" y="104"/>
                                  </a:lnTo>
                                  <a:lnTo>
                                    <a:pt x="5" y="106"/>
                                  </a:lnTo>
                                  <a:lnTo>
                                    <a:pt x="5" y="106"/>
                                  </a:lnTo>
                                  <a:lnTo>
                                    <a:pt x="3" y="109"/>
                                  </a:lnTo>
                                  <a:lnTo>
                                    <a:pt x="3" y="122"/>
                                  </a:lnTo>
                                  <a:lnTo>
                                    <a:pt x="3" y="127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6" y="132"/>
                                  </a:lnTo>
                                  <a:lnTo>
                                    <a:pt x="8" y="132"/>
                                  </a:lnTo>
                                  <a:lnTo>
                                    <a:pt x="114" y="132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39" y="129"/>
                                  </a:lnTo>
                                  <a:lnTo>
                                    <a:pt x="146" y="125"/>
                                  </a:lnTo>
                                  <a:lnTo>
                                    <a:pt x="156" y="116"/>
                                  </a:lnTo>
                                  <a:lnTo>
                                    <a:pt x="161" y="111"/>
                                  </a:lnTo>
                                  <a:lnTo>
                                    <a:pt x="168" y="97"/>
                                  </a:lnTo>
                                  <a:lnTo>
                                    <a:pt x="170" y="88"/>
                                  </a:lnTo>
                                  <a:lnTo>
                                    <a:pt x="170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64" name="" descr=""/>
                            <pic:cNvPicPr/>
                          </pic:nvPicPr>
                          <pic:blipFill>
                            <a:blip r:embed="rId199"/>
                            <a:stretch/>
                          </pic:blipFill>
                          <pic:spPr>
                            <a:xfrm>
                              <a:off x="0" y="0"/>
                              <a:ext cx="1362600" cy="67140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99" style="position:absolute;margin-left:523.95pt;margin-top:36.3pt;width:107.3pt;height:528.65pt" coordorigin="10479,726" coordsize="2146,10573">
                  <v:shape id="shape_0" stroked="f" o:allowincell="f" style="position:absolute;left:10479;top:726;width:2145;height:10572;mso-wrap-style:none;v-text-anchor:middle;mso-position-horizontal-relative:page;mso-position-vertical-relative:page" type="_x0000_t75">
                    <v:imagedata r:id="rId200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​​​</w:delText>
        </w:r>
      </w:del>
      <w:del w:id="372" w:author="User" w:date="2023-04-17T13:51:00Z">
        <w:r>
          <w:rPr/>
          <w:drawing>
            <wp:anchor behindDoc="1" distT="0" distB="0" distL="0" distR="0" simplePos="0" locked="0" layoutInCell="0" allowOverlap="1" relativeHeight="200">
              <wp:simplePos x="0" y="0"/>
              <wp:positionH relativeFrom="page">
                <wp:posOffset>7889240</wp:posOffset>
              </wp:positionH>
              <wp:positionV relativeFrom="page">
                <wp:posOffset>4032250</wp:posOffset>
              </wp:positionV>
              <wp:extent cx="86995" cy="175895"/>
              <wp:effectExtent l="0" t="0" r="0" b="0"/>
              <wp:wrapNone/>
              <wp:docPr id="173" name="image13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3" name="image13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995" cy="175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373" w:author="User" w:date="2023-04-17T13:51:00Z">
        <w:r>
          <w:rPr/>
          <w:drawing>
            <wp:anchor behindDoc="1" distT="0" distB="0" distL="0" distR="0" simplePos="0" locked="0" layoutInCell="0" allowOverlap="1" relativeHeight="201">
              <wp:simplePos x="0" y="0"/>
              <wp:positionH relativeFrom="page">
                <wp:posOffset>7889240</wp:posOffset>
              </wp:positionH>
              <wp:positionV relativeFrom="page">
                <wp:posOffset>4275455</wp:posOffset>
              </wp:positionV>
              <wp:extent cx="86360" cy="205105"/>
              <wp:effectExtent l="0" t="0" r="0" b="0"/>
              <wp:wrapNone/>
              <wp:docPr id="174" name="image13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4" name="image13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6360" cy="2051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374" w:author="User" w:date="2023-04-17T13:51:00Z">
        <w:r>
          <w:rPr/>
          <w:drawing>
            <wp:anchor behindDoc="1" distT="0" distB="0" distL="0" distR="0" simplePos="0" locked="0" layoutInCell="0" allowOverlap="1" relativeHeight="202">
              <wp:simplePos x="0" y="0"/>
              <wp:positionH relativeFrom="page">
                <wp:posOffset>7867650</wp:posOffset>
              </wp:positionH>
              <wp:positionV relativeFrom="page">
                <wp:posOffset>4551045</wp:posOffset>
              </wp:positionV>
              <wp:extent cx="108585" cy="1000125"/>
              <wp:effectExtent l="0" t="0" r="0" b="0"/>
              <wp:wrapNone/>
              <wp:docPr id="175" name="image133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5" name="image133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8585" cy="1000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​​​​</w:delText>
        </w:r>
      </w:del>
      <w:del w:id="375" w:author="User" w:date="2023-04-17T13:51:00Z">
        <w:r>
          <w:rPr/>
          <w:drawing>
            <wp:anchor behindDoc="1" distT="0" distB="0" distL="0" distR="0" simplePos="0" locked="0" layoutInCell="0" allowOverlap="1" relativeHeight="203">
              <wp:simplePos x="0" y="0"/>
              <wp:positionH relativeFrom="page">
                <wp:posOffset>7263765</wp:posOffset>
              </wp:positionH>
              <wp:positionV relativeFrom="page">
                <wp:posOffset>453390</wp:posOffset>
              </wp:positionV>
              <wp:extent cx="276860" cy="4886325"/>
              <wp:effectExtent l="0" t="0" r="0" b="0"/>
              <wp:wrapNone/>
              <wp:docPr id="176" name="image13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6" name="image13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0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6860" cy="4886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  <w:delText>​​</w:delText>
        </w:r>
      </w:del>
      <w:del w:id="376" w:author="User" w:date="2023-04-17T13:51:00Z">
        <w:r>
          <w:rPr/>
          <w:pict>
            <v:shape id="shape_0" coordsize="21,7890" path="m20,7716l20,7715l16,7713l14,7713l6,7713l4,7713l2,7715l0,7716l0,7886l2,7887l4,7889l8,7889l11,7889l14,7889l17,7889l20,7886l20,7886l20,7716xm20,7365l20,7364l16,7362l14,7362l6,7362l4,7362l2,7364l0,7365l0,7535l2,7536l4,7536l2,7538l0,7538l0,7708l2,7709l4,7711l8,7711l11,7711l14,7711l17,7711l20,7709l20,7708l20,7538l20,7538l18,7536l20,7536l20,7535l20,7365xm20,7014l20,7013l16,7011l14,7011l6,7011l4,7011l2,7013l0,7014l0,7184l2,7185l4,7185l2,7187l0,7189l0,7358l2,7358l4,7360l8,7362l11,7362l14,7362l17,7360l20,7358l20,7357l20,7189l20,7187l18,7185l20,7185l20,7184l20,7014xm20,6663l20,6663l16,6660l14,6660l6,6660l4,6660l2,6663l0,6663l0,6833l2,6834l4,6836l2,6836l0,6838l0,7007l2,7009l4,7011l8,7011l11,7011l14,7011l17,7011l20,7007l20,7007l20,6838l20,6836l18,6836l20,6834l20,6833l20,6663xm20,6314l20,6312l16,6311l14,6309l6,6309l4,6311l2,6312l0,6314l0,6482l2,6483l4,6485l2,6485l0,6487l0,6656l2,6658l4,6660l8,6660l11,6660l14,6660l17,6660l20,6658l20,6656l20,6487l20,6485l18,6485l20,6483l20,6482l20,6314xm20,5963l20,5961l16,5960l14,5958l6,5958l4,5960l2,5961l0,5963l0,6132l2,6132l4,6134l2,6134l0,6136l0,6305l2,6307l4,6309l8,6309l11,6309l14,6309l17,6309l20,6307l20,6305l20,6136l20,6134l18,6134l20,6132l20,6132l20,5963xm20,5613l20,5611l16,5610l14,5610l6,5610l4,5610l2,5611l0,5613l0,5782l2,5784l4,5784l2,5786l0,5786l0,5954l2,5956l4,5958l8,5958l11,5958l14,5958l17,5958l20,5956l20,5954l20,5786l20,5786l18,5784l20,5784l20,5782l20,5613xm20,5262l20,5260l16,5259l14,5259l6,5259l4,5259l2,5260l0,5262l0,5432l2,5433l4,5433l2,5435l0,5437l0,5604l2,5606l4,5608l8,5610l11,5610l14,5610l17,5608l20,5606l20,5604l20,5437l20,5435l18,5433l20,5433l20,5432l20,5262xm20,4911l20,4909l16,4908l14,4908l6,4908l4,4908l2,4909l0,4911l0,5081l2,5082l4,5082l2,5084l0,5086l0,5255l2,5255l4,5257l8,5259l11,5259l14,5259l17,5257l20,5255l20,5255l20,5086l20,5084l18,5082l20,5082l20,5081l20,4911xm20,4560l20,4560l16,4557l14,4557l6,4557l4,4557l2,4560l0,4560l0,4730l2,4731l4,4733l2,4733l0,4735l0,4904l2,4906l4,4908l8,4908l11,4908l14,4908l17,4908l20,4906l20,4904l20,4735l20,4733l18,4733l20,4731l20,4730l20,4560xm20,4211l20,4209l16,4207l14,4206l6,4206l4,4207l2,4209l0,4211l0,4380l2,4380l4,4382l2,4382l0,4384l0,4553l2,4555l4,4557l8,4557l11,4557l14,4557l17,4557l20,4555l20,4553l20,4384l20,4382l18,4382l20,4380l20,4379l20,4211xm20,3860l20,3858l16,3856l14,3856l6,3856l4,3856l2,3858l0,3860l0,4029l2,4031l4,4031l2,4031l0,4033l0,4202l2,4204l4,4206l8,4206l11,4206l14,4206l17,4206l20,4204l20,4202l20,4033l20,4031l18,4031l20,4029l20,4029l20,3860xm20,3509l20,3507l16,3505l14,3505l6,3505l4,3505l2,3507l0,3509l0,3678l2,3680l4,3680l2,3682l0,3682l0,3851l2,3853l4,3855l8,3855l11,3855l14,3855l17,3855l20,3853l20,3851l20,3682l20,3682l18,3680l20,3680l20,3678l20,3509xm20,3158l20,3156l16,3154l14,3154l6,3154l4,3154l2,3156l0,3158l0,3327l2,3329l4,3329l2,3331l0,3333l0,3500l2,3502l4,3504l8,3505l11,3505l14,3505l17,3504l20,3502l20,3500l20,3333l20,3331l18,3329l20,3329l20,3327l20,3158xm20,2807l20,2807l16,2803l14,2803l6,2803l4,2803l2,2807l0,2807l0,2976l2,2978l4,2978l2,2980l0,2982l0,3151l2,3151l4,3154l8,3154l11,3154l14,3154l17,3154l20,3151l20,3151l20,2982l20,2980l18,2978l20,2978l20,2976l20,2807xm20,2458l20,2456l16,2454l14,2452l6,2452l4,2454l2,2456l0,2458l0,2625l2,2627l4,2629l2,2629l0,2631l0,2800l2,2802l4,2803l8,2803l11,2803l14,2803l17,2803l20,2802l20,2800l20,2631l20,2629l18,2629l20,2627l20,2625l20,2458xm20,2107l20,2105l16,2103l14,2101l6,2101l4,2103l2,2105l0,2107l0,2276l2,2276l4,2278l2,2278l0,2280l0,2449l2,2451l4,2452l8,2452l11,2452l14,2452l17,2452l20,2451l20,2449l20,2280l20,2278l18,2278l20,2276l20,2276l20,2107xm20,1757l20,1755l16,1753l14,1753l6,1753l4,1753l2,1755l0,1757l0,1926l2,1928l4,1928l2,1930l0,1930l0,2098l2,2100l4,2101l8,2101l11,2101l14,2101l17,2101l20,2100l20,2098l20,1930l20,1930l18,1928l20,1928l20,1926l20,1757xm20,1406l20,1404l16,1402l14,1402l6,1402l4,1402l2,1404l0,1406l0,1575l2,1577l4,1577l2,1579l0,1580l0,1748l2,1750l4,1751l8,1751l11,1751l14,1751l17,1751l20,1750l20,1748l20,1580l20,1579l18,1577l20,1577l20,1575l20,1406xm20,1055l20,1053l16,1051l14,1051l6,1051l4,1051l2,1053l0,1055l0,1224l2,1226l4,1226l2,1228l0,1229l0,1399l2,1399l4,1400l8,1402l11,1402l14,1402l17,1400l20,1399l20,1399l20,1229l20,1228l18,1226l20,1226l20,1224l20,1055xm20,704l20,704l16,700l14,700l6,700l4,700l2,704l0,704l0,873l2,875l4,877l2,877l0,878l0,1048l2,1049l4,1051l8,1051l11,1051l14,1051l17,1051l20,1048l20,1048l20,878l20,877l18,877l20,875l20,873l20,704xm20,355l20,353l16,351l14,349l6,349l4,351l2,353l0,355l0,524l2,524l4,526l2,526l0,527l0,697l2,698l4,700l8,700l11,700l14,700l17,700l20,698l20,697l20,527l20,526l18,526l20,524l20,522l20,355xm20,4l20,2l16,0l14,0l6,0l4,0l2,2l0,4l0,173l2,175l4,175l2,175l0,176l0,346l2,347l4,349l8,349l11,349l14,349l17,349l20,347l20,346l20,176l20,175l18,175l20,173l20,173l20,4xe" fillcolor="#231f20" stroked="f" o:allowincell="f" style="position:absolute;margin-left:391.7pt;margin-top:36pt;width:0.5pt;height:223.6pt;mso-wrap-style:none;v-text-anchor:middle;mso-position-horizontal-relative:page;mso-position-vertical-relative:page">
              <v:fill o:detectmouseclick="t" type="solid" color2="#dce0df"/>
              <v:stroke color="#3465a4" joinstyle="round" endcap="flat"/>
              <w10:wrap type="none"/>
            </v:shape>
          </w:pict>
          <w:delText>​</w:delText>
        </w:r>
      </w:del>
      <w:del w:id="377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2">
                  <wp:simplePos x="0" y="0"/>
                  <wp:positionH relativeFrom="page">
                    <wp:posOffset>4440555</wp:posOffset>
                  </wp:positionH>
                  <wp:positionV relativeFrom="page">
                    <wp:posOffset>457200</wp:posOffset>
                  </wp:positionV>
                  <wp:extent cx="635" cy="2714625"/>
                  <wp:effectExtent l="4445" t="4445" r="4445" b="4445"/>
                  <wp:wrapNone/>
                  <wp:docPr id="178" name="Фигура10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71476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349.65pt,36pt" to="349.65pt,249.7pt" ID="Фигура101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</w:delText>
        </w:r>
      </w:del>
      <w:del w:id="378" w:author="User" w:date="2023-04-17T13:51:00Z">
        <w:r>
          <w:rPr/>
          <w:pict>
            <v:shape id="shape_0" coordsize="21,8767" path="m20,8593l18,8591l16,8590l12,8588l6,8588l4,8590l0,8591l0,8593l0,8762l0,8762l4,8764l6,8766l10,8766l12,8766l16,8764l18,8762l20,8762l20,8593xm20,8242l18,8240l16,8239l12,8239l6,8239l4,8239l0,8240l0,8242l0,8411l0,8413l2,8413l0,8415l0,8415l0,8584l0,8586l4,8588l6,8588l10,8588l12,8588l16,8588l18,8586l20,8584l20,8415l18,8415l17,8413l18,8413l20,8411l20,8242xm20,7891l18,7889l16,7888l12,7888l6,7888l4,7888l0,7889l0,7891l0,8060l0,8062l2,8062l0,8064l0,8066l0,8233l0,8235l4,8237l6,8239l10,8239l12,8239l16,8237l18,8235l20,8233l20,8066l18,8064l17,8062l18,8062l20,8060l20,7891xm20,7540l18,7540l16,7537l12,7537l6,7537l4,7537l0,7540l0,7540l0,7709l0,7711l2,7711l0,7713l0,7715l0,7884l0,7884l4,7886l6,7888l10,7888l12,7888l16,7886l18,7884l20,7884l20,7715l18,7713l17,7711l18,7711l20,7709l20,7540xm20,7191l18,7189l16,7187l12,7186l6,7186l4,7187l0,7189l0,7191l0,7358l0,7360l2,7362l0,7362l0,7364l0,7533l0,7535l4,7537l6,7537l10,7537l12,7537l16,7537l18,7535l20,7533l20,7364l18,7362l17,7362l18,7360l20,7358l20,7191xm20,6840l18,6838l16,6836l12,6835l6,6835l4,6836l0,6838l0,6840l0,7009l0,7009l2,7011l0,7011l0,7013l0,7182l0,7184l4,7186l6,7186l10,7186l12,7186l16,7186l18,7184l20,7182l20,7013l18,7011l17,7011l18,7009l20,7009l20,6840xm20,6490l18,6488l16,6486l12,6486l6,6486l4,6486l0,6488l0,6490l0,6658l0,6660l2,6660l0,6660l0,6662l0,6831l0,6833l4,6835l6,6835l10,6835l12,6835l16,6835l18,6833l20,6831l20,6662l18,6660l17,6660l18,6660l20,6658l20,6490xm20,6139l18,6137l16,6135l12,6135l6,6135l4,6135l0,6137l0,6139l0,6308l0,6310l2,6310l0,6312l0,6312l0,6481l0,6483l4,6485l6,6485l10,6485l12,6485l16,6485l18,6483l20,6481l20,6312l18,6312l17,6310l18,6310l20,6308l20,6139xm20,5788l18,5786l16,5784l12,5784l6,5784l4,5784l0,5786l0,5788l0,5957l0,5959l2,5959l0,5961l0,5963l0,6132l0,6132l4,6134l6,6135l10,6135l12,6135l16,6134l18,6132l20,6130l20,5963l18,5961l17,5959l18,5959l20,5957l20,5788xm20,5437l18,5437l16,5433l12,5433l6,5433l4,5433l0,5437l0,5437l0,5606l0,5608l2,5610l0,5610l0,5612l0,5781l0,5783l4,5784l6,5784l10,5784l12,5784l16,5784l18,5781l20,5781l20,5612l18,5610l17,5610l18,5608l20,5606l20,5437xm20,5088l18,5086l16,5084l12,5082l6,5082l4,5084l0,5086l0,5088l0,5257l0,5257l2,5259l0,5259l0,5261l0,5430l0,5432l4,5433l6,5433l10,5433l12,5433l16,5433l18,5432l20,5430l20,5261l18,5259l17,5259l18,5257l20,5255l20,5088xm20,4737l18,4735l16,4733l12,4731l6,4731l4,4733l0,4735l0,4737l0,4906l0,4906l2,4908l0,4908l0,4910l0,5079l0,5081l4,5082l6,5082l10,5082l12,5082l16,5082l18,5081l20,5079l20,4910l18,4908l17,4908l18,4906l20,4906l20,4737xm20,4386l18,4384l16,4382l12,4382l6,4382l4,4382l0,4384l0,4386l0,4555l0,4557l2,4557l0,4559l0,4559l0,4728l0,4730l4,4731l6,4731l10,4731l12,4731l16,4731l18,4730l20,4728l20,4559l18,4559l17,4557l18,4557l20,4555l20,4386xm20,4035l18,4033l16,4031l12,4031l6,4031l4,4031l0,4033l0,4035l0,4204l0,4206l2,4206l0,4207l0,4209l0,4377l0,4379l4,4380l6,4382l10,4382l12,4382l16,4380l18,4379l20,4377l20,4209l18,4207l17,4206l18,4206l20,4204l20,4035xm20,3684l18,3682l16,3680l12,3680l6,3680l4,3680l0,3682l0,3684l0,3853l0,3855l2,3855l0,3856l0,3858l0,4028l0,4028l4,4029l6,4031l10,4031l12,4031l16,4029l18,4028l20,4028l20,3858l18,3856l17,3855l18,3855l20,3853l20,3684xm20,3334l18,3333l16,3331l12,3329l6,3329l4,3331l0,3333l0,3334l0,3502l0,3504l2,3505l0,3505l0,3507l0,3677l0,3678l4,3680l6,3680l10,3680l12,3680l16,3680l18,3678l20,3677l20,3507l18,3505l17,3505l18,3504l20,3502l20,3334xm20,2983l18,2982l16,2980l12,2978l6,2978l4,2980l0,2982l0,2983l0,3153l0,3153l2,3154l0,3154l0,3156l0,3326l0,3327l4,3329l6,3329l10,3329l12,3329l16,3329l18,3327l20,3326l20,3156l18,3154l17,3154l18,3153l20,3153l20,2983xm20,2632l18,2631l16,2629l12,2629l6,2629l4,2629l0,2631l0,2632l0,2802l0,2803l2,2803l0,2803l0,2805l0,2975l0,2976l4,2978l6,2978l10,2978l12,2978l16,2978l18,2976l20,2975l20,2805l18,2803l17,2803l18,2802l20,2802l20,2632xm20,2281l18,2280l16,2278l12,2278l6,2278l4,2278l0,2280l0,2281l0,2451l0,2452l2,2452l0,2454l0,2454l0,2624l0,2625l4,2627l6,2627l10,2627l12,2627l16,2627l18,2625l20,2624l20,2454l18,2454l17,2452l18,2452l20,2451l20,2281xm20,1931l18,1930l16,1928l12,1928l6,1928l4,1928l0,1930l0,1931l0,2101l0,2102l2,2102l0,2104l0,2106l0,2274l0,2274l4,2276l6,2278l10,2278l12,2278l16,2276l18,2274l20,2273l20,2106l18,2104l17,2102l18,2102l20,2101l20,1931xm20,1580l18,1580l16,1577l12,1577l6,1577l4,1577l0,1580l0,1580l0,1750l0,1751l2,1753l0,1753l0,1755l0,1924l0,1926l4,1928l6,1928l10,1928l12,1928l16,1926l18,1924l20,1924l20,1755l18,1753l17,1753l18,1751l20,1750l20,1580xm20,1231l18,1229l16,1228l12,1226l6,1226l4,1228l0,1229l0,1231l0,1399l0,1400l2,1402l0,1402l0,1404l0,1573l0,1575l4,1577l6,1577l10,1577l12,1577l16,1577l18,1575l20,1573l20,1404l18,1402l17,1402l18,1400l20,1399l20,1231xm20,880l18,878l16,877l12,875l6,875l4,877l0,878l0,880l0,1049l0,1049l2,1051l0,1051l0,1053l0,1222l0,1224l4,1226l6,1226l10,1226l12,1226l16,1226l18,1224l20,1222l20,1053l18,1051l17,1051l18,1049l20,1049l20,880xm20,529l18,527l16,526l12,526l6,526l4,526l0,527l0,529l0,698l0,700l2,700l0,702l0,702l0,871l0,873l4,875l6,875l10,875l12,875l16,875l18,873l20,871l20,702l18,702l17,700l18,700l20,698l20,529xm20,4l18,2l16,0l12,0l6,0l4,0l0,2l0,4l0,173l0,175l4,176l0,176l0,178l0,347l0,349l2,349l0,351l0,353l0,520l0,522l4,524l6,524l10,524l12,524l16,524l18,522l20,520l20,353l18,351l17,349l18,349l20,347l20,178l18,176l16,176l18,175l20,173l20,4xe" fillcolor="#231f20" stroked="f" o:allowincell="f" style="position:absolute;margin-left:349.35pt;margin-top:-294.85pt;width:0.5pt;height:248.45pt;mso-wrap-style:none;v-text-anchor:middle;mso-position-horizontal-relative:page">
              <v:fill o:detectmouseclick="t" type="solid" color2="#dce0df"/>
              <v:stroke color="#3465a4" joinstyle="round" endcap="flat"/>
              <w10:wrap type="none"/>
            </v:shape>
          </w:pict>
          <w:delText>​</w:delText>
        </w:r>
      </w:del>
      <w:del w:id="379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3">
                  <wp:simplePos x="0" y="0"/>
                  <wp:positionH relativeFrom="page">
                    <wp:posOffset>3902710</wp:posOffset>
                  </wp:positionH>
                  <wp:positionV relativeFrom="page">
                    <wp:posOffset>457200</wp:posOffset>
                  </wp:positionV>
                  <wp:extent cx="635" cy="2714625"/>
                  <wp:effectExtent l="4445" t="4445" r="4445" b="4445"/>
                  <wp:wrapNone/>
                  <wp:docPr id="180" name="Фигура103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71476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307.3pt,36pt" to="307.3pt,249.7pt" ID="Фигура103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</w:delText>
        </w:r>
      </w:del>
      <w:del w:id="380" w:author="User" w:date="2023-04-17T13:51:00Z">
        <w:r>
          <w:rPr/>
          <w:pict>
            <v:shape id="shape_0" coordsize="21,8767" path="m20,8593l20,8591l17,8590l14,8588l8,8588l4,8590l2,8591l0,8593l0,8762l2,8762l4,8764l8,8766l11,8766l14,8766l17,8764l20,8762l20,8762l20,8593xm20,8242l20,8240l17,8239l14,8239l8,8239l4,8239l2,8240l0,8242l0,8411l2,8413l4,8413l2,8415l0,8415l0,8584l2,8586l4,8588l8,8588l11,8588l14,8588l17,8588l20,8586l20,8584l20,8415l20,8415l18,8413l20,8413l20,8411l20,8242xm20,7891l20,7889l17,7888l14,7888l8,7888l4,7888l2,7889l0,7891l0,8060l2,8062l4,8062l2,8064l0,8066l0,8233l2,8235l4,8237l8,8239l11,8239l14,8239l17,8237l20,8235l20,8233l20,8066l20,8064l18,8062l20,8062l20,8060l20,7891xm20,7540l20,7540l17,7537l14,7537l8,7537l4,7537l2,7540l0,7540l0,7709l2,7711l4,7711l2,7713l0,7715l0,7884l2,7884l4,7886l8,7888l11,7888l14,7888l17,7886l20,7884l20,7884l20,7715l20,7713l18,7711l20,7711l20,7709l20,7540xm20,7191l20,7189l17,7187l14,7186l8,7186l4,7187l2,7189l0,7191l0,7358l2,7360l4,7362l2,7362l0,7364l0,7533l2,7535l4,7537l8,7537l11,7537l14,7537l17,7537l20,7535l20,7533l20,7364l20,7362l18,7362l20,7360l20,7358l20,7191xm20,6840l20,6838l17,6836l14,6835l8,6835l4,6836l2,6838l0,6840l0,7009l2,7009l4,7011l2,7011l0,7013l0,7182l2,7184l4,7186l8,7186l11,7186l14,7186l17,7186l20,7184l20,7182l20,7013l20,7011l18,7011l20,7009l20,7009l20,6840xm20,6490l20,6488l17,6486l14,6486l8,6486l4,6486l2,6488l0,6490l0,6658l2,6660l4,6660l2,6660l0,6662l0,6831l2,6833l4,6835l8,6835l11,6835l14,6835l17,6835l20,6833l20,6831l20,6662l20,6660l18,6660l20,6660l20,6658l20,6490xm20,6139l20,6137l17,6135l14,6135l8,6135l4,6135l2,6137l0,6139l0,6308l2,6310l4,6310l2,6312l0,6312l0,6481l2,6483l4,6485l8,6485l11,6485l14,6485l17,6485l20,6483l20,6481l20,6312l20,6312l18,6310l20,6310l20,6308l20,6139xm20,5788l20,5786l17,5784l14,5784l8,5784l4,5784l2,5786l0,5788l0,5957l2,5959l4,5959l2,5961l0,5963l0,6132l2,6132l4,6134l8,6135l11,6135l14,6135l17,6134l20,6132l20,6130l20,5963l20,5961l18,5959l20,5959l20,5957l20,5788xm20,5437l20,5437l17,5433l14,5433l8,5433l4,5433l2,5437l0,5437l0,5606l2,5608l4,5610l2,5610l0,5612l0,5781l2,5783l4,5784l8,5784l11,5784l14,5784l17,5784l20,5781l20,5781l20,5612l20,5610l18,5610l20,5608l20,5606l20,5437xm20,5088l20,5086l17,5084l14,5082l8,5082l4,5084l2,5086l0,5088l0,5257l2,5257l4,5259l2,5259l0,5261l0,5430l2,5432l4,5433l8,5433l11,5433l14,5433l17,5433l20,5432l20,5430l20,5261l20,5259l18,5259l20,5257l20,5255l20,5088xm20,4737l20,4735l17,4733l14,4731l8,4731l4,4733l2,4735l0,4737l0,4906l2,4906l4,4908l2,4908l0,4910l0,5079l2,5081l4,5082l8,5082l11,5082l14,5082l17,5082l20,5081l20,5079l20,4910l20,4908l18,4908l20,4906l20,4906l20,4737xm20,4386l20,4384l17,4382l14,4382l8,4382l4,4382l2,4384l0,4386l0,4555l2,4557l4,4557l2,4559l0,4559l0,4728l2,4730l4,4731l8,4731l11,4731l14,4731l17,4731l20,4730l20,4728l20,4559l20,4559l18,4557l20,4557l20,4555l20,4386xm20,4035l20,4033l17,4031l14,4031l8,4031l4,4031l2,4033l0,4035l0,4204l2,4206l4,4206l2,4207l0,4209l0,4377l2,4379l4,4380l8,4382l11,4382l14,4382l17,4380l20,4379l20,4377l20,4209l20,4207l18,4206l20,4206l20,4204l20,4035xm20,3684l20,3682l17,3680l14,3680l8,3680l4,3680l2,3682l0,3684l0,3853l2,3855l4,3855l2,3856l0,3858l0,4028l2,4028l4,4029l8,4031l11,4031l14,4031l17,4029l20,4028l20,4028l20,3858l20,3856l18,3855l20,3855l20,3853l20,3684xm20,3334l20,3333l17,3331l14,3329l8,3329l4,3331l2,3333l0,3334l0,3502l2,3504l4,3505l2,3505l0,3507l0,3677l2,3678l4,3680l8,3680l11,3680l14,3680l17,3680l20,3678l20,3677l20,3507l20,3505l18,3505l20,3504l20,3502l20,3334xm20,2983l20,2982l17,2980l14,2978l8,2978l4,2980l2,2982l0,2983l0,3153l2,3153l4,3154l2,3154l0,3156l0,3326l2,3327l4,3329l8,3329l11,3329l14,3329l17,3329l20,3327l20,3326l20,3156l20,3154l18,3154l20,3153l20,3153l20,2983xm20,2632l20,2631l17,2629l14,2629l8,2629l4,2629l2,2631l0,2632l0,2802l2,2803l4,2803l2,2803l0,2805l0,2975l2,2976l4,2978l8,2978l11,2978l14,2978l17,2978l20,2976l20,2975l20,2805l20,2803l18,2803l20,2802l20,2802l20,2632xm20,2281l20,2280l17,2278l14,2278l8,2278l4,2278l2,2280l0,2281l0,2451l2,2452l4,2452l2,2454l0,2454l0,2624l2,2625l4,2627l8,2627l11,2627l14,2627l17,2627l20,2625l20,2624l20,2454l20,2454l18,2452l20,2452l20,2451l20,2281xm20,1931l20,1930l17,1928l14,1928l8,1928l4,1928l2,1930l0,1931l0,2101l2,2102l4,2102l2,2104l0,2106l0,2274l2,2274l4,2276l8,2278l11,2278l14,2278l17,2276l20,2274l20,2273l20,2106l20,2104l18,2102l20,2102l20,2101l20,1931xm20,1580l20,1580l17,1577l14,1577l8,1577l4,1577l2,1580l0,1580l0,1750l2,1751l4,1753l2,1753l0,1755l0,1924l2,1926l4,1928l8,1928l11,1928l14,1928l17,1926l20,1924l20,1924l20,1755l20,1753l18,1753l20,1751l20,1750l20,1580xm20,1231l20,1229l17,1228l14,1226l8,1226l4,1228l2,1229l0,1231l0,1399l2,1400l4,1402l2,1402l0,1404l0,1573l2,1575l4,1577l8,1577l11,1577l14,1577l17,1577l20,1575l20,1573l20,1404l20,1402l18,1402l20,1400l20,1399l20,1231xm20,880l20,878l17,877l14,875l8,875l4,877l2,878l0,880l0,1049l2,1049l4,1051l2,1051l0,1053l0,1222l2,1224l4,1226l8,1226l11,1226l14,1226l17,1226l20,1224l20,1222l20,1053l20,1051l18,1051l20,1049l20,1049l20,880xm20,529l20,527l17,526l14,526l8,526l4,526l2,527l0,529l0,698l2,700l4,700l2,702l0,702l0,871l2,873l4,875l8,875l11,875l14,875l17,875l20,873l20,871l20,702l20,702l18,700l20,700l20,698l20,529xm20,4l20,2l17,0l14,0l8,0l4,0l2,2l0,4l0,173l2,175l4,176l2,176l0,178l0,347l2,349l4,349l2,351l0,353l0,520l2,522l4,524l8,524l11,524l14,524l17,524l20,522l20,520l20,353l20,351l18,349l20,349l20,347l20,178l20,176l17,176l20,175l20,173l20,4xe" fillcolor="#231f20" stroked="f" o:allowincell="f" style="position:absolute;margin-left:306.95pt;margin-top:-294.85pt;width:0.55pt;height:248.45pt;mso-wrap-style:none;v-text-anchor:middle;mso-position-horizontal-relative:page">
              <v:fill o:detectmouseclick="t" type="solid" color2="#dce0df"/>
              <v:stroke color="#3465a4" joinstyle="round" endcap="flat"/>
              <w10:wrap type="none"/>
            </v:shape>
          </w:pict>
          <w:delText>​</w:delText>
        </w:r>
      </w:del>
      <w:del w:id="381" w:author="User" w:date="2023-04-17T13:51:00Z">
        <w:r>
          <w:rPr/>
          <mc:AlternateContent>
            <mc:Choice Requires="wps">
              <w:drawing>
                <wp:anchor behindDoc="1" distT="0" distB="0" distL="0" distR="0" simplePos="0" locked="0" layoutInCell="0" allowOverlap="1" relativeHeight="124">
                  <wp:simplePos x="0" y="0"/>
                  <wp:positionH relativeFrom="page">
                    <wp:posOffset>3305175</wp:posOffset>
                  </wp:positionH>
                  <wp:positionV relativeFrom="page">
                    <wp:posOffset>438785</wp:posOffset>
                  </wp:positionV>
                  <wp:extent cx="18415" cy="6682740"/>
                  <wp:effectExtent l="0" t="0" r="0" b="0"/>
                  <wp:wrapNone/>
                  <wp:docPr id="182" name="Фигура105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8360" cy="668268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rect id="shape_0" ID="Фигура105" path="m0,0l-2147483645,0l-2147483645,-2147483646l0,-2147483646xe" fillcolor="#231f20" stroked="f" o:allowincell="f" style="position:absolute;margin-left:260.25pt;margin-top:34.55pt;width:1.4pt;height:526.15pt;mso-wrap-style:none;v-text-anchor:middle;mso-position-horizontal-relative:page;mso-position-vertical-relative:page">
                  <v:fill o:detectmouseclick="t" type="solid" color2="#dce0df"/>
                  <v:stroke color="#3465a4" joinstyle="round" endcap="flat"/>
                  <w10:wrap type="none"/>
                </v:rect>
              </w:pict>
            </mc:Fallback>
          </mc:AlternateContent>
          <w:delText>​​</w:delText>
        </w:r>
      </w:del>
      <w:del w:id="382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5">
                  <wp:simplePos x="0" y="0"/>
                  <wp:positionH relativeFrom="page">
                    <wp:posOffset>3064510</wp:posOffset>
                  </wp:positionH>
                  <wp:positionV relativeFrom="page">
                    <wp:posOffset>457200</wp:posOffset>
                  </wp:positionV>
                  <wp:extent cx="635" cy="2655570"/>
                  <wp:effectExtent l="4445" t="4445" r="4445" b="4445"/>
                  <wp:wrapNone/>
                  <wp:docPr id="183" name="Фигура106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65572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241.3pt,36pt" to="241.3pt,245.05pt" ID="Фигура106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</w:delText>
        </w:r>
      </w:del>
      <w:del w:id="383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6">
                  <wp:simplePos x="0" y="0"/>
                  <wp:positionH relativeFrom="page">
                    <wp:posOffset>2526030</wp:posOffset>
                  </wp:positionH>
                  <wp:positionV relativeFrom="page">
                    <wp:posOffset>457200</wp:posOffset>
                  </wp:positionV>
                  <wp:extent cx="635" cy="2656205"/>
                  <wp:effectExtent l="4445" t="4445" r="4445" b="4445"/>
                  <wp:wrapNone/>
                  <wp:docPr id="184" name="Фигура107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65608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198.9pt,36pt" to="198.9pt,245.1pt" ID="Фигура107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</w:delText>
        </w:r>
      </w:del>
      <w:del w:id="384" w:author="User" w:date="2023-04-17T13:51:00Z">
        <w:r>
          <w:rPr/>
          <w:pict>
            <v:shape id="shape_0" coordsize="21,6133" path="m20,5786l18,5785l16,5783l12,5781l6,5781l4,5783l0,5785l0,5786l0,5954l0,5956l2,5958l0,5958l0,5959l0,6129l0,6130l4,6132l6,6132l10,6132l12,6132l16,6132l18,6130l20,6129l20,5959l18,5958l17,5958l18,5956l20,5954l20,5786xm20,5435l18,5434l16,5432l12,5430l6,5430l4,5432l0,5434l0,5435l0,5605l0,5605l2,5607l0,5607l0,5608l0,5778l0,5779l4,5781l6,5781l10,5781l12,5781l16,5781l18,5779l20,5778l20,5608l18,5607l17,5607l18,5605l20,5605l20,5435xm20,5085l18,5084l16,5082l12,5082l6,5082l4,5082l0,5084l0,5085l0,5254l0,5256l2,5256l0,5256l0,5257l0,5427l0,5428l4,5430l6,5430l10,5430l12,5430l16,5430l18,5428l20,5427l20,5257l18,5256l17,5256l18,5254l20,5254l20,5085xm20,4734l18,4733l16,4731l12,4731l6,4731l4,4731l0,4733l0,4734l0,4904l0,4905l2,4905l0,4907l0,4907l0,5077l0,5078l4,5080l6,5080l10,5080l12,5080l16,5080l18,5078l20,5077l20,4907l18,4907l17,4905l18,4905l20,4904l20,4734xm20,4383l18,4382l16,4380l12,4380l6,4380l4,4380l0,4382l0,4383l0,4553l0,4554l2,4554l0,4556l0,4558l0,4727l0,4727l4,4729l6,4731l10,4731l12,4731l16,4729l18,4727l20,4726l20,4558l18,4556l17,4554l18,4554l20,4553l20,4383xm20,4032l18,4032l16,4029l12,4029l6,4029l4,4029l0,4032l0,4032l0,4202l0,4203l2,4205l0,4205l0,4207l0,4376l0,4378l4,4380l6,4380l10,4380l12,4380l16,4380l18,4376l20,4376l20,4207l18,4205l17,4205l18,4203l20,4202l20,4032xm20,3683l18,3681l16,3679l12,3678l6,3678l4,3679l0,3681l0,3683l0,3852l0,3852l2,3854l0,3854l0,3856l0,4025l0,4027l4,4029l6,4029l10,4029l12,4029l16,4029l18,4027l20,4025l20,3856l18,3854l17,3854l18,3852l20,3851l20,3683xm20,3332l18,3330l16,3328l12,3327l6,3327l4,3328l0,3330l0,3332l0,3501l0,3501l2,3503l0,3503l0,3505l0,3674l0,3676l4,3678l6,3678l10,3678l12,3678l16,3678l18,3676l20,3674l20,3505l18,3503l17,3503l18,3501l20,3501l20,3332xm20,2982l18,2980l16,2978l12,2978l6,2978l4,2978l0,2980l0,2982l0,3150l0,3152l2,3152l0,3154l0,3154l0,3323l0,3325l4,3327l6,3327l10,3327l12,3327l16,3327l18,3325l20,3323l20,3154l18,3154l17,3152l18,3152l20,3150l20,2982xm20,2631l18,2629l16,2627l12,2627l6,2627l4,2627l0,2629l0,2631l0,2800l0,2802l2,2802l0,2804l0,2806l0,2973l0,2975l4,2977l6,2978l10,2978l12,2978l16,2977l18,2975l20,2973l20,2806l18,2804l17,2802l18,2802l20,2800l20,2631xm20,2280l18,2278l16,2276l12,2276l6,2276l4,2276l0,2278l0,2280l0,2449l0,2451l2,2451l0,2453l0,2455l0,2624l0,2624l4,2626l6,2627l10,2627l12,2627l16,2626l18,2624l20,2624l20,2455l18,2453l17,2451l18,2451l20,2449l20,2280xm20,2103l18,2102l16,2100l12,2100l6,2100l4,2100l0,2102l0,2103l0,2273l0,2275l4,2276l6,2276l10,2276l12,2276l16,2276l18,2275l20,2273l20,2103xm20,1752l18,1751l16,1749l12,1749l6,1749l4,1749l0,1751l0,1752l0,1922l0,1924l2,1924l0,1925l0,1927l0,2095l0,2096l4,2098l6,2100l10,2100l12,2100l16,2098l18,2096l20,2095l20,1927l18,1925l17,1924l18,1924l20,1922l20,1752xm20,1401l18,1400l16,1398l12,1398l6,1398l4,1398l0,1400l0,1401l0,1571l0,1572l2,1572l0,1574l0,1576l0,1745l0,1745l4,1747l6,1749l10,1749l12,1749l16,1747l18,1745l20,1744l20,1576l18,1574l17,1572l18,1572l20,1571l20,1401xm20,1050l18,1050l16,1047l12,1047l6,1047l4,1047l0,1050l0,1050l0,1220l0,1221l2,1223l0,1223l0,1225l0,1394l0,1396l4,1398l6,1398l10,1398l12,1398l16,1398l18,1394l20,1394l20,1225l18,1223l17,1223l18,1221l20,1220l20,1050xm20,702l18,700l16,699l12,697l6,697l4,699l0,700l0,702l0,871l0,871l2,873l0,873l0,875l0,1043l0,1045l4,1047l6,1047l10,1047l12,1047l16,1047l18,1045l20,1043l20,875l18,873l17,873l18,871l20,870l20,702xm20,4l18,2l16,0l12,0l6,0l4,0l0,2l0,4l0,173l0,175l2,175l0,176l0,176l0,346l0,348l2,348l0,349l0,351l0,520l0,522l2,522l0,522l0,524l0,693l0,695l4,697l6,697l10,697l12,697l16,697l18,695l20,693l20,524l18,522l17,522l18,520l20,520l20,351l18,349l17,349l18,348l20,346l20,176l18,176l17,175l18,175l20,173l20,4xe" fillcolor="#231f20" stroked="f" o:allowincell="f" style="position:absolute;margin-left:198.6pt;margin-top:-231.35pt;width:0.5pt;height:173.8pt;mso-wrap-style:none;v-text-anchor:middle;mso-position-horizontal-relative:page">
              <v:fill o:detectmouseclick="t" type="solid" color2="#dce0df"/>
              <v:stroke color="#3465a4" joinstyle="round" endcap="flat"/>
              <w10:wrap type="none"/>
            </v:shape>
          </w:pict>
          <w:delText>​</w:delText>
        </w:r>
      </w:del>
      <w:del w:id="385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7">
                  <wp:simplePos x="0" y="0"/>
                  <wp:positionH relativeFrom="page">
                    <wp:posOffset>1552575</wp:posOffset>
                  </wp:positionH>
                  <wp:positionV relativeFrom="page">
                    <wp:posOffset>457200</wp:posOffset>
                  </wp:positionV>
                  <wp:extent cx="635" cy="2651125"/>
                  <wp:effectExtent l="4445" t="4445" r="4445" b="4445"/>
                  <wp:wrapNone/>
                  <wp:docPr id="186" name="Фигура109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65104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122.25pt,36pt" to="122.25pt,244.7pt" ID="Фигура109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</w:delText>
        </w:r>
      </w:del>
      <w:del w:id="386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8">
                  <wp:simplePos x="0" y="0"/>
                  <wp:positionH relativeFrom="page">
                    <wp:posOffset>1013460</wp:posOffset>
                  </wp:positionH>
                  <wp:positionV relativeFrom="page">
                    <wp:posOffset>457200</wp:posOffset>
                  </wp:positionV>
                  <wp:extent cx="635" cy="2654300"/>
                  <wp:effectExtent l="4445" t="4445" r="4445" b="4445"/>
                  <wp:wrapNone/>
                  <wp:docPr id="187" name="Фигура110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65428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79.8pt,36pt" to="79.8pt,244.95pt" ID="Фигура110" stroked="t" o:allowincell="f" style="position:absolute;mso-position-horizontal-relative:page;mso-position-vertic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​​</w:delText>
        </w:r>
      </w:del>
      <w:del w:id="387" w:author="User" w:date="2023-04-17T13:51:00Z">
        <w:r>
          <w:rPr/>
          <mc:AlternateContent>
            <mc:Choice Requires="wps">
              <w:drawing>
                <wp:anchor behindDoc="1" distT="4445" distB="4445" distL="4445" distR="4445" simplePos="0" locked="0" layoutInCell="0" allowOverlap="1" relativeHeight="129">
                  <wp:simplePos x="0" y="0"/>
                  <wp:positionH relativeFrom="page">
                    <wp:posOffset>1013460</wp:posOffset>
                  </wp:positionH>
                  <wp:positionV relativeFrom="paragraph">
                    <wp:posOffset>-2915920</wp:posOffset>
                  </wp:positionV>
                  <wp:extent cx="635" cy="2208530"/>
                  <wp:effectExtent l="4445" t="4445" r="4445" b="4445"/>
                  <wp:wrapNone/>
                  <wp:docPr id="188" name="Фигура11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20" cy="2208600"/>
                          </a:xfrm>
                          <a:prstGeom prst="line">
                            <a:avLst/>
                          </a:prstGeom>
                          <a:ln w="8280">
                            <a:solidFill>
                              <a:srgbClr val="231f2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id="shape_0" from="79.8pt,-229.6pt" to="79.8pt,-55.75pt" ID="Фигура111" stroked="t" o:allowincell="f" style="position:absolute;mso-position-horizontal-relative:page">
                  <v:stroke color="#231f20" weight="8280" joinstyle="round" endcap="flat"/>
                  <v:fill o:detectmouseclick="t" on="false"/>
                  <w10:wrap type="none"/>
                </v:line>
              </w:pict>
            </mc:Fallback>
          </mc:AlternateContent>
          <w:delText>​</w:delText>
        </w:r>
      </w:del>
      <w:del w:id="388" w:author="User" w:date="2023-04-17T13:51:00Z">
        <w:r>
          <w:rPr/>
          <w:pict>
            <v:shape id="shape_0" coordsize="810,545" path="m809,541l809,535l809,5l802,0l5,0l0,5l0,541l5,544l79,544l85,541l85,90l364,90l364,482l367,486l442,486l447,482l447,90l724,90l724,541l728,544l802,544l809,541e" fillcolor="#76777a" stroked="f" o:allowincell="f" style="position:absolute;margin-left:784.1pt;margin-top:395.8pt;width:22.85pt;height:15.3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0,661" path="m809,655l809,579l802,574l797,574l153,574l797,93l805,86l809,81l809,5l802,0l5,0l0,5l0,81l5,86l652,86l4,572l0,577l0,655l5,660l802,660l809,655e" fillcolor="#76777a" stroked="f" o:allowincell="f" style="position:absolute;margin-left:784.1pt;margin-top:414.85pt;width:22.85pt;height:18.6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0,572" path="m809,260l809,5l802,0l5,0l0,5l0,318l12,413l53,493l78,515l78,90l373,90l373,502l396,476l420,406l426,406l449,442l449,90l731,90l731,462l735,458l765,427l786,387l800,345l805,302l809,260xm373,502l373,269l373,316l369,355l362,387l350,413l327,442l297,463l263,476l226,479l182,474l145,456l116,430l95,399l88,376l81,353l79,327l78,300l78,515l120,550l216,571l290,560l352,529l373,502xm731,462l731,263l730,288l724,313l716,338l705,359l686,383l659,403l627,415l590,419l547,413l512,401l486,382l466,355l457,332l452,308l450,279l449,251l449,442l452,448l491,479l540,500l604,508l654,502l700,485l731,462xe" fillcolor="#76777a" stroked="f" o:allowincell="f" style="position:absolute;margin-left:784.1pt;margin-top:446.5pt;width:22.85pt;height:16.1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20,609" path="m819,304l812,239l794,182l766,136l729,95l674,53l610,23l541,5l471,0l5,0l0,4l0,85l5,90l281,90l281,608l366,608l366,90l471,90l524,93l575,106l621,123l661,150l688,181l711,218l726,258l731,304l731,513l766,474l794,426l812,369l819,304xm281,608l281,518l5,518l0,525l0,605l5,608l281,608xm731,513l731,304l726,350l711,392l688,429l661,458l621,485l575,504l524,515l471,518l366,518l366,608l471,608l541,603l610,585l674,557l729,515l731,513xe" fillcolor="#76777a" stroked="f" o:allowincell="f" style="position:absolute;margin-left:784.1pt;margin-top:467.4pt;width:23.15pt;height:17.2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0,660" path="m809,654l809,578l802,573l797,573l153,573l797,92l805,85l809,79l809,4l802,0l5,0l0,4l0,79l5,85l652,85l4,573l0,576l0,654l5,659l802,659l809,654e" fillcolor="#76777a" stroked="f" o:allowincell="f" style="position:absolute;margin-left:784.1pt;margin-top:490.25pt;width:22.85pt;height:18.6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pict>
            <v:shape id="shape_0" coordsize="810,579" path="m809,557l809,451l805,446l797,439l419,90l802,90l809,85l809,5l802,0l5,0l0,5l0,85l5,90l299,90l385,172l11,465l4,470l0,474l0,578l11,578l454,233l798,560l809,557e" fillcolor="#76777a" stroked="f" o:allowincell="f" style="position:absolute;margin-left:784.1pt;margin-top:514.55pt;width:22.85pt;height:16.35pt;mso-wrap-style:none;v-text-anchor:middle;mso-position-horizontal-relative:page;mso-position-vertical-relative:page">
              <v:fill o:detectmouseclick="t" type="solid" color2="#898885"/>
              <v:stroke color="#3465a4" joinstyle="round" endcap="flat"/>
              <w10:wrap type="none"/>
            </v:shape>
          </w:pict>
          <w:delText>​</w:delText>
        </w:r>
      </w:del>
      <w:del w:id="389" w:author="User" w:date="2023-04-17T13:51:00Z">
        <w:r>
          <w:rPr/>
          <mc:AlternateContent>
            <mc:Choice Requires="wpg">
              <w:drawing>
                <wp:anchor behindDoc="1" distT="0" distB="635" distL="0" distR="635" simplePos="0" locked="0" layoutInCell="0" allowOverlap="1" relativeHeight="222">
                  <wp:simplePos x="0" y="0"/>
                  <wp:positionH relativeFrom="page">
                    <wp:posOffset>6217920</wp:posOffset>
                  </wp:positionH>
                  <wp:positionV relativeFrom="paragraph">
                    <wp:posOffset>-6717665</wp:posOffset>
                  </wp:positionV>
                  <wp:extent cx="8255" cy="6313170"/>
                  <wp:effectExtent l="1270" t="0" r="0" b="635"/>
                  <wp:wrapNone/>
                  <wp:docPr id="195" name="Фигура118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8280" cy="6313320"/>
                            <a:chOff x="0" y="0"/>
                            <a:chExt cx="8280" cy="63133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8280" cy="448236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040 w 4680"/>
                                <a:gd name="textAreaTop" fmla="*/ 0 h 2541240"/>
                                <a:gd name="textAreaBottom" fmla="*/ 2541600 h 2541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12451">
                                  <a:moveTo>
                                    <a:pt x="24" y="12278"/>
                                  </a:moveTo>
                                  <a:lnTo>
                                    <a:pt x="22" y="12276"/>
                                  </a:lnTo>
                                  <a:lnTo>
                                    <a:pt x="19" y="12275"/>
                                  </a:lnTo>
                                  <a:lnTo>
                                    <a:pt x="15" y="12273"/>
                                  </a:lnTo>
                                  <a:lnTo>
                                    <a:pt x="8" y="12273"/>
                                  </a:lnTo>
                                  <a:lnTo>
                                    <a:pt x="5" y="12275"/>
                                  </a:lnTo>
                                  <a:lnTo>
                                    <a:pt x="1" y="12276"/>
                                  </a:lnTo>
                                  <a:lnTo>
                                    <a:pt x="1" y="12278"/>
                                  </a:lnTo>
                                  <a:lnTo>
                                    <a:pt x="1" y="12447"/>
                                  </a:lnTo>
                                  <a:lnTo>
                                    <a:pt x="1" y="12447"/>
                                  </a:lnTo>
                                  <a:lnTo>
                                    <a:pt x="5" y="12449"/>
                                  </a:lnTo>
                                  <a:lnTo>
                                    <a:pt x="8" y="12451"/>
                                  </a:lnTo>
                                  <a:lnTo>
                                    <a:pt x="12" y="12451"/>
                                  </a:lnTo>
                                  <a:lnTo>
                                    <a:pt x="15" y="12451"/>
                                  </a:lnTo>
                                  <a:lnTo>
                                    <a:pt x="19" y="12449"/>
                                  </a:lnTo>
                                  <a:lnTo>
                                    <a:pt x="22" y="12447"/>
                                  </a:lnTo>
                                  <a:lnTo>
                                    <a:pt x="24" y="12446"/>
                                  </a:lnTo>
                                  <a:lnTo>
                                    <a:pt x="24" y="12278"/>
                                  </a:lnTo>
                                  <a:moveTo>
                                    <a:pt x="24" y="11927"/>
                                  </a:moveTo>
                                  <a:lnTo>
                                    <a:pt x="22" y="11925"/>
                                  </a:lnTo>
                                  <a:lnTo>
                                    <a:pt x="19" y="11924"/>
                                  </a:lnTo>
                                  <a:lnTo>
                                    <a:pt x="15" y="11924"/>
                                  </a:lnTo>
                                  <a:lnTo>
                                    <a:pt x="8" y="11924"/>
                                  </a:lnTo>
                                  <a:lnTo>
                                    <a:pt x="5" y="11924"/>
                                  </a:lnTo>
                                  <a:lnTo>
                                    <a:pt x="1" y="11925"/>
                                  </a:lnTo>
                                  <a:lnTo>
                                    <a:pt x="1" y="11927"/>
                                  </a:lnTo>
                                  <a:lnTo>
                                    <a:pt x="1" y="12096"/>
                                  </a:lnTo>
                                  <a:lnTo>
                                    <a:pt x="1" y="12098"/>
                                  </a:lnTo>
                                  <a:lnTo>
                                    <a:pt x="3" y="12098"/>
                                  </a:lnTo>
                                  <a:lnTo>
                                    <a:pt x="1" y="12098"/>
                                  </a:lnTo>
                                  <a:lnTo>
                                    <a:pt x="1" y="12100"/>
                                  </a:lnTo>
                                  <a:lnTo>
                                    <a:pt x="1" y="12269"/>
                                  </a:lnTo>
                                  <a:lnTo>
                                    <a:pt x="1" y="12271"/>
                                  </a:lnTo>
                                  <a:lnTo>
                                    <a:pt x="5" y="12273"/>
                                  </a:lnTo>
                                  <a:lnTo>
                                    <a:pt x="8" y="12273"/>
                                  </a:lnTo>
                                  <a:lnTo>
                                    <a:pt x="12" y="12273"/>
                                  </a:lnTo>
                                  <a:lnTo>
                                    <a:pt x="15" y="12273"/>
                                  </a:lnTo>
                                  <a:lnTo>
                                    <a:pt x="19" y="12273"/>
                                  </a:lnTo>
                                  <a:lnTo>
                                    <a:pt x="22" y="12271"/>
                                  </a:lnTo>
                                  <a:lnTo>
                                    <a:pt x="24" y="12269"/>
                                  </a:lnTo>
                                  <a:lnTo>
                                    <a:pt x="24" y="12100"/>
                                  </a:lnTo>
                                  <a:lnTo>
                                    <a:pt x="22" y="12098"/>
                                  </a:lnTo>
                                  <a:lnTo>
                                    <a:pt x="20" y="12098"/>
                                  </a:lnTo>
                                  <a:lnTo>
                                    <a:pt x="22" y="12096"/>
                                  </a:lnTo>
                                  <a:lnTo>
                                    <a:pt x="24" y="12096"/>
                                  </a:lnTo>
                                  <a:lnTo>
                                    <a:pt x="24" y="11927"/>
                                  </a:lnTo>
                                  <a:moveTo>
                                    <a:pt x="24" y="11576"/>
                                  </a:moveTo>
                                  <a:lnTo>
                                    <a:pt x="22" y="11574"/>
                                  </a:lnTo>
                                  <a:lnTo>
                                    <a:pt x="19" y="11573"/>
                                  </a:lnTo>
                                  <a:lnTo>
                                    <a:pt x="15" y="11573"/>
                                  </a:lnTo>
                                  <a:lnTo>
                                    <a:pt x="8" y="11573"/>
                                  </a:lnTo>
                                  <a:lnTo>
                                    <a:pt x="5" y="11573"/>
                                  </a:lnTo>
                                  <a:lnTo>
                                    <a:pt x="1" y="11574"/>
                                  </a:lnTo>
                                  <a:lnTo>
                                    <a:pt x="1" y="11576"/>
                                  </a:lnTo>
                                  <a:lnTo>
                                    <a:pt x="1" y="11745"/>
                                  </a:lnTo>
                                  <a:lnTo>
                                    <a:pt x="1" y="11747"/>
                                  </a:lnTo>
                                  <a:lnTo>
                                    <a:pt x="3" y="11747"/>
                                  </a:lnTo>
                                  <a:lnTo>
                                    <a:pt x="1" y="11749"/>
                                  </a:lnTo>
                                  <a:lnTo>
                                    <a:pt x="1" y="11749"/>
                                  </a:lnTo>
                                  <a:lnTo>
                                    <a:pt x="1" y="11918"/>
                                  </a:lnTo>
                                  <a:lnTo>
                                    <a:pt x="1" y="11920"/>
                                  </a:lnTo>
                                  <a:lnTo>
                                    <a:pt x="5" y="11922"/>
                                  </a:lnTo>
                                  <a:lnTo>
                                    <a:pt x="8" y="11922"/>
                                  </a:lnTo>
                                  <a:lnTo>
                                    <a:pt x="12" y="11922"/>
                                  </a:lnTo>
                                  <a:lnTo>
                                    <a:pt x="15" y="11922"/>
                                  </a:lnTo>
                                  <a:lnTo>
                                    <a:pt x="19" y="11922"/>
                                  </a:lnTo>
                                  <a:lnTo>
                                    <a:pt x="22" y="11920"/>
                                  </a:lnTo>
                                  <a:lnTo>
                                    <a:pt x="24" y="11918"/>
                                  </a:lnTo>
                                  <a:lnTo>
                                    <a:pt x="24" y="11749"/>
                                  </a:lnTo>
                                  <a:lnTo>
                                    <a:pt x="22" y="11749"/>
                                  </a:lnTo>
                                  <a:lnTo>
                                    <a:pt x="20" y="11747"/>
                                  </a:lnTo>
                                  <a:lnTo>
                                    <a:pt x="22" y="11747"/>
                                  </a:lnTo>
                                  <a:lnTo>
                                    <a:pt x="24" y="11745"/>
                                  </a:lnTo>
                                  <a:lnTo>
                                    <a:pt x="24" y="11576"/>
                                  </a:lnTo>
                                  <a:moveTo>
                                    <a:pt x="24" y="11225"/>
                                  </a:moveTo>
                                  <a:lnTo>
                                    <a:pt x="22" y="11223"/>
                                  </a:lnTo>
                                  <a:lnTo>
                                    <a:pt x="19" y="11222"/>
                                  </a:lnTo>
                                  <a:lnTo>
                                    <a:pt x="15" y="11222"/>
                                  </a:lnTo>
                                  <a:lnTo>
                                    <a:pt x="8" y="11222"/>
                                  </a:lnTo>
                                  <a:lnTo>
                                    <a:pt x="5" y="11222"/>
                                  </a:lnTo>
                                  <a:lnTo>
                                    <a:pt x="1" y="11223"/>
                                  </a:lnTo>
                                  <a:lnTo>
                                    <a:pt x="1" y="11225"/>
                                  </a:lnTo>
                                  <a:lnTo>
                                    <a:pt x="1" y="11394"/>
                                  </a:lnTo>
                                  <a:lnTo>
                                    <a:pt x="1" y="11396"/>
                                  </a:lnTo>
                                  <a:lnTo>
                                    <a:pt x="3" y="11396"/>
                                  </a:lnTo>
                                  <a:lnTo>
                                    <a:pt x="1" y="11398"/>
                                  </a:lnTo>
                                  <a:lnTo>
                                    <a:pt x="1" y="11400"/>
                                  </a:lnTo>
                                  <a:lnTo>
                                    <a:pt x="1" y="11569"/>
                                  </a:lnTo>
                                  <a:lnTo>
                                    <a:pt x="1" y="11569"/>
                                  </a:lnTo>
                                  <a:lnTo>
                                    <a:pt x="5" y="11571"/>
                                  </a:lnTo>
                                  <a:lnTo>
                                    <a:pt x="8" y="11573"/>
                                  </a:lnTo>
                                  <a:lnTo>
                                    <a:pt x="12" y="11573"/>
                                  </a:lnTo>
                                  <a:lnTo>
                                    <a:pt x="15" y="11573"/>
                                  </a:lnTo>
                                  <a:lnTo>
                                    <a:pt x="19" y="11571"/>
                                  </a:lnTo>
                                  <a:lnTo>
                                    <a:pt x="22" y="11569"/>
                                  </a:lnTo>
                                  <a:lnTo>
                                    <a:pt x="24" y="11567"/>
                                  </a:lnTo>
                                  <a:lnTo>
                                    <a:pt x="24" y="11400"/>
                                  </a:lnTo>
                                  <a:lnTo>
                                    <a:pt x="22" y="11398"/>
                                  </a:lnTo>
                                  <a:lnTo>
                                    <a:pt x="20" y="11396"/>
                                  </a:lnTo>
                                  <a:lnTo>
                                    <a:pt x="22" y="11396"/>
                                  </a:lnTo>
                                  <a:lnTo>
                                    <a:pt x="24" y="11394"/>
                                  </a:lnTo>
                                  <a:lnTo>
                                    <a:pt x="24" y="11225"/>
                                  </a:lnTo>
                                  <a:moveTo>
                                    <a:pt x="24" y="10874"/>
                                  </a:moveTo>
                                  <a:lnTo>
                                    <a:pt x="22" y="10874"/>
                                  </a:lnTo>
                                  <a:lnTo>
                                    <a:pt x="19" y="10871"/>
                                  </a:lnTo>
                                  <a:lnTo>
                                    <a:pt x="15" y="10871"/>
                                  </a:lnTo>
                                  <a:lnTo>
                                    <a:pt x="8" y="10871"/>
                                  </a:lnTo>
                                  <a:lnTo>
                                    <a:pt x="5" y="10871"/>
                                  </a:lnTo>
                                  <a:lnTo>
                                    <a:pt x="1" y="10874"/>
                                  </a:lnTo>
                                  <a:lnTo>
                                    <a:pt x="1" y="10874"/>
                                  </a:lnTo>
                                  <a:lnTo>
                                    <a:pt x="1" y="11043"/>
                                  </a:lnTo>
                                  <a:lnTo>
                                    <a:pt x="1" y="11045"/>
                                  </a:lnTo>
                                  <a:lnTo>
                                    <a:pt x="3" y="11047"/>
                                  </a:lnTo>
                                  <a:lnTo>
                                    <a:pt x="1" y="11047"/>
                                  </a:lnTo>
                                  <a:lnTo>
                                    <a:pt x="1" y="11049"/>
                                  </a:lnTo>
                                  <a:lnTo>
                                    <a:pt x="1" y="11218"/>
                                  </a:lnTo>
                                  <a:lnTo>
                                    <a:pt x="1" y="11220"/>
                                  </a:lnTo>
                                  <a:lnTo>
                                    <a:pt x="5" y="11222"/>
                                  </a:lnTo>
                                  <a:lnTo>
                                    <a:pt x="8" y="11222"/>
                                  </a:lnTo>
                                  <a:lnTo>
                                    <a:pt x="12" y="11222"/>
                                  </a:lnTo>
                                  <a:lnTo>
                                    <a:pt x="15" y="11222"/>
                                  </a:lnTo>
                                  <a:lnTo>
                                    <a:pt x="19" y="11220"/>
                                  </a:lnTo>
                                  <a:lnTo>
                                    <a:pt x="22" y="11218"/>
                                  </a:lnTo>
                                  <a:lnTo>
                                    <a:pt x="24" y="11218"/>
                                  </a:lnTo>
                                  <a:lnTo>
                                    <a:pt x="24" y="11049"/>
                                  </a:lnTo>
                                  <a:lnTo>
                                    <a:pt x="22" y="11047"/>
                                  </a:lnTo>
                                  <a:lnTo>
                                    <a:pt x="20" y="11047"/>
                                  </a:lnTo>
                                  <a:lnTo>
                                    <a:pt x="22" y="11045"/>
                                  </a:lnTo>
                                  <a:lnTo>
                                    <a:pt x="24" y="11043"/>
                                  </a:lnTo>
                                  <a:lnTo>
                                    <a:pt x="24" y="10874"/>
                                  </a:lnTo>
                                  <a:moveTo>
                                    <a:pt x="24" y="10525"/>
                                  </a:moveTo>
                                  <a:lnTo>
                                    <a:pt x="22" y="10523"/>
                                  </a:lnTo>
                                  <a:lnTo>
                                    <a:pt x="19" y="10521"/>
                                  </a:lnTo>
                                  <a:lnTo>
                                    <a:pt x="15" y="10520"/>
                                  </a:lnTo>
                                  <a:lnTo>
                                    <a:pt x="8" y="10520"/>
                                  </a:lnTo>
                                  <a:lnTo>
                                    <a:pt x="5" y="10521"/>
                                  </a:lnTo>
                                  <a:lnTo>
                                    <a:pt x="1" y="10523"/>
                                  </a:lnTo>
                                  <a:lnTo>
                                    <a:pt x="1" y="10525"/>
                                  </a:lnTo>
                                  <a:lnTo>
                                    <a:pt x="1" y="10692"/>
                                  </a:lnTo>
                                  <a:lnTo>
                                    <a:pt x="1" y="10694"/>
                                  </a:lnTo>
                                  <a:lnTo>
                                    <a:pt x="3" y="10696"/>
                                  </a:lnTo>
                                  <a:lnTo>
                                    <a:pt x="1" y="10696"/>
                                  </a:lnTo>
                                  <a:lnTo>
                                    <a:pt x="1" y="10698"/>
                                  </a:lnTo>
                                  <a:lnTo>
                                    <a:pt x="1" y="10867"/>
                                  </a:lnTo>
                                  <a:lnTo>
                                    <a:pt x="1" y="10869"/>
                                  </a:lnTo>
                                  <a:lnTo>
                                    <a:pt x="5" y="10871"/>
                                  </a:lnTo>
                                  <a:lnTo>
                                    <a:pt x="8" y="10871"/>
                                  </a:lnTo>
                                  <a:lnTo>
                                    <a:pt x="12" y="10871"/>
                                  </a:lnTo>
                                  <a:lnTo>
                                    <a:pt x="15" y="10871"/>
                                  </a:lnTo>
                                  <a:lnTo>
                                    <a:pt x="19" y="10871"/>
                                  </a:lnTo>
                                  <a:lnTo>
                                    <a:pt x="22" y="10869"/>
                                  </a:lnTo>
                                  <a:lnTo>
                                    <a:pt x="24" y="10867"/>
                                  </a:lnTo>
                                  <a:lnTo>
                                    <a:pt x="24" y="10698"/>
                                  </a:lnTo>
                                  <a:lnTo>
                                    <a:pt x="22" y="10696"/>
                                  </a:lnTo>
                                  <a:lnTo>
                                    <a:pt x="20" y="10696"/>
                                  </a:lnTo>
                                  <a:lnTo>
                                    <a:pt x="22" y="10694"/>
                                  </a:lnTo>
                                  <a:lnTo>
                                    <a:pt x="24" y="10692"/>
                                  </a:lnTo>
                                  <a:lnTo>
                                    <a:pt x="24" y="10525"/>
                                  </a:lnTo>
                                  <a:moveTo>
                                    <a:pt x="24" y="10174"/>
                                  </a:moveTo>
                                  <a:lnTo>
                                    <a:pt x="22" y="10172"/>
                                  </a:lnTo>
                                  <a:lnTo>
                                    <a:pt x="19" y="10170"/>
                                  </a:lnTo>
                                  <a:lnTo>
                                    <a:pt x="15" y="10169"/>
                                  </a:lnTo>
                                  <a:lnTo>
                                    <a:pt x="8" y="10169"/>
                                  </a:lnTo>
                                  <a:lnTo>
                                    <a:pt x="5" y="10170"/>
                                  </a:lnTo>
                                  <a:lnTo>
                                    <a:pt x="1" y="10172"/>
                                  </a:lnTo>
                                  <a:lnTo>
                                    <a:pt x="1" y="10174"/>
                                  </a:lnTo>
                                  <a:lnTo>
                                    <a:pt x="1" y="10343"/>
                                  </a:lnTo>
                                  <a:lnTo>
                                    <a:pt x="1" y="10343"/>
                                  </a:lnTo>
                                  <a:lnTo>
                                    <a:pt x="3" y="10345"/>
                                  </a:lnTo>
                                  <a:lnTo>
                                    <a:pt x="1" y="10345"/>
                                  </a:lnTo>
                                  <a:lnTo>
                                    <a:pt x="1" y="10347"/>
                                  </a:lnTo>
                                  <a:lnTo>
                                    <a:pt x="1" y="10516"/>
                                  </a:lnTo>
                                  <a:lnTo>
                                    <a:pt x="1" y="10518"/>
                                  </a:lnTo>
                                  <a:lnTo>
                                    <a:pt x="5" y="10520"/>
                                  </a:lnTo>
                                  <a:lnTo>
                                    <a:pt x="8" y="10520"/>
                                  </a:lnTo>
                                  <a:lnTo>
                                    <a:pt x="12" y="10520"/>
                                  </a:lnTo>
                                  <a:lnTo>
                                    <a:pt x="15" y="10520"/>
                                  </a:lnTo>
                                  <a:lnTo>
                                    <a:pt x="19" y="10520"/>
                                  </a:lnTo>
                                  <a:lnTo>
                                    <a:pt x="22" y="10518"/>
                                  </a:lnTo>
                                  <a:lnTo>
                                    <a:pt x="24" y="10516"/>
                                  </a:lnTo>
                                  <a:lnTo>
                                    <a:pt x="24" y="10347"/>
                                  </a:lnTo>
                                  <a:lnTo>
                                    <a:pt x="22" y="10345"/>
                                  </a:lnTo>
                                  <a:lnTo>
                                    <a:pt x="20" y="10345"/>
                                  </a:lnTo>
                                  <a:lnTo>
                                    <a:pt x="22" y="10343"/>
                                  </a:lnTo>
                                  <a:lnTo>
                                    <a:pt x="24" y="10343"/>
                                  </a:lnTo>
                                  <a:lnTo>
                                    <a:pt x="24" y="10174"/>
                                  </a:lnTo>
                                  <a:moveTo>
                                    <a:pt x="24" y="9823"/>
                                  </a:moveTo>
                                  <a:lnTo>
                                    <a:pt x="22" y="9821"/>
                                  </a:lnTo>
                                  <a:lnTo>
                                    <a:pt x="19" y="9819"/>
                                  </a:lnTo>
                                  <a:lnTo>
                                    <a:pt x="15" y="9819"/>
                                  </a:lnTo>
                                  <a:lnTo>
                                    <a:pt x="8" y="9819"/>
                                  </a:lnTo>
                                  <a:lnTo>
                                    <a:pt x="5" y="9819"/>
                                  </a:lnTo>
                                  <a:lnTo>
                                    <a:pt x="1" y="9821"/>
                                  </a:lnTo>
                                  <a:lnTo>
                                    <a:pt x="1" y="9823"/>
                                  </a:lnTo>
                                  <a:lnTo>
                                    <a:pt x="1" y="9992"/>
                                  </a:lnTo>
                                  <a:lnTo>
                                    <a:pt x="1" y="9994"/>
                                  </a:lnTo>
                                  <a:lnTo>
                                    <a:pt x="3" y="9994"/>
                                  </a:lnTo>
                                  <a:lnTo>
                                    <a:pt x="1" y="9996"/>
                                  </a:lnTo>
                                  <a:lnTo>
                                    <a:pt x="1" y="9996"/>
                                  </a:lnTo>
                                  <a:lnTo>
                                    <a:pt x="1" y="10165"/>
                                  </a:lnTo>
                                  <a:lnTo>
                                    <a:pt x="1" y="10167"/>
                                  </a:lnTo>
                                  <a:lnTo>
                                    <a:pt x="5" y="10169"/>
                                  </a:lnTo>
                                  <a:lnTo>
                                    <a:pt x="8" y="10169"/>
                                  </a:lnTo>
                                  <a:lnTo>
                                    <a:pt x="12" y="10169"/>
                                  </a:lnTo>
                                  <a:lnTo>
                                    <a:pt x="15" y="10169"/>
                                  </a:lnTo>
                                  <a:lnTo>
                                    <a:pt x="19" y="10169"/>
                                  </a:lnTo>
                                  <a:lnTo>
                                    <a:pt x="22" y="10167"/>
                                  </a:lnTo>
                                  <a:lnTo>
                                    <a:pt x="24" y="10165"/>
                                  </a:lnTo>
                                  <a:lnTo>
                                    <a:pt x="24" y="9996"/>
                                  </a:lnTo>
                                  <a:lnTo>
                                    <a:pt x="22" y="9996"/>
                                  </a:lnTo>
                                  <a:lnTo>
                                    <a:pt x="20" y="9994"/>
                                  </a:lnTo>
                                  <a:lnTo>
                                    <a:pt x="22" y="9994"/>
                                  </a:lnTo>
                                  <a:lnTo>
                                    <a:pt x="24" y="9992"/>
                                  </a:lnTo>
                                  <a:lnTo>
                                    <a:pt x="24" y="9823"/>
                                  </a:lnTo>
                                  <a:moveTo>
                                    <a:pt x="24" y="9472"/>
                                  </a:moveTo>
                                  <a:lnTo>
                                    <a:pt x="22" y="9470"/>
                                  </a:lnTo>
                                  <a:lnTo>
                                    <a:pt x="19" y="9468"/>
                                  </a:lnTo>
                                  <a:lnTo>
                                    <a:pt x="15" y="9468"/>
                                  </a:lnTo>
                                  <a:lnTo>
                                    <a:pt x="8" y="9468"/>
                                  </a:lnTo>
                                  <a:lnTo>
                                    <a:pt x="5" y="9468"/>
                                  </a:lnTo>
                                  <a:lnTo>
                                    <a:pt x="1" y="9470"/>
                                  </a:lnTo>
                                  <a:lnTo>
                                    <a:pt x="1" y="9472"/>
                                  </a:lnTo>
                                  <a:lnTo>
                                    <a:pt x="1" y="9641"/>
                                  </a:lnTo>
                                  <a:lnTo>
                                    <a:pt x="1" y="9643"/>
                                  </a:lnTo>
                                  <a:lnTo>
                                    <a:pt x="3" y="9643"/>
                                  </a:lnTo>
                                  <a:lnTo>
                                    <a:pt x="1" y="9645"/>
                                  </a:lnTo>
                                  <a:lnTo>
                                    <a:pt x="1" y="9646"/>
                                  </a:lnTo>
                                  <a:lnTo>
                                    <a:pt x="1" y="9814"/>
                                  </a:lnTo>
                                  <a:lnTo>
                                    <a:pt x="1" y="9816"/>
                                  </a:lnTo>
                                  <a:lnTo>
                                    <a:pt x="5" y="9818"/>
                                  </a:lnTo>
                                  <a:lnTo>
                                    <a:pt x="8" y="9819"/>
                                  </a:lnTo>
                                  <a:lnTo>
                                    <a:pt x="12" y="9819"/>
                                  </a:lnTo>
                                  <a:lnTo>
                                    <a:pt x="15" y="9819"/>
                                  </a:lnTo>
                                  <a:lnTo>
                                    <a:pt x="19" y="9818"/>
                                  </a:lnTo>
                                  <a:lnTo>
                                    <a:pt x="22" y="9816"/>
                                  </a:lnTo>
                                  <a:lnTo>
                                    <a:pt x="24" y="9814"/>
                                  </a:lnTo>
                                  <a:lnTo>
                                    <a:pt x="24" y="9646"/>
                                  </a:lnTo>
                                  <a:lnTo>
                                    <a:pt x="22" y="9645"/>
                                  </a:lnTo>
                                  <a:lnTo>
                                    <a:pt x="20" y="9643"/>
                                  </a:lnTo>
                                  <a:lnTo>
                                    <a:pt x="22" y="9643"/>
                                  </a:lnTo>
                                  <a:lnTo>
                                    <a:pt x="24" y="9641"/>
                                  </a:lnTo>
                                  <a:lnTo>
                                    <a:pt x="24" y="9472"/>
                                  </a:lnTo>
                                  <a:moveTo>
                                    <a:pt x="24" y="9121"/>
                                  </a:moveTo>
                                  <a:lnTo>
                                    <a:pt x="22" y="9119"/>
                                  </a:lnTo>
                                  <a:lnTo>
                                    <a:pt x="19" y="9117"/>
                                  </a:lnTo>
                                  <a:lnTo>
                                    <a:pt x="15" y="9117"/>
                                  </a:lnTo>
                                  <a:lnTo>
                                    <a:pt x="8" y="9117"/>
                                  </a:lnTo>
                                  <a:lnTo>
                                    <a:pt x="5" y="9117"/>
                                  </a:lnTo>
                                  <a:lnTo>
                                    <a:pt x="1" y="9119"/>
                                  </a:lnTo>
                                  <a:lnTo>
                                    <a:pt x="1" y="9121"/>
                                  </a:lnTo>
                                  <a:lnTo>
                                    <a:pt x="1" y="9290"/>
                                  </a:lnTo>
                                  <a:lnTo>
                                    <a:pt x="1" y="9292"/>
                                  </a:lnTo>
                                  <a:lnTo>
                                    <a:pt x="3" y="9292"/>
                                  </a:lnTo>
                                  <a:lnTo>
                                    <a:pt x="1" y="9294"/>
                                  </a:lnTo>
                                  <a:lnTo>
                                    <a:pt x="1" y="9295"/>
                                  </a:lnTo>
                                  <a:lnTo>
                                    <a:pt x="1" y="9465"/>
                                  </a:lnTo>
                                  <a:lnTo>
                                    <a:pt x="1" y="9465"/>
                                  </a:lnTo>
                                  <a:lnTo>
                                    <a:pt x="5" y="9467"/>
                                  </a:lnTo>
                                  <a:lnTo>
                                    <a:pt x="8" y="9468"/>
                                  </a:lnTo>
                                  <a:lnTo>
                                    <a:pt x="12" y="9468"/>
                                  </a:lnTo>
                                  <a:lnTo>
                                    <a:pt x="15" y="9468"/>
                                  </a:lnTo>
                                  <a:lnTo>
                                    <a:pt x="19" y="9467"/>
                                  </a:lnTo>
                                  <a:lnTo>
                                    <a:pt x="22" y="9465"/>
                                  </a:lnTo>
                                  <a:lnTo>
                                    <a:pt x="24" y="9465"/>
                                  </a:lnTo>
                                  <a:lnTo>
                                    <a:pt x="24" y="9295"/>
                                  </a:lnTo>
                                  <a:lnTo>
                                    <a:pt x="22" y="9294"/>
                                  </a:lnTo>
                                  <a:lnTo>
                                    <a:pt x="20" y="9292"/>
                                  </a:lnTo>
                                  <a:lnTo>
                                    <a:pt x="22" y="9292"/>
                                  </a:lnTo>
                                  <a:lnTo>
                                    <a:pt x="24" y="9290"/>
                                  </a:lnTo>
                                  <a:lnTo>
                                    <a:pt x="24" y="9121"/>
                                  </a:lnTo>
                                  <a:moveTo>
                                    <a:pt x="24" y="8770"/>
                                  </a:moveTo>
                                  <a:lnTo>
                                    <a:pt x="22" y="8770"/>
                                  </a:lnTo>
                                  <a:lnTo>
                                    <a:pt x="19" y="8766"/>
                                  </a:lnTo>
                                  <a:lnTo>
                                    <a:pt x="15" y="8766"/>
                                  </a:lnTo>
                                  <a:lnTo>
                                    <a:pt x="8" y="8766"/>
                                  </a:lnTo>
                                  <a:lnTo>
                                    <a:pt x="5" y="8766"/>
                                  </a:lnTo>
                                  <a:lnTo>
                                    <a:pt x="1" y="8770"/>
                                  </a:lnTo>
                                  <a:lnTo>
                                    <a:pt x="1" y="8770"/>
                                  </a:lnTo>
                                  <a:lnTo>
                                    <a:pt x="1" y="8939"/>
                                  </a:lnTo>
                                  <a:lnTo>
                                    <a:pt x="1" y="8941"/>
                                  </a:lnTo>
                                  <a:lnTo>
                                    <a:pt x="3" y="8943"/>
                                  </a:lnTo>
                                  <a:lnTo>
                                    <a:pt x="1" y="8943"/>
                                  </a:lnTo>
                                  <a:lnTo>
                                    <a:pt x="1" y="8944"/>
                                  </a:lnTo>
                                  <a:lnTo>
                                    <a:pt x="1" y="9114"/>
                                  </a:lnTo>
                                  <a:lnTo>
                                    <a:pt x="1" y="9116"/>
                                  </a:lnTo>
                                  <a:lnTo>
                                    <a:pt x="5" y="9117"/>
                                  </a:lnTo>
                                  <a:lnTo>
                                    <a:pt x="8" y="9117"/>
                                  </a:lnTo>
                                  <a:lnTo>
                                    <a:pt x="12" y="9117"/>
                                  </a:lnTo>
                                  <a:lnTo>
                                    <a:pt x="15" y="9117"/>
                                  </a:lnTo>
                                  <a:lnTo>
                                    <a:pt x="19" y="9117"/>
                                  </a:lnTo>
                                  <a:lnTo>
                                    <a:pt x="22" y="9116"/>
                                  </a:lnTo>
                                  <a:lnTo>
                                    <a:pt x="24" y="9114"/>
                                  </a:lnTo>
                                  <a:lnTo>
                                    <a:pt x="24" y="8944"/>
                                  </a:lnTo>
                                  <a:lnTo>
                                    <a:pt x="22" y="8943"/>
                                  </a:lnTo>
                                  <a:lnTo>
                                    <a:pt x="20" y="8943"/>
                                  </a:lnTo>
                                  <a:lnTo>
                                    <a:pt x="22" y="8941"/>
                                  </a:lnTo>
                                  <a:lnTo>
                                    <a:pt x="24" y="8939"/>
                                  </a:lnTo>
                                  <a:lnTo>
                                    <a:pt x="24" y="8770"/>
                                  </a:lnTo>
                                  <a:moveTo>
                                    <a:pt x="24" y="8421"/>
                                  </a:moveTo>
                                  <a:lnTo>
                                    <a:pt x="22" y="8419"/>
                                  </a:lnTo>
                                  <a:lnTo>
                                    <a:pt x="19" y="8417"/>
                                  </a:lnTo>
                                  <a:lnTo>
                                    <a:pt x="15" y="8415"/>
                                  </a:lnTo>
                                  <a:lnTo>
                                    <a:pt x="8" y="8415"/>
                                  </a:lnTo>
                                  <a:lnTo>
                                    <a:pt x="5" y="8417"/>
                                  </a:lnTo>
                                  <a:lnTo>
                                    <a:pt x="1" y="8419"/>
                                  </a:lnTo>
                                  <a:lnTo>
                                    <a:pt x="1" y="8421"/>
                                  </a:lnTo>
                                  <a:lnTo>
                                    <a:pt x="1" y="8590"/>
                                  </a:lnTo>
                                  <a:lnTo>
                                    <a:pt x="1" y="8590"/>
                                  </a:lnTo>
                                  <a:lnTo>
                                    <a:pt x="3" y="8592"/>
                                  </a:lnTo>
                                  <a:lnTo>
                                    <a:pt x="1" y="8592"/>
                                  </a:lnTo>
                                  <a:lnTo>
                                    <a:pt x="1" y="8593"/>
                                  </a:lnTo>
                                  <a:lnTo>
                                    <a:pt x="1" y="8763"/>
                                  </a:lnTo>
                                  <a:lnTo>
                                    <a:pt x="1" y="8765"/>
                                  </a:lnTo>
                                  <a:lnTo>
                                    <a:pt x="5" y="8766"/>
                                  </a:lnTo>
                                  <a:lnTo>
                                    <a:pt x="8" y="8766"/>
                                  </a:lnTo>
                                  <a:lnTo>
                                    <a:pt x="12" y="8766"/>
                                  </a:lnTo>
                                  <a:lnTo>
                                    <a:pt x="15" y="8766"/>
                                  </a:lnTo>
                                  <a:lnTo>
                                    <a:pt x="19" y="8766"/>
                                  </a:lnTo>
                                  <a:lnTo>
                                    <a:pt x="22" y="8765"/>
                                  </a:lnTo>
                                  <a:lnTo>
                                    <a:pt x="24" y="8763"/>
                                  </a:lnTo>
                                  <a:lnTo>
                                    <a:pt x="24" y="8593"/>
                                  </a:lnTo>
                                  <a:lnTo>
                                    <a:pt x="22" y="8592"/>
                                  </a:lnTo>
                                  <a:lnTo>
                                    <a:pt x="20" y="8592"/>
                                  </a:lnTo>
                                  <a:lnTo>
                                    <a:pt x="22" y="8590"/>
                                  </a:lnTo>
                                  <a:lnTo>
                                    <a:pt x="24" y="8588"/>
                                  </a:lnTo>
                                  <a:lnTo>
                                    <a:pt x="24" y="8421"/>
                                  </a:lnTo>
                                  <a:moveTo>
                                    <a:pt x="24" y="8070"/>
                                  </a:moveTo>
                                  <a:lnTo>
                                    <a:pt x="22" y="8068"/>
                                  </a:lnTo>
                                  <a:lnTo>
                                    <a:pt x="19" y="8066"/>
                                  </a:lnTo>
                                  <a:lnTo>
                                    <a:pt x="15" y="8066"/>
                                  </a:lnTo>
                                  <a:lnTo>
                                    <a:pt x="8" y="8066"/>
                                  </a:lnTo>
                                  <a:lnTo>
                                    <a:pt x="5" y="8066"/>
                                  </a:lnTo>
                                  <a:lnTo>
                                    <a:pt x="1" y="8068"/>
                                  </a:lnTo>
                                  <a:lnTo>
                                    <a:pt x="1" y="8070"/>
                                  </a:lnTo>
                                  <a:lnTo>
                                    <a:pt x="1" y="8239"/>
                                  </a:lnTo>
                                  <a:lnTo>
                                    <a:pt x="1" y="8241"/>
                                  </a:lnTo>
                                  <a:lnTo>
                                    <a:pt x="3" y="8241"/>
                                  </a:lnTo>
                                  <a:lnTo>
                                    <a:pt x="1" y="8241"/>
                                  </a:lnTo>
                                  <a:lnTo>
                                    <a:pt x="1" y="8242"/>
                                  </a:lnTo>
                                  <a:lnTo>
                                    <a:pt x="1" y="8412"/>
                                  </a:lnTo>
                                  <a:lnTo>
                                    <a:pt x="1" y="8414"/>
                                  </a:lnTo>
                                  <a:lnTo>
                                    <a:pt x="5" y="8415"/>
                                  </a:lnTo>
                                  <a:lnTo>
                                    <a:pt x="8" y="8415"/>
                                  </a:lnTo>
                                  <a:lnTo>
                                    <a:pt x="12" y="8415"/>
                                  </a:lnTo>
                                  <a:lnTo>
                                    <a:pt x="15" y="8415"/>
                                  </a:lnTo>
                                  <a:lnTo>
                                    <a:pt x="19" y="8415"/>
                                  </a:lnTo>
                                  <a:lnTo>
                                    <a:pt x="22" y="8414"/>
                                  </a:lnTo>
                                  <a:lnTo>
                                    <a:pt x="24" y="8412"/>
                                  </a:lnTo>
                                  <a:lnTo>
                                    <a:pt x="24" y="8242"/>
                                  </a:lnTo>
                                  <a:lnTo>
                                    <a:pt x="22" y="8241"/>
                                  </a:lnTo>
                                  <a:lnTo>
                                    <a:pt x="20" y="8241"/>
                                  </a:lnTo>
                                  <a:lnTo>
                                    <a:pt x="22" y="8239"/>
                                  </a:lnTo>
                                  <a:lnTo>
                                    <a:pt x="24" y="8239"/>
                                  </a:lnTo>
                                  <a:lnTo>
                                    <a:pt x="24" y="8070"/>
                                  </a:lnTo>
                                  <a:moveTo>
                                    <a:pt x="24" y="7719"/>
                                  </a:moveTo>
                                  <a:lnTo>
                                    <a:pt x="22" y="7717"/>
                                  </a:lnTo>
                                  <a:lnTo>
                                    <a:pt x="19" y="7715"/>
                                  </a:lnTo>
                                  <a:lnTo>
                                    <a:pt x="15" y="7715"/>
                                  </a:lnTo>
                                  <a:lnTo>
                                    <a:pt x="8" y="7715"/>
                                  </a:lnTo>
                                  <a:lnTo>
                                    <a:pt x="5" y="7715"/>
                                  </a:lnTo>
                                  <a:lnTo>
                                    <a:pt x="1" y="7717"/>
                                  </a:lnTo>
                                  <a:lnTo>
                                    <a:pt x="1" y="7719"/>
                                  </a:lnTo>
                                  <a:lnTo>
                                    <a:pt x="1" y="7888"/>
                                  </a:lnTo>
                                  <a:lnTo>
                                    <a:pt x="1" y="7890"/>
                                  </a:lnTo>
                                  <a:lnTo>
                                    <a:pt x="3" y="7890"/>
                                  </a:lnTo>
                                  <a:lnTo>
                                    <a:pt x="1" y="7891"/>
                                  </a:lnTo>
                                  <a:lnTo>
                                    <a:pt x="1" y="7891"/>
                                  </a:lnTo>
                                  <a:lnTo>
                                    <a:pt x="1" y="8061"/>
                                  </a:lnTo>
                                  <a:lnTo>
                                    <a:pt x="1" y="8063"/>
                                  </a:lnTo>
                                  <a:lnTo>
                                    <a:pt x="5" y="8064"/>
                                  </a:lnTo>
                                  <a:lnTo>
                                    <a:pt x="8" y="8064"/>
                                  </a:lnTo>
                                  <a:lnTo>
                                    <a:pt x="12" y="8064"/>
                                  </a:lnTo>
                                  <a:lnTo>
                                    <a:pt x="15" y="8064"/>
                                  </a:lnTo>
                                  <a:lnTo>
                                    <a:pt x="19" y="8064"/>
                                  </a:lnTo>
                                  <a:lnTo>
                                    <a:pt x="22" y="8063"/>
                                  </a:lnTo>
                                  <a:lnTo>
                                    <a:pt x="24" y="8061"/>
                                  </a:lnTo>
                                  <a:lnTo>
                                    <a:pt x="24" y="7891"/>
                                  </a:lnTo>
                                  <a:lnTo>
                                    <a:pt x="22" y="7891"/>
                                  </a:lnTo>
                                  <a:lnTo>
                                    <a:pt x="20" y="7890"/>
                                  </a:lnTo>
                                  <a:lnTo>
                                    <a:pt x="22" y="7890"/>
                                  </a:lnTo>
                                  <a:lnTo>
                                    <a:pt x="24" y="7888"/>
                                  </a:lnTo>
                                  <a:lnTo>
                                    <a:pt x="24" y="7719"/>
                                  </a:lnTo>
                                  <a:moveTo>
                                    <a:pt x="24" y="7368"/>
                                  </a:moveTo>
                                  <a:lnTo>
                                    <a:pt x="22" y="7366"/>
                                  </a:lnTo>
                                  <a:lnTo>
                                    <a:pt x="19" y="7364"/>
                                  </a:lnTo>
                                  <a:lnTo>
                                    <a:pt x="15" y="7364"/>
                                  </a:lnTo>
                                  <a:lnTo>
                                    <a:pt x="8" y="7364"/>
                                  </a:lnTo>
                                  <a:lnTo>
                                    <a:pt x="5" y="7364"/>
                                  </a:lnTo>
                                  <a:lnTo>
                                    <a:pt x="1" y="7366"/>
                                  </a:lnTo>
                                  <a:lnTo>
                                    <a:pt x="1" y="7368"/>
                                  </a:lnTo>
                                  <a:lnTo>
                                    <a:pt x="1" y="7537"/>
                                  </a:lnTo>
                                  <a:lnTo>
                                    <a:pt x="1" y="7539"/>
                                  </a:lnTo>
                                  <a:lnTo>
                                    <a:pt x="3" y="7539"/>
                                  </a:lnTo>
                                  <a:lnTo>
                                    <a:pt x="1" y="7540"/>
                                  </a:lnTo>
                                  <a:lnTo>
                                    <a:pt x="1" y="7542"/>
                                  </a:lnTo>
                                  <a:lnTo>
                                    <a:pt x="1" y="7710"/>
                                  </a:lnTo>
                                  <a:lnTo>
                                    <a:pt x="1" y="7712"/>
                                  </a:lnTo>
                                  <a:lnTo>
                                    <a:pt x="5" y="7713"/>
                                  </a:lnTo>
                                  <a:lnTo>
                                    <a:pt x="8" y="7715"/>
                                  </a:lnTo>
                                  <a:lnTo>
                                    <a:pt x="12" y="7715"/>
                                  </a:lnTo>
                                  <a:lnTo>
                                    <a:pt x="15" y="7715"/>
                                  </a:lnTo>
                                  <a:lnTo>
                                    <a:pt x="19" y="7713"/>
                                  </a:lnTo>
                                  <a:lnTo>
                                    <a:pt x="22" y="7712"/>
                                  </a:lnTo>
                                  <a:lnTo>
                                    <a:pt x="24" y="7710"/>
                                  </a:lnTo>
                                  <a:lnTo>
                                    <a:pt x="24" y="7542"/>
                                  </a:lnTo>
                                  <a:lnTo>
                                    <a:pt x="22" y="7540"/>
                                  </a:lnTo>
                                  <a:lnTo>
                                    <a:pt x="20" y="7539"/>
                                  </a:lnTo>
                                  <a:lnTo>
                                    <a:pt x="22" y="7539"/>
                                  </a:lnTo>
                                  <a:lnTo>
                                    <a:pt x="24" y="7537"/>
                                  </a:lnTo>
                                  <a:lnTo>
                                    <a:pt x="24" y="7368"/>
                                  </a:lnTo>
                                  <a:moveTo>
                                    <a:pt x="24" y="7017"/>
                                  </a:moveTo>
                                  <a:lnTo>
                                    <a:pt x="22" y="7017"/>
                                  </a:lnTo>
                                  <a:lnTo>
                                    <a:pt x="19" y="7013"/>
                                  </a:lnTo>
                                  <a:lnTo>
                                    <a:pt x="15" y="7013"/>
                                  </a:lnTo>
                                  <a:lnTo>
                                    <a:pt x="8" y="7013"/>
                                  </a:lnTo>
                                  <a:lnTo>
                                    <a:pt x="5" y="7013"/>
                                  </a:lnTo>
                                  <a:lnTo>
                                    <a:pt x="1" y="7017"/>
                                  </a:lnTo>
                                  <a:lnTo>
                                    <a:pt x="1" y="7017"/>
                                  </a:lnTo>
                                  <a:lnTo>
                                    <a:pt x="1" y="7186"/>
                                  </a:lnTo>
                                  <a:lnTo>
                                    <a:pt x="1" y="7188"/>
                                  </a:lnTo>
                                  <a:lnTo>
                                    <a:pt x="3" y="7188"/>
                                  </a:lnTo>
                                  <a:lnTo>
                                    <a:pt x="1" y="7189"/>
                                  </a:lnTo>
                                  <a:lnTo>
                                    <a:pt x="1" y="7191"/>
                                  </a:lnTo>
                                  <a:lnTo>
                                    <a:pt x="1" y="7361"/>
                                  </a:lnTo>
                                  <a:lnTo>
                                    <a:pt x="1" y="7361"/>
                                  </a:lnTo>
                                  <a:lnTo>
                                    <a:pt x="5" y="7362"/>
                                  </a:lnTo>
                                  <a:lnTo>
                                    <a:pt x="8" y="7364"/>
                                  </a:lnTo>
                                  <a:lnTo>
                                    <a:pt x="12" y="7364"/>
                                  </a:lnTo>
                                  <a:lnTo>
                                    <a:pt x="15" y="7364"/>
                                  </a:lnTo>
                                  <a:lnTo>
                                    <a:pt x="19" y="7362"/>
                                  </a:lnTo>
                                  <a:lnTo>
                                    <a:pt x="22" y="7361"/>
                                  </a:lnTo>
                                  <a:lnTo>
                                    <a:pt x="24" y="7361"/>
                                  </a:lnTo>
                                  <a:lnTo>
                                    <a:pt x="24" y="7191"/>
                                  </a:lnTo>
                                  <a:lnTo>
                                    <a:pt x="22" y="7189"/>
                                  </a:lnTo>
                                  <a:lnTo>
                                    <a:pt x="20" y="7188"/>
                                  </a:lnTo>
                                  <a:lnTo>
                                    <a:pt x="22" y="7188"/>
                                  </a:lnTo>
                                  <a:lnTo>
                                    <a:pt x="24" y="7186"/>
                                  </a:lnTo>
                                  <a:lnTo>
                                    <a:pt x="24" y="7017"/>
                                  </a:lnTo>
                                  <a:moveTo>
                                    <a:pt x="24" y="6667"/>
                                  </a:moveTo>
                                  <a:lnTo>
                                    <a:pt x="22" y="6666"/>
                                  </a:lnTo>
                                  <a:lnTo>
                                    <a:pt x="19" y="6664"/>
                                  </a:lnTo>
                                  <a:lnTo>
                                    <a:pt x="15" y="6662"/>
                                  </a:lnTo>
                                  <a:lnTo>
                                    <a:pt x="8" y="6662"/>
                                  </a:lnTo>
                                  <a:lnTo>
                                    <a:pt x="5" y="6664"/>
                                  </a:lnTo>
                                  <a:lnTo>
                                    <a:pt x="1" y="6666"/>
                                  </a:lnTo>
                                  <a:lnTo>
                                    <a:pt x="1" y="6667"/>
                                  </a:lnTo>
                                  <a:lnTo>
                                    <a:pt x="1" y="6835"/>
                                  </a:lnTo>
                                  <a:lnTo>
                                    <a:pt x="1" y="6837"/>
                                  </a:lnTo>
                                  <a:lnTo>
                                    <a:pt x="3" y="6838"/>
                                  </a:lnTo>
                                  <a:lnTo>
                                    <a:pt x="1" y="6838"/>
                                  </a:lnTo>
                                  <a:lnTo>
                                    <a:pt x="1" y="6840"/>
                                  </a:lnTo>
                                  <a:lnTo>
                                    <a:pt x="1" y="7010"/>
                                  </a:lnTo>
                                  <a:lnTo>
                                    <a:pt x="1" y="7011"/>
                                  </a:lnTo>
                                  <a:lnTo>
                                    <a:pt x="5" y="7013"/>
                                  </a:lnTo>
                                  <a:lnTo>
                                    <a:pt x="8" y="7013"/>
                                  </a:lnTo>
                                  <a:lnTo>
                                    <a:pt x="12" y="7013"/>
                                  </a:lnTo>
                                  <a:lnTo>
                                    <a:pt x="15" y="7013"/>
                                  </a:lnTo>
                                  <a:lnTo>
                                    <a:pt x="19" y="7013"/>
                                  </a:lnTo>
                                  <a:lnTo>
                                    <a:pt x="22" y="7011"/>
                                  </a:lnTo>
                                  <a:lnTo>
                                    <a:pt x="24" y="7010"/>
                                  </a:lnTo>
                                  <a:lnTo>
                                    <a:pt x="24" y="6840"/>
                                  </a:lnTo>
                                  <a:lnTo>
                                    <a:pt x="22" y="6838"/>
                                  </a:lnTo>
                                  <a:lnTo>
                                    <a:pt x="20" y="6838"/>
                                  </a:lnTo>
                                  <a:lnTo>
                                    <a:pt x="22" y="6837"/>
                                  </a:lnTo>
                                  <a:lnTo>
                                    <a:pt x="24" y="6835"/>
                                  </a:lnTo>
                                  <a:lnTo>
                                    <a:pt x="24" y="6667"/>
                                  </a:lnTo>
                                  <a:moveTo>
                                    <a:pt x="24" y="6316"/>
                                  </a:moveTo>
                                  <a:lnTo>
                                    <a:pt x="22" y="6315"/>
                                  </a:lnTo>
                                  <a:lnTo>
                                    <a:pt x="19" y="6313"/>
                                  </a:lnTo>
                                  <a:lnTo>
                                    <a:pt x="15" y="6311"/>
                                  </a:lnTo>
                                  <a:lnTo>
                                    <a:pt x="8" y="6311"/>
                                  </a:lnTo>
                                  <a:lnTo>
                                    <a:pt x="5" y="6313"/>
                                  </a:lnTo>
                                  <a:lnTo>
                                    <a:pt x="1" y="6315"/>
                                  </a:lnTo>
                                  <a:lnTo>
                                    <a:pt x="1" y="6316"/>
                                  </a:lnTo>
                                  <a:lnTo>
                                    <a:pt x="1" y="6486"/>
                                  </a:lnTo>
                                  <a:lnTo>
                                    <a:pt x="1" y="6486"/>
                                  </a:lnTo>
                                  <a:lnTo>
                                    <a:pt x="3" y="6487"/>
                                  </a:lnTo>
                                  <a:lnTo>
                                    <a:pt x="1" y="6487"/>
                                  </a:lnTo>
                                  <a:lnTo>
                                    <a:pt x="1" y="6489"/>
                                  </a:lnTo>
                                  <a:lnTo>
                                    <a:pt x="1" y="6659"/>
                                  </a:lnTo>
                                  <a:lnTo>
                                    <a:pt x="1" y="6660"/>
                                  </a:lnTo>
                                  <a:lnTo>
                                    <a:pt x="5" y="6662"/>
                                  </a:lnTo>
                                  <a:lnTo>
                                    <a:pt x="8" y="6662"/>
                                  </a:lnTo>
                                  <a:lnTo>
                                    <a:pt x="12" y="6662"/>
                                  </a:lnTo>
                                  <a:lnTo>
                                    <a:pt x="15" y="6662"/>
                                  </a:lnTo>
                                  <a:lnTo>
                                    <a:pt x="19" y="6662"/>
                                  </a:lnTo>
                                  <a:lnTo>
                                    <a:pt x="22" y="6660"/>
                                  </a:lnTo>
                                  <a:lnTo>
                                    <a:pt x="24" y="6659"/>
                                  </a:lnTo>
                                  <a:lnTo>
                                    <a:pt x="24" y="6489"/>
                                  </a:lnTo>
                                  <a:lnTo>
                                    <a:pt x="22" y="6487"/>
                                  </a:lnTo>
                                  <a:lnTo>
                                    <a:pt x="20" y="6487"/>
                                  </a:lnTo>
                                  <a:lnTo>
                                    <a:pt x="22" y="6486"/>
                                  </a:lnTo>
                                  <a:lnTo>
                                    <a:pt x="24" y="6486"/>
                                  </a:lnTo>
                                  <a:lnTo>
                                    <a:pt x="24" y="6316"/>
                                  </a:lnTo>
                                  <a:moveTo>
                                    <a:pt x="24" y="5965"/>
                                  </a:moveTo>
                                  <a:lnTo>
                                    <a:pt x="22" y="5964"/>
                                  </a:lnTo>
                                  <a:lnTo>
                                    <a:pt x="19" y="5962"/>
                                  </a:lnTo>
                                  <a:lnTo>
                                    <a:pt x="15" y="5962"/>
                                  </a:lnTo>
                                  <a:lnTo>
                                    <a:pt x="8" y="5962"/>
                                  </a:lnTo>
                                  <a:lnTo>
                                    <a:pt x="5" y="5962"/>
                                  </a:lnTo>
                                  <a:lnTo>
                                    <a:pt x="1" y="5964"/>
                                  </a:lnTo>
                                  <a:lnTo>
                                    <a:pt x="1" y="5965"/>
                                  </a:lnTo>
                                  <a:lnTo>
                                    <a:pt x="1" y="6135"/>
                                  </a:lnTo>
                                  <a:lnTo>
                                    <a:pt x="1" y="6136"/>
                                  </a:lnTo>
                                  <a:lnTo>
                                    <a:pt x="3" y="6136"/>
                                  </a:lnTo>
                                  <a:lnTo>
                                    <a:pt x="1" y="6138"/>
                                  </a:lnTo>
                                  <a:lnTo>
                                    <a:pt x="1" y="6138"/>
                                  </a:lnTo>
                                  <a:lnTo>
                                    <a:pt x="1" y="6308"/>
                                  </a:lnTo>
                                  <a:lnTo>
                                    <a:pt x="1" y="6309"/>
                                  </a:lnTo>
                                  <a:lnTo>
                                    <a:pt x="5" y="6311"/>
                                  </a:lnTo>
                                  <a:lnTo>
                                    <a:pt x="8" y="6311"/>
                                  </a:lnTo>
                                  <a:lnTo>
                                    <a:pt x="12" y="6311"/>
                                  </a:lnTo>
                                  <a:lnTo>
                                    <a:pt x="15" y="6311"/>
                                  </a:lnTo>
                                  <a:lnTo>
                                    <a:pt x="19" y="6311"/>
                                  </a:lnTo>
                                  <a:lnTo>
                                    <a:pt x="22" y="6309"/>
                                  </a:lnTo>
                                  <a:lnTo>
                                    <a:pt x="24" y="6308"/>
                                  </a:lnTo>
                                  <a:lnTo>
                                    <a:pt x="24" y="6138"/>
                                  </a:lnTo>
                                  <a:lnTo>
                                    <a:pt x="22" y="6138"/>
                                  </a:lnTo>
                                  <a:lnTo>
                                    <a:pt x="20" y="6136"/>
                                  </a:lnTo>
                                  <a:lnTo>
                                    <a:pt x="22" y="6136"/>
                                  </a:lnTo>
                                  <a:lnTo>
                                    <a:pt x="24" y="6135"/>
                                  </a:lnTo>
                                  <a:lnTo>
                                    <a:pt x="24" y="5965"/>
                                  </a:lnTo>
                                  <a:moveTo>
                                    <a:pt x="24" y="5614"/>
                                  </a:moveTo>
                                  <a:lnTo>
                                    <a:pt x="22" y="5613"/>
                                  </a:lnTo>
                                  <a:lnTo>
                                    <a:pt x="19" y="5611"/>
                                  </a:lnTo>
                                  <a:lnTo>
                                    <a:pt x="15" y="5611"/>
                                  </a:lnTo>
                                  <a:lnTo>
                                    <a:pt x="8" y="5611"/>
                                  </a:lnTo>
                                  <a:lnTo>
                                    <a:pt x="5" y="5611"/>
                                  </a:lnTo>
                                  <a:lnTo>
                                    <a:pt x="1" y="5613"/>
                                  </a:lnTo>
                                  <a:lnTo>
                                    <a:pt x="1" y="5614"/>
                                  </a:lnTo>
                                  <a:lnTo>
                                    <a:pt x="1" y="5784"/>
                                  </a:lnTo>
                                  <a:lnTo>
                                    <a:pt x="1" y="5785"/>
                                  </a:lnTo>
                                  <a:lnTo>
                                    <a:pt x="3" y="5785"/>
                                  </a:lnTo>
                                  <a:lnTo>
                                    <a:pt x="1" y="5787"/>
                                  </a:lnTo>
                                  <a:lnTo>
                                    <a:pt x="1" y="5789"/>
                                  </a:lnTo>
                                  <a:lnTo>
                                    <a:pt x="1" y="5957"/>
                                  </a:lnTo>
                                  <a:lnTo>
                                    <a:pt x="1" y="5958"/>
                                  </a:lnTo>
                                  <a:lnTo>
                                    <a:pt x="5" y="5960"/>
                                  </a:lnTo>
                                  <a:lnTo>
                                    <a:pt x="8" y="5960"/>
                                  </a:lnTo>
                                  <a:lnTo>
                                    <a:pt x="12" y="5960"/>
                                  </a:lnTo>
                                  <a:lnTo>
                                    <a:pt x="15" y="5960"/>
                                  </a:lnTo>
                                  <a:lnTo>
                                    <a:pt x="19" y="5960"/>
                                  </a:lnTo>
                                  <a:lnTo>
                                    <a:pt x="22" y="5958"/>
                                  </a:lnTo>
                                  <a:lnTo>
                                    <a:pt x="24" y="5957"/>
                                  </a:lnTo>
                                  <a:lnTo>
                                    <a:pt x="24" y="5789"/>
                                  </a:lnTo>
                                  <a:lnTo>
                                    <a:pt x="22" y="5787"/>
                                  </a:lnTo>
                                  <a:lnTo>
                                    <a:pt x="20" y="5785"/>
                                  </a:lnTo>
                                  <a:lnTo>
                                    <a:pt x="22" y="5785"/>
                                  </a:lnTo>
                                  <a:lnTo>
                                    <a:pt x="24" y="5784"/>
                                  </a:lnTo>
                                  <a:lnTo>
                                    <a:pt x="24" y="5614"/>
                                  </a:lnTo>
                                  <a:moveTo>
                                    <a:pt x="24" y="5263"/>
                                  </a:moveTo>
                                  <a:lnTo>
                                    <a:pt x="22" y="5262"/>
                                  </a:lnTo>
                                  <a:lnTo>
                                    <a:pt x="19" y="5260"/>
                                  </a:lnTo>
                                  <a:lnTo>
                                    <a:pt x="15" y="5260"/>
                                  </a:lnTo>
                                  <a:lnTo>
                                    <a:pt x="8" y="5260"/>
                                  </a:lnTo>
                                  <a:lnTo>
                                    <a:pt x="5" y="5260"/>
                                  </a:lnTo>
                                  <a:lnTo>
                                    <a:pt x="1" y="5262"/>
                                  </a:lnTo>
                                  <a:lnTo>
                                    <a:pt x="1" y="5263"/>
                                  </a:lnTo>
                                  <a:lnTo>
                                    <a:pt x="1" y="5433"/>
                                  </a:lnTo>
                                  <a:lnTo>
                                    <a:pt x="1" y="5434"/>
                                  </a:lnTo>
                                  <a:lnTo>
                                    <a:pt x="3" y="5434"/>
                                  </a:lnTo>
                                  <a:lnTo>
                                    <a:pt x="1" y="5436"/>
                                  </a:lnTo>
                                  <a:lnTo>
                                    <a:pt x="1" y="5438"/>
                                  </a:lnTo>
                                  <a:lnTo>
                                    <a:pt x="1" y="5607"/>
                                  </a:lnTo>
                                  <a:lnTo>
                                    <a:pt x="1" y="5607"/>
                                  </a:lnTo>
                                  <a:lnTo>
                                    <a:pt x="5" y="5609"/>
                                  </a:lnTo>
                                  <a:lnTo>
                                    <a:pt x="8" y="5611"/>
                                  </a:lnTo>
                                  <a:lnTo>
                                    <a:pt x="12" y="5611"/>
                                  </a:lnTo>
                                  <a:lnTo>
                                    <a:pt x="15" y="5611"/>
                                  </a:lnTo>
                                  <a:lnTo>
                                    <a:pt x="19" y="5609"/>
                                  </a:lnTo>
                                  <a:lnTo>
                                    <a:pt x="22" y="5607"/>
                                  </a:lnTo>
                                  <a:lnTo>
                                    <a:pt x="24" y="5607"/>
                                  </a:lnTo>
                                  <a:lnTo>
                                    <a:pt x="24" y="5438"/>
                                  </a:lnTo>
                                  <a:lnTo>
                                    <a:pt x="22" y="5436"/>
                                  </a:lnTo>
                                  <a:lnTo>
                                    <a:pt x="20" y="5434"/>
                                  </a:lnTo>
                                  <a:lnTo>
                                    <a:pt x="22" y="5434"/>
                                  </a:lnTo>
                                  <a:lnTo>
                                    <a:pt x="24" y="5433"/>
                                  </a:lnTo>
                                  <a:lnTo>
                                    <a:pt x="24" y="5263"/>
                                  </a:lnTo>
                                  <a:moveTo>
                                    <a:pt x="24" y="4912"/>
                                  </a:moveTo>
                                  <a:lnTo>
                                    <a:pt x="22" y="4912"/>
                                  </a:lnTo>
                                  <a:lnTo>
                                    <a:pt x="19" y="4909"/>
                                  </a:lnTo>
                                  <a:lnTo>
                                    <a:pt x="15" y="4909"/>
                                  </a:lnTo>
                                  <a:lnTo>
                                    <a:pt x="8" y="4909"/>
                                  </a:lnTo>
                                  <a:lnTo>
                                    <a:pt x="5" y="4909"/>
                                  </a:lnTo>
                                  <a:lnTo>
                                    <a:pt x="1" y="4912"/>
                                  </a:lnTo>
                                  <a:lnTo>
                                    <a:pt x="1" y="4912"/>
                                  </a:lnTo>
                                  <a:lnTo>
                                    <a:pt x="1" y="5082"/>
                                  </a:lnTo>
                                  <a:lnTo>
                                    <a:pt x="1" y="5083"/>
                                  </a:lnTo>
                                  <a:lnTo>
                                    <a:pt x="3" y="5085"/>
                                  </a:lnTo>
                                  <a:lnTo>
                                    <a:pt x="1" y="5085"/>
                                  </a:lnTo>
                                  <a:lnTo>
                                    <a:pt x="1" y="5087"/>
                                  </a:lnTo>
                                  <a:lnTo>
                                    <a:pt x="1" y="5256"/>
                                  </a:lnTo>
                                  <a:lnTo>
                                    <a:pt x="1" y="5258"/>
                                  </a:lnTo>
                                  <a:lnTo>
                                    <a:pt x="5" y="5260"/>
                                  </a:lnTo>
                                  <a:lnTo>
                                    <a:pt x="8" y="5260"/>
                                  </a:lnTo>
                                  <a:lnTo>
                                    <a:pt x="12" y="5260"/>
                                  </a:lnTo>
                                  <a:lnTo>
                                    <a:pt x="15" y="5260"/>
                                  </a:lnTo>
                                  <a:lnTo>
                                    <a:pt x="19" y="5260"/>
                                  </a:lnTo>
                                  <a:lnTo>
                                    <a:pt x="22" y="5256"/>
                                  </a:lnTo>
                                  <a:lnTo>
                                    <a:pt x="24" y="5256"/>
                                  </a:lnTo>
                                  <a:lnTo>
                                    <a:pt x="24" y="5087"/>
                                  </a:lnTo>
                                  <a:lnTo>
                                    <a:pt x="22" y="5085"/>
                                  </a:lnTo>
                                  <a:lnTo>
                                    <a:pt x="20" y="5085"/>
                                  </a:lnTo>
                                  <a:lnTo>
                                    <a:pt x="22" y="5083"/>
                                  </a:lnTo>
                                  <a:lnTo>
                                    <a:pt x="24" y="5082"/>
                                  </a:lnTo>
                                  <a:lnTo>
                                    <a:pt x="24" y="4912"/>
                                  </a:lnTo>
                                  <a:moveTo>
                                    <a:pt x="24" y="4563"/>
                                  </a:moveTo>
                                  <a:lnTo>
                                    <a:pt x="22" y="4561"/>
                                  </a:lnTo>
                                  <a:lnTo>
                                    <a:pt x="19" y="4560"/>
                                  </a:lnTo>
                                  <a:lnTo>
                                    <a:pt x="15" y="4558"/>
                                  </a:lnTo>
                                  <a:lnTo>
                                    <a:pt x="8" y="4558"/>
                                  </a:lnTo>
                                  <a:lnTo>
                                    <a:pt x="5" y="4560"/>
                                  </a:lnTo>
                                  <a:lnTo>
                                    <a:pt x="1" y="4561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732"/>
                                  </a:lnTo>
                                  <a:lnTo>
                                    <a:pt x="1" y="4732"/>
                                  </a:lnTo>
                                  <a:lnTo>
                                    <a:pt x="3" y="4734"/>
                                  </a:lnTo>
                                  <a:lnTo>
                                    <a:pt x="1" y="4734"/>
                                  </a:lnTo>
                                  <a:lnTo>
                                    <a:pt x="1" y="4736"/>
                                  </a:lnTo>
                                  <a:lnTo>
                                    <a:pt x="1" y="4905"/>
                                  </a:lnTo>
                                  <a:lnTo>
                                    <a:pt x="1" y="4907"/>
                                  </a:lnTo>
                                  <a:lnTo>
                                    <a:pt x="5" y="4909"/>
                                  </a:lnTo>
                                  <a:lnTo>
                                    <a:pt x="8" y="4909"/>
                                  </a:lnTo>
                                  <a:lnTo>
                                    <a:pt x="12" y="4909"/>
                                  </a:lnTo>
                                  <a:lnTo>
                                    <a:pt x="15" y="4909"/>
                                  </a:lnTo>
                                  <a:lnTo>
                                    <a:pt x="19" y="4909"/>
                                  </a:lnTo>
                                  <a:lnTo>
                                    <a:pt x="22" y="4907"/>
                                  </a:lnTo>
                                  <a:lnTo>
                                    <a:pt x="24" y="4905"/>
                                  </a:lnTo>
                                  <a:lnTo>
                                    <a:pt x="24" y="4736"/>
                                  </a:lnTo>
                                  <a:lnTo>
                                    <a:pt x="22" y="4734"/>
                                  </a:lnTo>
                                  <a:lnTo>
                                    <a:pt x="20" y="4734"/>
                                  </a:lnTo>
                                  <a:lnTo>
                                    <a:pt x="22" y="4732"/>
                                  </a:lnTo>
                                  <a:lnTo>
                                    <a:pt x="24" y="4731"/>
                                  </a:lnTo>
                                  <a:lnTo>
                                    <a:pt x="24" y="4563"/>
                                  </a:lnTo>
                                  <a:moveTo>
                                    <a:pt x="24" y="4212"/>
                                  </a:moveTo>
                                  <a:lnTo>
                                    <a:pt x="22" y="4210"/>
                                  </a:lnTo>
                                  <a:lnTo>
                                    <a:pt x="19" y="4209"/>
                                  </a:lnTo>
                                  <a:lnTo>
                                    <a:pt x="15" y="4209"/>
                                  </a:lnTo>
                                  <a:lnTo>
                                    <a:pt x="8" y="4209"/>
                                  </a:lnTo>
                                  <a:lnTo>
                                    <a:pt x="5" y="4209"/>
                                  </a:lnTo>
                                  <a:lnTo>
                                    <a:pt x="1" y="4210"/>
                                  </a:lnTo>
                                  <a:lnTo>
                                    <a:pt x="1" y="4212"/>
                                  </a:lnTo>
                                  <a:lnTo>
                                    <a:pt x="1" y="4381"/>
                                  </a:lnTo>
                                  <a:lnTo>
                                    <a:pt x="1" y="4383"/>
                                  </a:lnTo>
                                  <a:lnTo>
                                    <a:pt x="3" y="4383"/>
                                  </a:lnTo>
                                  <a:lnTo>
                                    <a:pt x="1" y="4383"/>
                                  </a:lnTo>
                                  <a:lnTo>
                                    <a:pt x="1" y="4385"/>
                                  </a:lnTo>
                                  <a:lnTo>
                                    <a:pt x="1" y="4554"/>
                                  </a:lnTo>
                                  <a:lnTo>
                                    <a:pt x="1" y="4556"/>
                                  </a:lnTo>
                                  <a:lnTo>
                                    <a:pt x="5" y="4558"/>
                                  </a:lnTo>
                                  <a:lnTo>
                                    <a:pt x="8" y="4558"/>
                                  </a:lnTo>
                                  <a:lnTo>
                                    <a:pt x="12" y="4558"/>
                                  </a:lnTo>
                                  <a:lnTo>
                                    <a:pt x="15" y="4558"/>
                                  </a:lnTo>
                                  <a:lnTo>
                                    <a:pt x="19" y="4558"/>
                                  </a:lnTo>
                                  <a:lnTo>
                                    <a:pt x="22" y="4556"/>
                                  </a:lnTo>
                                  <a:lnTo>
                                    <a:pt x="24" y="4554"/>
                                  </a:lnTo>
                                  <a:lnTo>
                                    <a:pt x="24" y="4385"/>
                                  </a:lnTo>
                                  <a:lnTo>
                                    <a:pt x="22" y="4383"/>
                                  </a:lnTo>
                                  <a:lnTo>
                                    <a:pt x="20" y="4383"/>
                                  </a:lnTo>
                                  <a:lnTo>
                                    <a:pt x="22" y="4381"/>
                                  </a:lnTo>
                                  <a:lnTo>
                                    <a:pt x="24" y="4381"/>
                                  </a:lnTo>
                                  <a:lnTo>
                                    <a:pt x="24" y="4212"/>
                                  </a:lnTo>
                                  <a:moveTo>
                                    <a:pt x="24" y="3861"/>
                                  </a:moveTo>
                                  <a:lnTo>
                                    <a:pt x="22" y="3859"/>
                                  </a:lnTo>
                                  <a:lnTo>
                                    <a:pt x="19" y="3858"/>
                                  </a:lnTo>
                                  <a:lnTo>
                                    <a:pt x="15" y="3858"/>
                                  </a:lnTo>
                                  <a:lnTo>
                                    <a:pt x="8" y="3858"/>
                                  </a:lnTo>
                                  <a:lnTo>
                                    <a:pt x="5" y="3858"/>
                                  </a:lnTo>
                                  <a:lnTo>
                                    <a:pt x="1" y="3859"/>
                                  </a:lnTo>
                                  <a:lnTo>
                                    <a:pt x="1" y="3861"/>
                                  </a:lnTo>
                                  <a:lnTo>
                                    <a:pt x="1" y="4030"/>
                                  </a:lnTo>
                                  <a:lnTo>
                                    <a:pt x="1" y="4032"/>
                                  </a:lnTo>
                                  <a:lnTo>
                                    <a:pt x="3" y="4032"/>
                                  </a:lnTo>
                                  <a:lnTo>
                                    <a:pt x="1" y="4034"/>
                                  </a:lnTo>
                                  <a:lnTo>
                                    <a:pt x="1" y="4034"/>
                                  </a:lnTo>
                                  <a:lnTo>
                                    <a:pt x="1" y="4203"/>
                                  </a:lnTo>
                                  <a:lnTo>
                                    <a:pt x="1" y="4205"/>
                                  </a:lnTo>
                                  <a:lnTo>
                                    <a:pt x="5" y="4207"/>
                                  </a:lnTo>
                                  <a:lnTo>
                                    <a:pt x="8" y="4207"/>
                                  </a:lnTo>
                                  <a:lnTo>
                                    <a:pt x="12" y="4207"/>
                                  </a:lnTo>
                                  <a:lnTo>
                                    <a:pt x="15" y="4207"/>
                                  </a:lnTo>
                                  <a:lnTo>
                                    <a:pt x="19" y="4207"/>
                                  </a:lnTo>
                                  <a:lnTo>
                                    <a:pt x="22" y="4205"/>
                                  </a:lnTo>
                                  <a:lnTo>
                                    <a:pt x="24" y="4203"/>
                                  </a:lnTo>
                                  <a:lnTo>
                                    <a:pt x="24" y="4034"/>
                                  </a:lnTo>
                                  <a:lnTo>
                                    <a:pt x="22" y="4034"/>
                                  </a:lnTo>
                                  <a:lnTo>
                                    <a:pt x="20" y="4032"/>
                                  </a:lnTo>
                                  <a:lnTo>
                                    <a:pt x="22" y="4032"/>
                                  </a:lnTo>
                                  <a:lnTo>
                                    <a:pt x="24" y="4030"/>
                                  </a:lnTo>
                                  <a:lnTo>
                                    <a:pt x="24" y="3861"/>
                                  </a:lnTo>
                                  <a:moveTo>
                                    <a:pt x="24" y="3510"/>
                                  </a:moveTo>
                                  <a:lnTo>
                                    <a:pt x="22" y="3508"/>
                                  </a:lnTo>
                                  <a:lnTo>
                                    <a:pt x="19" y="3507"/>
                                  </a:lnTo>
                                  <a:lnTo>
                                    <a:pt x="15" y="3507"/>
                                  </a:lnTo>
                                  <a:lnTo>
                                    <a:pt x="8" y="3507"/>
                                  </a:lnTo>
                                  <a:lnTo>
                                    <a:pt x="5" y="3507"/>
                                  </a:lnTo>
                                  <a:lnTo>
                                    <a:pt x="1" y="3508"/>
                                  </a:lnTo>
                                  <a:lnTo>
                                    <a:pt x="1" y="3510"/>
                                  </a:lnTo>
                                  <a:lnTo>
                                    <a:pt x="1" y="3679"/>
                                  </a:lnTo>
                                  <a:lnTo>
                                    <a:pt x="1" y="3681"/>
                                  </a:lnTo>
                                  <a:lnTo>
                                    <a:pt x="3" y="3681"/>
                                  </a:lnTo>
                                  <a:lnTo>
                                    <a:pt x="1" y="3683"/>
                                  </a:lnTo>
                                  <a:lnTo>
                                    <a:pt x="1" y="3685"/>
                                  </a:lnTo>
                                  <a:lnTo>
                                    <a:pt x="1" y="3852"/>
                                  </a:lnTo>
                                  <a:lnTo>
                                    <a:pt x="1" y="3854"/>
                                  </a:lnTo>
                                  <a:lnTo>
                                    <a:pt x="5" y="3856"/>
                                  </a:lnTo>
                                  <a:lnTo>
                                    <a:pt x="8" y="3858"/>
                                  </a:lnTo>
                                  <a:lnTo>
                                    <a:pt x="12" y="3858"/>
                                  </a:lnTo>
                                  <a:lnTo>
                                    <a:pt x="15" y="3858"/>
                                  </a:lnTo>
                                  <a:lnTo>
                                    <a:pt x="19" y="3856"/>
                                  </a:lnTo>
                                  <a:lnTo>
                                    <a:pt x="22" y="3854"/>
                                  </a:lnTo>
                                  <a:lnTo>
                                    <a:pt x="24" y="3852"/>
                                  </a:lnTo>
                                  <a:lnTo>
                                    <a:pt x="24" y="3685"/>
                                  </a:lnTo>
                                  <a:lnTo>
                                    <a:pt x="22" y="3683"/>
                                  </a:lnTo>
                                  <a:lnTo>
                                    <a:pt x="20" y="3681"/>
                                  </a:lnTo>
                                  <a:lnTo>
                                    <a:pt x="22" y="3681"/>
                                  </a:lnTo>
                                  <a:lnTo>
                                    <a:pt x="24" y="3679"/>
                                  </a:lnTo>
                                  <a:lnTo>
                                    <a:pt x="24" y="3510"/>
                                  </a:lnTo>
                                  <a:moveTo>
                                    <a:pt x="24" y="3159"/>
                                  </a:moveTo>
                                  <a:lnTo>
                                    <a:pt x="22" y="3159"/>
                                  </a:lnTo>
                                  <a:lnTo>
                                    <a:pt x="19" y="3156"/>
                                  </a:lnTo>
                                  <a:lnTo>
                                    <a:pt x="15" y="3156"/>
                                  </a:lnTo>
                                  <a:lnTo>
                                    <a:pt x="8" y="3156"/>
                                  </a:lnTo>
                                  <a:lnTo>
                                    <a:pt x="5" y="3156"/>
                                  </a:lnTo>
                                  <a:lnTo>
                                    <a:pt x="1" y="3159"/>
                                  </a:lnTo>
                                  <a:lnTo>
                                    <a:pt x="1" y="3159"/>
                                  </a:lnTo>
                                  <a:lnTo>
                                    <a:pt x="1" y="3328"/>
                                  </a:lnTo>
                                  <a:lnTo>
                                    <a:pt x="1" y="3330"/>
                                  </a:lnTo>
                                  <a:lnTo>
                                    <a:pt x="3" y="3330"/>
                                  </a:lnTo>
                                  <a:lnTo>
                                    <a:pt x="1" y="3332"/>
                                  </a:lnTo>
                                  <a:lnTo>
                                    <a:pt x="1" y="3334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5" y="3505"/>
                                  </a:lnTo>
                                  <a:lnTo>
                                    <a:pt x="8" y="3507"/>
                                  </a:lnTo>
                                  <a:lnTo>
                                    <a:pt x="12" y="3507"/>
                                  </a:lnTo>
                                  <a:lnTo>
                                    <a:pt x="15" y="3507"/>
                                  </a:lnTo>
                                  <a:lnTo>
                                    <a:pt x="19" y="3505"/>
                                  </a:lnTo>
                                  <a:lnTo>
                                    <a:pt x="22" y="3503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334"/>
                                  </a:lnTo>
                                  <a:lnTo>
                                    <a:pt x="22" y="3332"/>
                                  </a:lnTo>
                                  <a:lnTo>
                                    <a:pt x="20" y="3330"/>
                                  </a:lnTo>
                                  <a:lnTo>
                                    <a:pt x="22" y="3330"/>
                                  </a:lnTo>
                                  <a:lnTo>
                                    <a:pt x="24" y="3328"/>
                                  </a:lnTo>
                                  <a:lnTo>
                                    <a:pt x="24" y="3159"/>
                                  </a:lnTo>
                                  <a:moveTo>
                                    <a:pt x="24" y="2810"/>
                                  </a:moveTo>
                                  <a:lnTo>
                                    <a:pt x="22" y="2808"/>
                                  </a:lnTo>
                                  <a:lnTo>
                                    <a:pt x="19" y="2806"/>
                                  </a:lnTo>
                                  <a:lnTo>
                                    <a:pt x="15" y="2805"/>
                                  </a:lnTo>
                                  <a:lnTo>
                                    <a:pt x="8" y="2805"/>
                                  </a:lnTo>
                                  <a:lnTo>
                                    <a:pt x="5" y="2806"/>
                                  </a:lnTo>
                                  <a:lnTo>
                                    <a:pt x="1" y="2808"/>
                                  </a:lnTo>
                                  <a:lnTo>
                                    <a:pt x="1" y="2810"/>
                                  </a:lnTo>
                                  <a:lnTo>
                                    <a:pt x="1" y="2977"/>
                                  </a:lnTo>
                                  <a:lnTo>
                                    <a:pt x="1" y="2979"/>
                                  </a:lnTo>
                                  <a:lnTo>
                                    <a:pt x="3" y="2981"/>
                                  </a:lnTo>
                                  <a:lnTo>
                                    <a:pt x="1" y="2981"/>
                                  </a:lnTo>
                                  <a:lnTo>
                                    <a:pt x="1" y="2983"/>
                                  </a:lnTo>
                                  <a:lnTo>
                                    <a:pt x="1" y="3152"/>
                                  </a:lnTo>
                                  <a:lnTo>
                                    <a:pt x="1" y="3154"/>
                                  </a:lnTo>
                                  <a:lnTo>
                                    <a:pt x="5" y="3156"/>
                                  </a:lnTo>
                                  <a:lnTo>
                                    <a:pt x="8" y="3156"/>
                                  </a:lnTo>
                                  <a:lnTo>
                                    <a:pt x="12" y="3156"/>
                                  </a:lnTo>
                                  <a:lnTo>
                                    <a:pt x="15" y="3156"/>
                                  </a:lnTo>
                                  <a:lnTo>
                                    <a:pt x="19" y="3156"/>
                                  </a:lnTo>
                                  <a:lnTo>
                                    <a:pt x="22" y="3154"/>
                                  </a:lnTo>
                                  <a:lnTo>
                                    <a:pt x="24" y="3152"/>
                                  </a:lnTo>
                                  <a:lnTo>
                                    <a:pt x="24" y="2983"/>
                                  </a:lnTo>
                                  <a:lnTo>
                                    <a:pt x="22" y="2981"/>
                                  </a:lnTo>
                                  <a:lnTo>
                                    <a:pt x="20" y="2981"/>
                                  </a:lnTo>
                                  <a:lnTo>
                                    <a:pt x="22" y="2979"/>
                                  </a:lnTo>
                                  <a:lnTo>
                                    <a:pt x="24" y="2977"/>
                                  </a:lnTo>
                                  <a:lnTo>
                                    <a:pt x="24" y="2810"/>
                                  </a:lnTo>
                                  <a:moveTo>
                                    <a:pt x="24" y="2459"/>
                                  </a:moveTo>
                                  <a:lnTo>
                                    <a:pt x="22" y="2457"/>
                                  </a:lnTo>
                                  <a:lnTo>
                                    <a:pt x="19" y="2455"/>
                                  </a:lnTo>
                                  <a:lnTo>
                                    <a:pt x="15" y="2454"/>
                                  </a:lnTo>
                                  <a:lnTo>
                                    <a:pt x="8" y="2454"/>
                                  </a:lnTo>
                                  <a:lnTo>
                                    <a:pt x="5" y="2455"/>
                                  </a:lnTo>
                                  <a:lnTo>
                                    <a:pt x="1" y="2457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3" y="2630"/>
                                  </a:lnTo>
                                  <a:lnTo>
                                    <a:pt x="1" y="2630"/>
                                  </a:lnTo>
                                  <a:lnTo>
                                    <a:pt x="1" y="2632"/>
                                  </a:lnTo>
                                  <a:lnTo>
                                    <a:pt x="1" y="2801"/>
                                  </a:lnTo>
                                  <a:lnTo>
                                    <a:pt x="1" y="2803"/>
                                  </a:lnTo>
                                  <a:lnTo>
                                    <a:pt x="5" y="2805"/>
                                  </a:lnTo>
                                  <a:lnTo>
                                    <a:pt x="8" y="2805"/>
                                  </a:lnTo>
                                  <a:lnTo>
                                    <a:pt x="12" y="2805"/>
                                  </a:lnTo>
                                  <a:lnTo>
                                    <a:pt x="15" y="2805"/>
                                  </a:lnTo>
                                  <a:lnTo>
                                    <a:pt x="19" y="2805"/>
                                  </a:lnTo>
                                  <a:lnTo>
                                    <a:pt x="22" y="2803"/>
                                  </a:lnTo>
                                  <a:lnTo>
                                    <a:pt x="24" y="2801"/>
                                  </a:lnTo>
                                  <a:lnTo>
                                    <a:pt x="24" y="2632"/>
                                  </a:lnTo>
                                  <a:lnTo>
                                    <a:pt x="22" y="2630"/>
                                  </a:lnTo>
                                  <a:lnTo>
                                    <a:pt x="20" y="2630"/>
                                  </a:lnTo>
                                  <a:lnTo>
                                    <a:pt x="22" y="2628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459"/>
                                  </a:lnTo>
                                  <a:moveTo>
                                    <a:pt x="24" y="2108"/>
                                  </a:moveTo>
                                  <a:lnTo>
                                    <a:pt x="22" y="2106"/>
                                  </a:lnTo>
                                  <a:lnTo>
                                    <a:pt x="19" y="2104"/>
                                  </a:lnTo>
                                  <a:lnTo>
                                    <a:pt x="15" y="2104"/>
                                  </a:lnTo>
                                  <a:lnTo>
                                    <a:pt x="8" y="2104"/>
                                  </a:lnTo>
                                  <a:lnTo>
                                    <a:pt x="5" y="2104"/>
                                  </a:lnTo>
                                  <a:lnTo>
                                    <a:pt x="1" y="2106"/>
                                  </a:lnTo>
                                  <a:lnTo>
                                    <a:pt x="1" y="2108"/>
                                  </a:lnTo>
                                  <a:lnTo>
                                    <a:pt x="1" y="2277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3" y="2279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1" y="2281"/>
                                  </a:lnTo>
                                  <a:lnTo>
                                    <a:pt x="1" y="2450"/>
                                  </a:lnTo>
                                  <a:lnTo>
                                    <a:pt x="1" y="2452"/>
                                  </a:lnTo>
                                  <a:lnTo>
                                    <a:pt x="5" y="2454"/>
                                  </a:lnTo>
                                  <a:lnTo>
                                    <a:pt x="8" y="2454"/>
                                  </a:lnTo>
                                  <a:lnTo>
                                    <a:pt x="12" y="2454"/>
                                  </a:lnTo>
                                  <a:lnTo>
                                    <a:pt x="15" y="2454"/>
                                  </a:lnTo>
                                  <a:lnTo>
                                    <a:pt x="19" y="2454"/>
                                  </a:lnTo>
                                  <a:lnTo>
                                    <a:pt x="22" y="2452"/>
                                  </a:lnTo>
                                  <a:lnTo>
                                    <a:pt x="24" y="2450"/>
                                  </a:lnTo>
                                  <a:lnTo>
                                    <a:pt x="24" y="2281"/>
                                  </a:lnTo>
                                  <a:lnTo>
                                    <a:pt x="22" y="2279"/>
                                  </a:lnTo>
                                  <a:lnTo>
                                    <a:pt x="20" y="2279"/>
                                  </a:lnTo>
                                  <a:lnTo>
                                    <a:pt x="22" y="2279"/>
                                  </a:lnTo>
                                  <a:lnTo>
                                    <a:pt x="24" y="2277"/>
                                  </a:lnTo>
                                  <a:lnTo>
                                    <a:pt x="24" y="2108"/>
                                  </a:lnTo>
                                  <a:moveTo>
                                    <a:pt x="24" y="1757"/>
                                  </a:moveTo>
                                  <a:lnTo>
                                    <a:pt x="22" y="1755"/>
                                  </a:lnTo>
                                  <a:lnTo>
                                    <a:pt x="19" y="1753"/>
                                  </a:lnTo>
                                  <a:lnTo>
                                    <a:pt x="15" y="1753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5" y="1753"/>
                                  </a:lnTo>
                                  <a:lnTo>
                                    <a:pt x="1" y="1755"/>
                                  </a:lnTo>
                                  <a:lnTo>
                                    <a:pt x="1" y="1757"/>
                                  </a:lnTo>
                                  <a:lnTo>
                                    <a:pt x="1" y="1926"/>
                                  </a:lnTo>
                                  <a:lnTo>
                                    <a:pt x="1" y="1928"/>
                                  </a:lnTo>
                                  <a:lnTo>
                                    <a:pt x="3" y="1928"/>
                                  </a:lnTo>
                                  <a:lnTo>
                                    <a:pt x="1" y="1930"/>
                                  </a:lnTo>
                                  <a:lnTo>
                                    <a:pt x="1" y="1931"/>
                                  </a:lnTo>
                                  <a:lnTo>
                                    <a:pt x="1" y="2099"/>
                                  </a:lnTo>
                                  <a:lnTo>
                                    <a:pt x="1" y="2101"/>
                                  </a:lnTo>
                                  <a:lnTo>
                                    <a:pt x="5" y="2103"/>
                                  </a:lnTo>
                                  <a:lnTo>
                                    <a:pt x="8" y="2103"/>
                                  </a:lnTo>
                                  <a:lnTo>
                                    <a:pt x="12" y="2103"/>
                                  </a:lnTo>
                                  <a:lnTo>
                                    <a:pt x="15" y="2103"/>
                                  </a:lnTo>
                                  <a:lnTo>
                                    <a:pt x="19" y="2103"/>
                                  </a:lnTo>
                                  <a:lnTo>
                                    <a:pt x="22" y="2101"/>
                                  </a:lnTo>
                                  <a:lnTo>
                                    <a:pt x="24" y="2099"/>
                                  </a:lnTo>
                                  <a:lnTo>
                                    <a:pt x="24" y="1931"/>
                                  </a:lnTo>
                                  <a:lnTo>
                                    <a:pt x="22" y="1930"/>
                                  </a:lnTo>
                                  <a:lnTo>
                                    <a:pt x="20" y="1928"/>
                                  </a:lnTo>
                                  <a:lnTo>
                                    <a:pt x="22" y="1928"/>
                                  </a:lnTo>
                                  <a:lnTo>
                                    <a:pt x="24" y="1926"/>
                                  </a:lnTo>
                                  <a:lnTo>
                                    <a:pt x="24" y="1757"/>
                                  </a:lnTo>
                                  <a:moveTo>
                                    <a:pt x="24" y="1406"/>
                                  </a:moveTo>
                                  <a:lnTo>
                                    <a:pt x="22" y="1404"/>
                                  </a:lnTo>
                                  <a:lnTo>
                                    <a:pt x="19" y="1402"/>
                                  </a:lnTo>
                                  <a:lnTo>
                                    <a:pt x="15" y="1402"/>
                                  </a:lnTo>
                                  <a:lnTo>
                                    <a:pt x="8" y="1402"/>
                                  </a:lnTo>
                                  <a:lnTo>
                                    <a:pt x="5" y="1402"/>
                                  </a:lnTo>
                                  <a:lnTo>
                                    <a:pt x="1" y="1404"/>
                                  </a:lnTo>
                                  <a:lnTo>
                                    <a:pt x="1" y="1406"/>
                                  </a:lnTo>
                                  <a:lnTo>
                                    <a:pt x="1" y="1575"/>
                                  </a:lnTo>
                                  <a:lnTo>
                                    <a:pt x="1" y="1577"/>
                                  </a:lnTo>
                                  <a:lnTo>
                                    <a:pt x="3" y="1577"/>
                                  </a:lnTo>
                                  <a:lnTo>
                                    <a:pt x="1" y="1579"/>
                                  </a:lnTo>
                                  <a:lnTo>
                                    <a:pt x="1" y="1580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5" y="1752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12" y="1753"/>
                                  </a:lnTo>
                                  <a:lnTo>
                                    <a:pt x="15" y="1753"/>
                                  </a:lnTo>
                                  <a:lnTo>
                                    <a:pt x="19" y="1752"/>
                                  </a:lnTo>
                                  <a:lnTo>
                                    <a:pt x="22" y="1750"/>
                                  </a:lnTo>
                                  <a:lnTo>
                                    <a:pt x="24" y="1748"/>
                                  </a:lnTo>
                                  <a:lnTo>
                                    <a:pt x="24" y="1580"/>
                                  </a:lnTo>
                                  <a:lnTo>
                                    <a:pt x="22" y="1579"/>
                                  </a:lnTo>
                                  <a:lnTo>
                                    <a:pt x="20" y="1577"/>
                                  </a:lnTo>
                                  <a:lnTo>
                                    <a:pt x="22" y="1577"/>
                                  </a:lnTo>
                                  <a:lnTo>
                                    <a:pt x="24" y="1575"/>
                                  </a:lnTo>
                                  <a:lnTo>
                                    <a:pt x="24" y="1406"/>
                                  </a:lnTo>
                                  <a:moveTo>
                                    <a:pt x="24" y="1055"/>
                                  </a:moveTo>
                                  <a:lnTo>
                                    <a:pt x="22" y="1055"/>
                                  </a:lnTo>
                                  <a:lnTo>
                                    <a:pt x="19" y="1051"/>
                                  </a:lnTo>
                                  <a:lnTo>
                                    <a:pt x="15" y="1051"/>
                                  </a:lnTo>
                                  <a:lnTo>
                                    <a:pt x="8" y="1051"/>
                                  </a:lnTo>
                                  <a:lnTo>
                                    <a:pt x="5" y="1051"/>
                                  </a:lnTo>
                                  <a:lnTo>
                                    <a:pt x="1" y="1055"/>
                                  </a:lnTo>
                                  <a:lnTo>
                                    <a:pt x="1" y="1055"/>
                                  </a:lnTo>
                                  <a:lnTo>
                                    <a:pt x="1" y="1224"/>
                                  </a:lnTo>
                                  <a:lnTo>
                                    <a:pt x="1" y="1226"/>
                                  </a:lnTo>
                                  <a:lnTo>
                                    <a:pt x="3" y="1228"/>
                                  </a:lnTo>
                                  <a:lnTo>
                                    <a:pt x="1" y="1228"/>
                                  </a:lnTo>
                                  <a:lnTo>
                                    <a:pt x="1" y="1229"/>
                                  </a:lnTo>
                                  <a:lnTo>
                                    <a:pt x="1" y="1399"/>
                                  </a:lnTo>
                                  <a:lnTo>
                                    <a:pt x="1" y="1400"/>
                                  </a:lnTo>
                                  <a:lnTo>
                                    <a:pt x="5" y="1402"/>
                                  </a:lnTo>
                                  <a:lnTo>
                                    <a:pt x="8" y="1402"/>
                                  </a:lnTo>
                                  <a:lnTo>
                                    <a:pt x="12" y="1402"/>
                                  </a:lnTo>
                                  <a:lnTo>
                                    <a:pt x="15" y="1402"/>
                                  </a:lnTo>
                                  <a:lnTo>
                                    <a:pt x="19" y="1402"/>
                                  </a:lnTo>
                                  <a:lnTo>
                                    <a:pt x="22" y="1399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229"/>
                                  </a:lnTo>
                                  <a:lnTo>
                                    <a:pt x="22" y="1228"/>
                                  </a:lnTo>
                                  <a:lnTo>
                                    <a:pt x="20" y="1228"/>
                                  </a:lnTo>
                                  <a:lnTo>
                                    <a:pt x="22" y="1226"/>
                                  </a:lnTo>
                                  <a:lnTo>
                                    <a:pt x="24" y="1224"/>
                                  </a:lnTo>
                                  <a:lnTo>
                                    <a:pt x="24" y="1055"/>
                                  </a:lnTo>
                                  <a:moveTo>
                                    <a:pt x="24" y="706"/>
                                  </a:moveTo>
                                  <a:lnTo>
                                    <a:pt x="22" y="704"/>
                                  </a:lnTo>
                                  <a:lnTo>
                                    <a:pt x="19" y="702"/>
                                  </a:lnTo>
                                  <a:lnTo>
                                    <a:pt x="15" y="700"/>
                                  </a:lnTo>
                                  <a:lnTo>
                                    <a:pt x="8" y="700"/>
                                  </a:lnTo>
                                  <a:lnTo>
                                    <a:pt x="5" y="702"/>
                                  </a:lnTo>
                                  <a:lnTo>
                                    <a:pt x="1" y="704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3" y="877"/>
                                  </a:lnTo>
                                  <a:lnTo>
                                    <a:pt x="1" y="877"/>
                                  </a:lnTo>
                                  <a:lnTo>
                                    <a:pt x="1" y="878"/>
                                  </a:lnTo>
                                  <a:lnTo>
                                    <a:pt x="1" y="1048"/>
                                  </a:lnTo>
                                  <a:lnTo>
                                    <a:pt x="1" y="1049"/>
                                  </a:lnTo>
                                  <a:lnTo>
                                    <a:pt x="5" y="1051"/>
                                  </a:lnTo>
                                  <a:lnTo>
                                    <a:pt x="8" y="1051"/>
                                  </a:lnTo>
                                  <a:lnTo>
                                    <a:pt x="12" y="1051"/>
                                  </a:lnTo>
                                  <a:lnTo>
                                    <a:pt x="15" y="1051"/>
                                  </a:lnTo>
                                  <a:lnTo>
                                    <a:pt x="19" y="1051"/>
                                  </a:lnTo>
                                  <a:lnTo>
                                    <a:pt x="22" y="1049"/>
                                  </a:lnTo>
                                  <a:lnTo>
                                    <a:pt x="24" y="1048"/>
                                  </a:lnTo>
                                  <a:lnTo>
                                    <a:pt x="24" y="878"/>
                                  </a:lnTo>
                                  <a:lnTo>
                                    <a:pt x="22" y="877"/>
                                  </a:lnTo>
                                  <a:lnTo>
                                    <a:pt x="20" y="877"/>
                                  </a:lnTo>
                                  <a:lnTo>
                                    <a:pt x="22" y="875"/>
                                  </a:lnTo>
                                  <a:lnTo>
                                    <a:pt x="24" y="873"/>
                                  </a:lnTo>
                                  <a:lnTo>
                                    <a:pt x="24" y="706"/>
                                  </a:lnTo>
                                  <a:moveTo>
                                    <a:pt x="24" y="355"/>
                                  </a:moveTo>
                                  <a:lnTo>
                                    <a:pt x="22" y="353"/>
                                  </a:lnTo>
                                  <a:lnTo>
                                    <a:pt x="19" y="351"/>
                                  </a:lnTo>
                                  <a:lnTo>
                                    <a:pt x="15" y="349"/>
                                  </a:lnTo>
                                  <a:lnTo>
                                    <a:pt x="8" y="349"/>
                                  </a:lnTo>
                                  <a:lnTo>
                                    <a:pt x="5" y="351"/>
                                  </a:lnTo>
                                  <a:lnTo>
                                    <a:pt x="1" y="353"/>
                                  </a:lnTo>
                                  <a:lnTo>
                                    <a:pt x="1" y="355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3" y="526"/>
                                  </a:lnTo>
                                  <a:lnTo>
                                    <a:pt x="1" y="526"/>
                                  </a:lnTo>
                                  <a:lnTo>
                                    <a:pt x="1" y="527"/>
                                  </a:lnTo>
                                  <a:lnTo>
                                    <a:pt x="1" y="697"/>
                                  </a:lnTo>
                                  <a:lnTo>
                                    <a:pt x="1" y="698"/>
                                  </a:lnTo>
                                  <a:lnTo>
                                    <a:pt x="5" y="700"/>
                                  </a:lnTo>
                                  <a:lnTo>
                                    <a:pt x="8" y="700"/>
                                  </a:lnTo>
                                  <a:lnTo>
                                    <a:pt x="12" y="700"/>
                                  </a:lnTo>
                                  <a:lnTo>
                                    <a:pt x="15" y="700"/>
                                  </a:lnTo>
                                  <a:lnTo>
                                    <a:pt x="19" y="700"/>
                                  </a:lnTo>
                                  <a:lnTo>
                                    <a:pt x="22" y="698"/>
                                  </a:lnTo>
                                  <a:lnTo>
                                    <a:pt x="24" y="697"/>
                                  </a:lnTo>
                                  <a:lnTo>
                                    <a:pt x="24" y="527"/>
                                  </a:lnTo>
                                  <a:lnTo>
                                    <a:pt x="22" y="526"/>
                                  </a:lnTo>
                                  <a:lnTo>
                                    <a:pt x="20" y="526"/>
                                  </a:lnTo>
                                  <a:lnTo>
                                    <a:pt x="22" y="524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355"/>
                                  </a:lnTo>
                                  <a:moveTo>
                                    <a:pt x="24" y="4"/>
                                  </a:moveTo>
                                  <a:lnTo>
                                    <a:pt x="22" y="2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1" y="173"/>
                                  </a:lnTo>
                                  <a:lnTo>
                                    <a:pt x="1" y="175"/>
                                  </a:lnTo>
                                  <a:lnTo>
                                    <a:pt x="3" y="175"/>
                                  </a:lnTo>
                                  <a:lnTo>
                                    <a:pt x="1" y="176"/>
                                  </a:lnTo>
                                  <a:lnTo>
                                    <a:pt x="1" y="176"/>
                                  </a:lnTo>
                                  <a:lnTo>
                                    <a:pt x="1" y="346"/>
                                  </a:lnTo>
                                  <a:lnTo>
                                    <a:pt x="1" y="347"/>
                                  </a:lnTo>
                                  <a:lnTo>
                                    <a:pt x="5" y="349"/>
                                  </a:lnTo>
                                  <a:lnTo>
                                    <a:pt x="8" y="349"/>
                                  </a:lnTo>
                                  <a:lnTo>
                                    <a:pt x="12" y="349"/>
                                  </a:lnTo>
                                  <a:lnTo>
                                    <a:pt x="15" y="349"/>
                                  </a:lnTo>
                                  <a:lnTo>
                                    <a:pt x="19" y="349"/>
                                  </a:lnTo>
                                  <a:lnTo>
                                    <a:pt x="22" y="347"/>
                                  </a:lnTo>
                                  <a:lnTo>
                                    <a:pt x="24" y="346"/>
                                  </a:lnTo>
                                  <a:lnTo>
                                    <a:pt x="24" y="176"/>
                                  </a:lnTo>
                                  <a:lnTo>
                                    <a:pt x="22" y="176"/>
                                  </a:lnTo>
                                  <a:lnTo>
                                    <a:pt x="20" y="175"/>
                                  </a:lnTo>
                                  <a:lnTo>
                                    <a:pt x="22" y="175"/>
                                  </a:lnTo>
                                  <a:lnTo>
                                    <a:pt x="24" y="173"/>
                                  </a:lnTo>
                                  <a:lnTo>
                                    <a:pt x="2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4419720"/>
                              <a:ext cx="8280" cy="189360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040 w 4680"/>
                                <a:gd name="textAreaTop" fmla="*/ 0 h 1073520"/>
                                <a:gd name="textAreaBottom" fmla="*/ 1073880 h 107352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5262">
                                  <a:moveTo>
                                    <a:pt x="24" y="4914"/>
                                  </a:moveTo>
                                  <a:lnTo>
                                    <a:pt x="22" y="4913"/>
                                  </a:lnTo>
                                  <a:lnTo>
                                    <a:pt x="19" y="4911"/>
                                  </a:lnTo>
                                  <a:lnTo>
                                    <a:pt x="15" y="4911"/>
                                  </a:lnTo>
                                  <a:lnTo>
                                    <a:pt x="8" y="4911"/>
                                  </a:lnTo>
                                  <a:lnTo>
                                    <a:pt x="5" y="4911"/>
                                  </a:lnTo>
                                  <a:lnTo>
                                    <a:pt x="1" y="4913"/>
                                  </a:lnTo>
                                  <a:lnTo>
                                    <a:pt x="1" y="4914"/>
                                  </a:lnTo>
                                  <a:lnTo>
                                    <a:pt x="1" y="5084"/>
                                  </a:lnTo>
                                  <a:lnTo>
                                    <a:pt x="1" y="5086"/>
                                  </a:lnTo>
                                  <a:lnTo>
                                    <a:pt x="3" y="5086"/>
                                  </a:lnTo>
                                  <a:lnTo>
                                    <a:pt x="1" y="5087"/>
                                  </a:lnTo>
                                  <a:lnTo>
                                    <a:pt x="1" y="5089"/>
                                  </a:lnTo>
                                  <a:lnTo>
                                    <a:pt x="1" y="5257"/>
                                  </a:lnTo>
                                  <a:lnTo>
                                    <a:pt x="1" y="5258"/>
                                  </a:lnTo>
                                  <a:lnTo>
                                    <a:pt x="5" y="5260"/>
                                  </a:lnTo>
                                  <a:lnTo>
                                    <a:pt x="8" y="5262"/>
                                  </a:lnTo>
                                  <a:lnTo>
                                    <a:pt x="12" y="5262"/>
                                  </a:lnTo>
                                  <a:lnTo>
                                    <a:pt x="15" y="5262"/>
                                  </a:lnTo>
                                  <a:lnTo>
                                    <a:pt x="19" y="5260"/>
                                  </a:lnTo>
                                  <a:lnTo>
                                    <a:pt x="22" y="5258"/>
                                  </a:lnTo>
                                  <a:lnTo>
                                    <a:pt x="24" y="5257"/>
                                  </a:lnTo>
                                  <a:lnTo>
                                    <a:pt x="24" y="5089"/>
                                  </a:lnTo>
                                  <a:lnTo>
                                    <a:pt x="22" y="5087"/>
                                  </a:lnTo>
                                  <a:lnTo>
                                    <a:pt x="20" y="5086"/>
                                  </a:lnTo>
                                  <a:lnTo>
                                    <a:pt x="22" y="5086"/>
                                  </a:lnTo>
                                  <a:lnTo>
                                    <a:pt x="24" y="5084"/>
                                  </a:lnTo>
                                  <a:lnTo>
                                    <a:pt x="24" y="4914"/>
                                  </a:lnTo>
                                  <a:moveTo>
                                    <a:pt x="24" y="4563"/>
                                  </a:moveTo>
                                  <a:lnTo>
                                    <a:pt x="22" y="4563"/>
                                  </a:lnTo>
                                  <a:lnTo>
                                    <a:pt x="19" y="4560"/>
                                  </a:lnTo>
                                  <a:lnTo>
                                    <a:pt x="15" y="4560"/>
                                  </a:lnTo>
                                  <a:lnTo>
                                    <a:pt x="8" y="4560"/>
                                  </a:lnTo>
                                  <a:lnTo>
                                    <a:pt x="5" y="4560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733"/>
                                  </a:lnTo>
                                  <a:lnTo>
                                    <a:pt x="1" y="4735"/>
                                  </a:lnTo>
                                  <a:lnTo>
                                    <a:pt x="3" y="4735"/>
                                  </a:lnTo>
                                  <a:lnTo>
                                    <a:pt x="1" y="4736"/>
                                  </a:lnTo>
                                  <a:lnTo>
                                    <a:pt x="1" y="4738"/>
                                  </a:lnTo>
                                  <a:lnTo>
                                    <a:pt x="1" y="4907"/>
                                  </a:lnTo>
                                  <a:lnTo>
                                    <a:pt x="1" y="4907"/>
                                  </a:lnTo>
                                  <a:lnTo>
                                    <a:pt x="5" y="4909"/>
                                  </a:lnTo>
                                  <a:lnTo>
                                    <a:pt x="8" y="4911"/>
                                  </a:lnTo>
                                  <a:lnTo>
                                    <a:pt x="12" y="4911"/>
                                  </a:lnTo>
                                  <a:lnTo>
                                    <a:pt x="15" y="4911"/>
                                  </a:lnTo>
                                  <a:lnTo>
                                    <a:pt x="19" y="4909"/>
                                  </a:lnTo>
                                  <a:lnTo>
                                    <a:pt x="22" y="4907"/>
                                  </a:lnTo>
                                  <a:lnTo>
                                    <a:pt x="24" y="4907"/>
                                  </a:lnTo>
                                  <a:lnTo>
                                    <a:pt x="24" y="4738"/>
                                  </a:lnTo>
                                  <a:lnTo>
                                    <a:pt x="22" y="4736"/>
                                  </a:lnTo>
                                  <a:lnTo>
                                    <a:pt x="20" y="4735"/>
                                  </a:lnTo>
                                  <a:lnTo>
                                    <a:pt x="22" y="4735"/>
                                  </a:lnTo>
                                  <a:lnTo>
                                    <a:pt x="24" y="4733"/>
                                  </a:lnTo>
                                  <a:lnTo>
                                    <a:pt x="24" y="4563"/>
                                  </a:lnTo>
                                  <a:moveTo>
                                    <a:pt x="24" y="4214"/>
                                  </a:moveTo>
                                  <a:lnTo>
                                    <a:pt x="22" y="4212"/>
                                  </a:lnTo>
                                  <a:lnTo>
                                    <a:pt x="19" y="4211"/>
                                  </a:lnTo>
                                  <a:lnTo>
                                    <a:pt x="15" y="4209"/>
                                  </a:lnTo>
                                  <a:lnTo>
                                    <a:pt x="8" y="4209"/>
                                  </a:lnTo>
                                  <a:lnTo>
                                    <a:pt x="5" y="4211"/>
                                  </a:lnTo>
                                  <a:lnTo>
                                    <a:pt x="1" y="4212"/>
                                  </a:lnTo>
                                  <a:lnTo>
                                    <a:pt x="1" y="4214"/>
                                  </a:lnTo>
                                  <a:lnTo>
                                    <a:pt x="1" y="4382"/>
                                  </a:lnTo>
                                  <a:lnTo>
                                    <a:pt x="1" y="4384"/>
                                  </a:lnTo>
                                  <a:lnTo>
                                    <a:pt x="3" y="4385"/>
                                  </a:lnTo>
                                  <a:lnTo>
                                    <a:pt x="1" y="4385"/>
                                  </a:lnTo>
                                  <a:lnTo>
                                    <a:pt x="1" y="4387"/>
                                  </a:lnTo>
                                  <a:lnTo>
                                    <a:pt x="1" y="4556"/>
                                  </a:lnTo>
                                  <a:lnTo>
                                    <a:pt x="1" y="4558"/>
                                  </a:lnTo>
                                  <a:lnTo>
                                    <a:pt x="5" y="4560"/>
                                  </a:lnTo>
                                  <a:lnTo>
                                    <a:pt x="8" y="4560"/>
                                  </a:lnTo>
                                  <a:lnTo>
                                    <a:pt x="12" y="4560"/>
                                  </a:lnTo>
                                  <a:lnTo>
                                    <a:pt x="15" y="4560"/>
                                  </a:lnTo>
                                  <a:lnTo>
                                    <a:pt x="19" y="4560"/>
                                  </a:lnTo>
                                  <a:lnTo>
                                    <a:pt x="22" y="4558"/>
                                  </a:lnTo>
                                  <a:lnTo>
                                    <a:pt x="24" y="4556"/>
                                  </a:lnTo>
                                  <a:lnTo>
                                    <a:pt x="24" y="4387"/>
                                  </a:lnTo>
                                  <a:lnTo>
                                    <a:pt x="22" y="4385"/>
                                  </a:lnTo>
                                  <a:lnTo>
                                    <a:pt x="20" y="4385"/>
                                  </a:lnTo>
                                  <a:lnTo>
                                    <a:pt x="22" y="4384"/>
                                  </a:lnTo>
                                  <a:lnTo>
                                    <a:pt x="24" y="4382"/>
                                  </a:lnTo>
                                  <a:lnTo>
                                    <a:pt x="24" y="4214"/>
                                  </a:lnTo>
                                  <a:moveTo>
                                    <a:pt x="24" y="3863"/>
                                  </a:moveTo>
                                  <a:lnTo>
                                    <a:pt x="22" y="3861"/>
                                  </a:lnTo>
                                  <a:lnTo>
                                    <a:pt x="19" y="3860"/>
                                  </a:lnTo>
                                  <a:lnTo>
                                    <a:pt x="15" y="3858"/>
                                  </a:lnTo>
                                  <a:lnTo>
                                    <a:pt x="8" y="3858"/>
                                  </a:lnTo>
                                  <a:lnTo>
                                    <a:pt x="5" y="3860"/>
                                  </a:lnTo>
                                  <a:lnTo>
                                    <a:pt x="1" y="3861"/>
                                  </a:lnTo>
                                  <a:lnTo>
                                    <a:pt x="1" y="3863"/>
                                  </a:lnTo>
                                  <a:lnTo>
                                    <a:pt x="1" y="4032"/>
                                  </a:lnTo>
                                  <a:lnTo>
                                    <a:pt x="1" y="4032"/>
                                  </a:lnTo>
                                  <a:lnTo>
                                    <a:pt x="3" y="4034"/>
                                  </a:lnTo>
                                  <a:lnTo>
                                    <a:pt x="1" y="4034"/>
                                  </a:lnTo>
                                  <a:lnTo>
                                    <a:pt x="1" y="4036"/>
                                  </a:lnTo>
                                  <a:lnTo>
                                    <a:pt x="1" y="4205"/>
                                  </a:lnTo>
                                  <a:lnTo>
                                    <a:pt x="1" y="4207"/>
                                  </a:lnTo>
                                  <a:lnTo>
                                    <a:pt x="5" y="4209"/>
                                  </a:lnTo>
                                  <a:lnTo>
                                    <a:pt x="8" y="4209"/>
                                  </a:lnTo>
                                  <a:lnTo>
                                    <a:pt x="12" y="4209"/>
                                  </a:lnTo>
                                  <a:lnTo>
                                    <a:pt x="15" y="4209"/>
                                  </a:lnTo>
                                  <a:lnTo>
                                    <a:pt x="19" y="4209"/>
                                  </a:lnTo>
                                  <a:lnTo>
                                    <a:pt x="22" y="4207"/>
                                  </a:lnTo>
                                  <a:lnTo>
                                    <a:pt x="24" y="4205"/>
                                  </a:lnTo>
                                  <a:lnTo>
                                    <a:pt x="24" y="4036"/>
                                  </a:lnTo>
                                  <a:lnTo>
                                    <a:pt x="22" y="4034"/>
                                  </a:lnTo>
                                  <a:lnTo>
                                    <a:pt x="20" y="4034"/>
                                  </a:lnTo>
                                  <a:lnTo>
                                    <a:pt x="22" y="4032"/>
                                  </a:lnTo>
                                  <a:lnTo>
                                    <a:pt x="24" y="4032"/>
                                  </a:lnTo>
                                  <a:lnTo>
                                    <a:pt x="24" y="3863"/>
                                  </a:lnTo>
                                  <a:moveTo>
                                    <a:pt x="24" y="3512"/>
                                  </a:moveTo>
                                  <a:lnTo>
                                    <a:pt x="22" y="3510"/>
                                  </a:lnTo>
                                  <a:lnTo>
                                    <a:pt x="19" y="3509"/>
                                  </a:lnTo>
                                  <a:lnTo>
                                    <a:pt x="15" y="3509"/>
                                  </a:lnTo>
                                  <a:lnTo>
                                    <a:pt x="8" y="3509"/>
                                  </a:lnTo>
                                  <a:lnTo>
                                    <a:pt x="5" y="3509"/>
                                  </a:lnTo>
                                  <a:lnTo>
                                    <a:pt x="1" y="3510"/>
                                  </a:lnTo>
                                  <a:lnTo>
                                    <a:pt x="1" y="3512"/>
                                  </a:lnTo>
                                  <a:lnTo>
                                    <a:pt x="1" y="3681"/>
                                  </a:lnTo>
                                  <a:lnTo>
                                    <a:pt x="1" y="3683"/>
                                  </a:lnTo>
                                  <a:lnTo>
                                    <a:pt x="3" y="3683"/>
                                  </a:lnTo>
                                  <a:lnTo>
                                    <a:pt x="1" y="3683"/>
                                  </a:lnTo>
                                  <a:lnTo>
                                    <a:pt x="1" y="3685"/>
                                  </a:lnTo>
                                  <a:lnTo>
                                    <a:pt x="1" y="3854"/>
                                  </a:lnTo>
                                  <a:lnTo>
                                    <a:pt x="1" y="3856"/>
                                  </a:lnTo>
                                  <a:lnTo>
                                    <a:pt x="5" y="3858"/>
                                  </a:lnTo>
                                  <a:lnTo>
                                    <a:pt x="8" y="3858"/>
                                  </a:lnTo>
                                  <a:lnTo>
                                    <a:pt x="12" y="3858"/>
                                  </a:lnTo>
                                  <a:lnTo>
                                    <a:pt x="15" y="3858"/>
                                  </a:lnTo>
                                  <a:lnTo>
                                    <a:pt x="19" y="3858"/>
                                  </a:lnTo>
                                  <a:lnTo>
                                    <a:pt x="22" y="3856"/>
                                  </a:lnTo>
                                  <a:lnTo>
                                    <a:pt x="24" y="3854"/>
                                  </a:lnTo>
                                  <a:lnTo>
                                    <a:pt x="24" y="3685"/>
                                  </a:lnTo>
                                  <a:lnTo>
                                    <a:pt x="22" y="3683"/>
                                  </a:lnTo>
                                  <a:lnTo>
                                    <a:pt x="20" y="3683"/>
                                  </a:lnTo>
                                  <a:lnTo>
                                    <a:pt x="22" y="3681"/>
                                  </a:lnTo>
                                  <a:lnTo>
                                    <a:pt x="24" y="3681"/>
                                  </a:lnTo>
                                  <a:lnTo>
                                    <a:pt x="24" y="3512"/>
                                  </a:lnTo>
                                  <a:moveTo>
                                    <a:pt x="24" y="3161"/>
                                  </a:moveTo>
                                  <a:lnTo>
                                    <a:pt x="22" y="3159"/>
                                  </a:lnTo>
                                  <a:lnTo>
                                    <a:pt x="19" y="3158"/>
                                  </a:lnTo>
                                  <a:lnTo>
                                    <a:pt x="15" y="3158"/>
                                  </a:lnTo>
                                  <a:lnTo>
                                    <a:pt x="8" y="3158"/>
                                  </a:lnTo>
                                  <a:lnTo>
                                    <a:pt x="5" y="3158"/>
                                  </a:lnTo>
                                  <a:lnTo>
                                    <a:pt x="1" y="3159"/>
                                  </a:lnTo>
                                  <a:lnTo>
                                    <a:pt x="1" y="3161"/>
                                  </a:lnTo>
                                  <a:lnTo>
                                    <a:pt x="1" y="3330"/>
                                  </a:lnTo>
                                  <a:lnTo>
                                    <a:pt x="1" y="3332"/>
                                  </a:lnTo>
                                  <a:lnTo>
                                    <a:pt x="3" y="3332"/>
                                  </a:lnTo>
                                  <a:lnTo>
                                    <a:pt x="1" y="3334"/>
                                  </a:lnTo>
                                  <a:lnTo>
                                    <a:pt x="1" y="3336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1" y="3505"/>
                                  </a:lnTo>
                                  <a:lnTo>
                                    <a:pt x="5" y="3507"/>
                                  </a:lnTo>
                                  <a:lnTo>
                                    <a:pt x="8" y="3507"/>
                                  </a:lnTo>
                                  <a:lnTo>
                                    <a:pt x="12" y="3507"/>
                                  </a:lnTo>
                                  <a:lnTo>
                                    <a:pt x="15" y="3507"/>
                                  </a:lnTo>
                                  <a:lnTo>
                                    <a:pt x="19" y="3507"/>
                                  </a:lnTo>
                                  <a:lnTo>
                                    <a:pt x="22" y="3505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336"/>
                                  </a:lnTo>
                                  <a:lnTo>
                                    <a:pt x="22" y="3334"/>
                                  </a:lnTo>
                                  <a:lnTo>
                                    <a:pt x="20" y="3332"/>
                                  </a:lnTo>
                                  <a:lnTo>
                                    <a:pt x="22" y="3332"/>
                                  </a:lnTo>
                                  <a:lnTo>
                                    <a:pt x="24" y="3330"/>
                                  </a:lnTo>
                                  <a:lnTo>
                                    <a:pt x="24" y="3161"/>
                                  </a:lnTo>
                                  <a:moveTo>
                                    <a:pt x="24" y="2810"/>
                                  </a:moveTo>
                                  <a:lnTo>
                                    <a:pt x="22" y="2808"/>
                                  </a:lnTo>
                                  <a:lnTo>
                                    <a:pt x="19" y="2807"/>
                                  </a:lnTo>
                                  <a:lnTo>
                                    <a:pt x="15" y="2807"/>
                                  </a:lnTo>
                                  <a:lnTo>
                                    <a:pt x="8" y="2807"/>
                                  </a:lnTo>
                                  <a:lnTo>
                                    <a:pt x="5" y="2807"/>
                                  </a:lnTo>
                                  <a:lnTo>
                                    <a:pt x="1" y="2808"/>
                                  </a:lnTo>
                                  <a:lnTo>
                                    <a:pt x="1" y="2810"/>
                                  </a:lnTo>
                                  <a:lnTo>
                                    <a:pt x="1" y="2979"/>
                                  </a:lnTo>
                                  <a:lnTo>
                                    <a:pt x="1" y="2981"/>
                                  </a:lnTo>
                                  <a:lnTo>
                                    <a:pt x="3" y="2981"/>
                                  </a:lnTo>
                                  <a:lnTo>
                                    <a:pt x="1" y="2983"/>
                                  </a:lnTo>
                                  <a:lnTo>
                                    <a:pt x="1" y="2985"/>
                                  </a:lnTo>
                                  <a:lnTo>
                                    <a:pt x="1" y="3154"/>
                                  </a:lnTo>
                                  <a:lnTo>
                                    <a:pt x="1" y="3154"/>
                                  </a:lnTo>
                                  <a:lnTo>
                                    <a:pt x="5" y="3156"/>
                                  </a:lnTo>
                                  <a:lnTo>
                                    <a:pt x="8" y="3158"/>
                                  </a:lnTo>
                                  <a:lnTo>
                                    <a:pt x="12" y="3158"/>
                                  </a:lnTo>
                                  <a:lnTo>
                                    <a:pt x="15" y="3158"/>
                                  </a:lnTo>
                                  <a:lnTo>
                                    <a:pt x="19" y="3156"/>
                                  </a:lnTo>
                                  <a:lnTo>
                                    <a:pt x="22" y="3154"/>
                                  </a:lnTo>
                                  <a:lnTo>
                                    <a:pt x="24" y="3152"/>
                                  </a:lnTo>
                                  <a:lnTo>
                                    <a:pt x="24" y="2985"/>
                                  </a:lnTo>
                                  <a:lnTo>
                                    <a:pt x="22" y="2983"/>
                                  </a:lnTo>
                                  <a:lnTo>
                                    <a:pt x="20" y="2981"/>
                                  </a:lnTo>
                                  <a:lnTo>
                                    <a:pt x="22" y="2981"/>
                                  </a:lnTo>
                                  <a:lnTo>
                                    <a:pt x="24" y="2979"/>
                                  </a:lnTo>
                                  <a:lnTo>
                                    <a:pt x="24" y="2810"/>
                                  </a:lnTo>
                                  <a:moveTo>
                                    <a:pt x="24" y="2459"/>
                                  </a:moveTo>
                                  <a:lnTo>
                                    <a:pt x="22" y="2459"/>
                                  </a:lnTo>
                                  <a:lnTo>
                                    <a:pt x="19" y="2455"/>
                                  </a:lnTo>
                                  <a:lnTo>
                                    <a:pt x="15" y="2455"/>
                                  </a:lnTo>
                                  <a:lnTo>
                                    <a:pt x="8" y="2455"/>
                                  </a:lnTo>
                                  <a:lnTo>
                                    <a:pt x="5" y="2455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1" y="2630"/>
                                  </a:lnTo>
                                  <a:lnTo>
                                    <a:pt x="3" y="2632"/>
                                  </a:lnTo>
                                  <a:lnTo>
                                    <a:pt x="1" y="2632"/>
                                  </a:lnTo>
                                  <a:lnTo>
                                    <a:pt x="1" y="2634"/>
                                  </a:lnTo>
                                  <a:lnTo>
                                    <a:pt x="1" y="2803"/>
                                  </a:lnTo>
                                  <a:lnTo>
                                    <a:pt x="1" y="2805"/>
                                  </a:lnTo>
                                  <a:lnTo>
                                    <a:pt x="5" y="2807"/>
                                  </a:lnTo>
                                  <a:lnTo>
                                    <a:pt x="8" y="2807"/>
                                  </a:lnTo>
                                  <a:lnTo>
                                    <a:pt x="12" y="2807"/>
                                  </a:lnTo>
                                  <a:lnTo>
                                    <a:pt x="15" y="2807"/>
                                  </a:lnTo>
                                  <a:lnTo>
                                    <a:pt x="19" y="2807"/>
                                  </a:lnTo>
                                  <a:lnTo>
                                    <a:pt x="22" y="2803"/>
                                  </a:lnTo>
                                  <a:lnTo>
                                    <a:pt x="24" y="2803"/>
                                  </a:lnTo>
                                  <a:lnTo>
                                    <a:pt x="24" y="2634"/>
                                  </a:lnTo>
                                  <a:lnTo>
                                    <a:pt x="22" y="2632"/>
                                  </a:lnTo>
                                  <a:lnTo>
                                    <a:pt x="20" y="2632"/>
                                  </a:lnTo>
                                  <a:lnTo>
                                    <a:pt x="22" y="2630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459"/>
                                  </a:lnTo>
                                  <a:moveTo>
                                    <a:pt x="24" y="2110"/>
                                  </a:moveTo>
                                  <a:lnTo>
                                    <a:pt x="22" y="2108"/>
                                  </a:lnTo>
                                  <a:lnTo>
                                    <a:pt x="19" y="2106"/>
                                  </a:lnTo>
                                  <a:lnTo>
                                    <a:pt x="15" y="2104"/>
                                  </a:lnTo>
                                  <a:lnTo>
                                    <a:pt x="8" y="2104"/>
                                  </a:lnTo>
                                  <a:lnTo>
                                    <a:pt x="5" y="2106"/>
                                  </a:lnTo>
                                  <a:lnTo>
                                    <a:pt x="1" y="2108"/>
                                  </a:lnTo>
                                  <a:lnTo>
                                    <a:pt x="1" y="2110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3" y="2281"/>
                                  </a:lnTo>
                                  <a:lnTo>
                                    <a:pt x="1" y="2281"/>
                                  </a:lnTo>
                                  <a:lnTo>
                                    <a:pt x="1" y="2283"/>
                                  </a:lnTo>
                                  <a:lnTo>
                                    <a:pt x="1" y="2452"/>
                                  </a:lnTo>
                                  <a:lnTo>
                                    <a:pt x="1" y="2454"/>
                                  </a:lnTo>
                                  <a:lnTo>
                                    <a:pt x="5" y="2455"/>
                                  </a:lnTo>
                                  <a:lnTo>
                                    <a:pt x="8" y="2455"/>
                                  </a:lnTo>
                                  <a:lnTo>
                                    <a:pt x="12" y="2455"/>
                                  </a:lnTo>
                                  <a:lnTo>
                                    <a:pt x="15" y="2455"/>
                                  </a:lnTo>
                                  <a:lnTo>
                                    <a:pt x="19" y="2455"/>
                                  </a:lnTo>
                                  <a:lnTo>
                                    <a:pt x="22" y="2454"/>
                                  </a:lnTo>
                                  <a:lnTo>
                                    <a:pt x="24" y="2452"/>
                                  </a:lnTo>
                                  <a:lnTo>
                                    <a:pt x="24" y="2283"/>
                                  </a:lnTo>
                                  <a:lnTo>
                                    <a:pt x="22" y="2281"/>
                                  </a:lnTo>
                                  <a:lnTo>
                                    <a:pt x="20" y="2281"/>
                                  </a:lnTo>
                                  <a:lnTo>
                                    <a:pt x="22" y="2279"/>
                                  </a:lnTo>
                                  <a:lnTo>
                                    <a:pt x="24" y="2277"/>
                                  </a:lnTo>
                                  <a:lnTo>
                                    <a:pt x="24" y="2110"/>
                                  </a:lnTo>
                                  <a:moveTo>
                                    <a:pt x="24" y="1759"/>
                                  </a:moveTo>
                                  <a:lnTo>
                                    <a:pt x="22" y="1757"/>
                                  </a:lnTo>
                                  <a:lnTo>
                                    <a:pt x="19" y="1755"/>
                                  </a:lnTo>
                                  <a:lnTo>
                                    <a:pt x="15" y="1753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5" y="1755"/>
                                  </a:lnTo>
                                  <a:lnTo>
                                    <a:pt x="1" y="1757"/>
                                  </a:lnTo>
                                  <a:lnTo>
                                    <a:pt x="1" y="1759"/>
                                  </a:lnTo>
                                  <a:lnTo>
                                    <a:pt x="1" y="1928"/>
                                  </a:lnTo>
                                  <a:lnTo>
                                    <a:pt x="1" y="1928"/>
                                  </a:lnTo>
                                  <a:lnTo>
                                    <a:pt x="3" y="1930"/>
                                  </a:lnTo>
                                  <a:lnTo>
                                    <a:pt x="1" y="1930"/>
                                  </a:lnTo>
                                  <a:lnTo>
                                    <a:pt x="1" y="1932"/>
                                  </a:lnTo>
                                  <a:lnTo>
                                    <a:pt x="1" y="2101"/>
                                  </a:lnTo>
                                  <a:lnTo>
                                    <a:pt x="1" y="2103"/>
                                  </a:lnTo>
                                  <a:lnTo>
                                    <a:pt x="5" y="2104"/>
                                  </a:lnTo>
                                  <a:lnTo>
                                    <a:pt x="8" y="2104"/>
                                  </a:lnTo>
                                  <a:lnTo>
                                    <a:pt x="12" y="2104"/>
                                  </a:lnTo>
                                  <a:lnTo>
                                    <a:pt x="15" y="2104"/>
                                  </a:lnTo>
                                  <a:lnTo>
                                    <a:pt x="19" y="2104"/>
                                  </a:lnTo>
                                  <a:lnTo>
                                    <a:pt x="22" y="2103"/>
                                  </a:lnTo>
                                  <a:lnTo>
                                    <a:pt x="24" y="2101"/>
                                  </a:lnTo>
                                  <a:lnTo>
                                    <a:pt x="24" y="1932"/>
                                  </a:lnTo>
                                  <a:lnTo>
                                    <a:pt x="22" y="1930"/>
                                  </a:lnTo>
                                  <a:lnTo>
                                    <a:pt x="20" y="1930"/>
                                  </a:lnTo>
                                  <a:lnTo>
                                    <a:pt x="22" y="1928"/>
                                  </a:lnTo>
                                  <a:lnTo>
                                    <a:pt x="24" y="1928"/>
                                  </a:lnTo>
                                  <a:lnTo>
                                    <a:pt x="24" y="1759"/>
                                  </a:lnTo>
                                  <a:moveTo>
                                    <a:pt x="24" y="1408"/>
                                  </a:moveTo>
                                  <a:lnTo>
                                    <a:pt x="22" y="1406"/>
                                  </a:lnTo>
                                  <a:lnTo>
                                    <a:pt x="19" y="1404"/>
                                  </a:lnTo>
                                  <a:lnTo>
                                    <a:pt x="15" y="1404"/>
                                  </a:lnTo>
                                  <a:lnTo>
                                    <a:pt x="8" y="1404"/>
                                  </a:lnTo>
                                  <a:lnTo>
                                    <a:pt x="5" y="1404"/>
                                  </a:lnTo>
                                  <a:lnTo>
                                    <a:pt x="1" y="1406"/>
                                  </a:lnTo>
                                  <a:lnTo>
                                    <a:pt x="1" y="1408"/>
                                  </a:lnTo>
                                  <a:lnTo>
                                    <a:pt x="1" y="1577"/>
                                  </a:lnTo>
                                  <a:lnTo>
                                    <a:pt x="1" y="1579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1" y="1581"/>
                                  </a:lnTo>
                                  <a:lnTo>
                                    <a:pt x="1" y="1581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1" y="1752"/>
                                  </a:lnTo>
                                  <a:lnTo>
                                    <a:pt x="5" y="1753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12" y="1753"/>
                                  </a:lnTo>
                                  <a:lnTo>
                                    <a:pt x="15" y="1753"/>
                                  </a:lnTo>
                                  <a:lnTo>
                                    <a:pt x="19" y="1753"/>
                                  </a:lnTo>
                                  <a:lnTo>
                                    <a:pt x="22" y="1752"/>
                                  </a:lnTo>
                                  <a:lnTo>
                                    <a:pt x="24" y="1750"/>
                                  </a:lnTo>
                                  <a:lnTo>
                                    <a:pt x="24" y="1581"/>
                                  </a:lnTo>
                                  <a:lnTo>
                                    <a:pt x="22" y="1581"/>
                                  </a:lnTo>
                                  <a:lnTo>
                                    <a:pt x="20" y="1579"/>
                                  </a:lnTo>
                                  <a:lnTo>
                                    <a:pt x="22" y="1579"/>
                                  </a:lnTo>
                                  <a:lnTo>
                                    <a:pt x="24" y="1577"/>
                                  </a:lnTo>
                                  <a:lnTo>
                                    <a:pt x="24" y="1408"/>
                                  </a:lnTo>
                                  <a:moveTo>
                                    <a:pt x="24" y="1057"/>
                                  </a:moveTo>
                                  <a:lnTo>
                                    <a:pt x="22" y="1055"/>
                                  </a:lnTo>
                                  <a:lnTo>
                                    <a:pt x="19" y="1053"/>
                                  </a:lnTo>
                                  <a:lnTo>
                                    <a:pt x="15" y="1053"/>
                                  </a:lnTo>
                                  <a:lnTo>
                                    <a:pt x="8" y="1053"/>
                                  </a:lnTo>
                                  <a:lnTo>
                                    <a:pt x="5" y="1053"/>
                                  </a:lnTo>
                                  <a:lnTo>
                                    <a:pt x="1" y="1055"/>
                                  </a:lnTo>
                                  <a:lnTo>
                                    <a:pt x="1" y="1057"/>
                                  </a:lnTo>
                                  <a:lnTo>
                                    <a:pt x="1" y="1226"/>
                                  </a:lnTo>
                                  <a:lnTo>
                                    <a:pt x="1" y="1228"/>
                                  </a:lnTo>
                                  <a:lnTo>
                                    <a:pt x="3" y="1228"/>
                                  </a:lnTo>
                                  <a:lnTo>
                                    <a:pt x="1" y="1230"/>
                                  </a:lnTo>
                                  <a:lnTo>
                                    <a:pt x="1" y="1231"/>
                                  </a:lnTo>
                                  <a:lnTo>
                                    <a:pt x="1" y="1399"/>
                                  </a:lnTo>
                                  <a:lnTo>
                                    <a:pt x="1" y="1401"/>
                                  </a:lnTo>
                                  <a:lnTo>
                                    <a:pt x="5" y="1402"/>
                                  </a:lnTo>
                                  <a:lnTo>
                                    <a:pt x="8" y="1404"/>
                                  </a:lnTo>
                                  <a:lnTo>
                                    <a:pt x="12" y="1404"/>
                                  </a:lnTo>
                                  <a:lnTo>
                                    <a:pt x="15" y="1404"/>
                                  </a:lnTo>
                                  <a:lnTo>
                                    <a:pt x="19" y="1402"/>
                                  </a:lnTo>
                                  <a:lnTo>
                                    <a:pt x="22" y="1401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231"/>
                                  </a:lnTo>
                                  <a:lnTo>
                                    <a:pt x="22" y="1230"/>
                                  </a:lnTo>
                                  <a:lnTo>
                                    <a:pt x="20" y="1228"/>
                                  </a:lnTo>
                                  <a:lnTo>
                                    <a:pt x="22" y="1228"/>
                                  </a:lnTo>
                                  <a:lnTo>
                                    <a:pt x="24" y="1226"/>
                                  </a:lnTo>
                                  <a:lnTo>
                                    <a:pt x="24" y="1057"/>
                                  </a:lnTo>
                                  <a:moveTo>
                                    <a:pt x="24" y="706"/>
                                  </a:moveTo>
                                  <a:lnTo>
                                    <a:pt x="22" y="706"/>
                                  </a:lnTo>
                                  <a:lnTo>
                                    <a:pt x="19" y="702"/>
                                  </a:lnTo>
                                  <a:lnTo>
                                    <a:pt x="15" y="702"/>
                                  </a:lnTo>
                                  <a:lnTo>
                                    <a:pt x="8" y="702"/>
                                  </a:lnTo>
                                  <a:lnTo>
                                    <a:pt x="5" y="702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1" y="877"/>
                                  </a:lnTo>
                                  <a:lnTo>
                                    <a:pt x="3" y="877"/>
                                  </a:lnTo>
                                  <a:lnTo>
                                    <a:pt x="1" y="878"/>
                                  </a:lnTo>
                                  <a:lnTo>
                                    <a:pt x="1" y="880"/>
                                  </a:lnTo>
                                  <a:lnTo>
                                    <a:pt x="1" y="1050"/>
                                  </a:lnTo>
                                  <a:lnTo>
                                    <a:pt x="1" y="1050"/>
                                  </a:lnTo>
                                  <a:lnTo>
                                    <a:pt x="5" y="1051"/>
                                  </a:lnTo>
                                  <a:lnTo>
                                    <a:pt x="8" y="1053"/>
                                  </a:lnTo>
                                  <a:lnTo>
                                    <a:pt x="12" y="1053"/>
                                  </a:lnTo>
                                  <a:lnTo>
                                    <a:pt x="15" y="1053"/>
                                  </a:lnTo>
                                  <a:lnTo>
                                    <a:pt x="19" y="1051"/>
                                  </a:lnTo>
                                  <a:lnTo>
                                    <a:pt x="22" y="1050"/>
                                  </a:lnTo>
                                  <a:lnTo>
                                    <a:pt x="24" y="1050"/>
                                  </a:lnTo>
                                  <a:lnTo>
                                    <a:pt x="24" y="880"/>
                                  </a:lnTo>
                                  <a:lnTo>
                                    <a:pt x="22" y="878"/>
                                  </a:lnTo>
                                  <a:lnTo>
                                    <a:pt x="20" y="877"/>
                                  </a:lnTo>
                                  <a:lnTo>
                                    <a:pt x="22" y="877"/>
                                  </a:lnTo>
                                  <a:lnTo>
                                    <a:pt x="24" y="875"/>
                                  </a:lnTo>
                                  <a:lnTo>
                                    <a:pt x="24" y="706"/>
                                  </a:lnTo>
                                  <a:moveTo>
                                    <a:pt x="24" y="356"/>
                                  </a:moveTo>
                                  <a:lnTo>
                                    <a:pt x="22" y="355"/>
                                  </a:lnTo>
                                  <a:lnTo>
                                    <a:pt x="19" y="353"/>
                                  </a:lnTo>
                                  <a:lnTo>
                                    <a:pt x="15" y="351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5" y="353"/>
                                  </a:lnTo>
                                  <a:lnTo>
                                    <a:pt x="1" y="355"/>
                                  </a:lnTo>
                                  <a:lnTo>
                                    <a:pt x="1" y="356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1" y="526"/>
                                  </a:lnTo>
                                  <a:lnTo>
                                    <a:pt x="3" y="527"/>
                                  </a:lnTo>
                                  <a:lnTo>
                                    <a:pt x="1" y="527"/>
                                  </a:lnTo>
                                  <a:lnTo>
                                    <a:pt x="1" y="529"/>
                                  </a:lnTo>
                                  <a:lnTo>
                                    <a:pt x="1" y="699"/>
                                  </a:lnTo>
                                  <a:lnTo>
                                    <a:pt x="1" y="700"/>
                                  </a:lnTo>
                                  <a:lnTo>
                                    <a:pt x="5" y="702"/>
                                  </a:lnTo>
                                  <a:lnTo>
                                    <a:pt x="8" y="702"/>
                                  </a:lnTo>
                                  <a:lnTo>
                                    <a:pt x="12" y="702"/>
                                  </a:lnTo>
                                  <a:lnTo>
                                    <a:pt x="15" y="702"/>
                                  </a:lnTo>
                                  <a:lnTo>
                                    <a:pt x="19" y="702"/>
                                  </a:lnTo>
                                  <a:lnTo>
                                    <a:pt x="22" y="700"/>
                                  </a:lnTo>
                                  <a:lnTo>
                                    <a:pt x="24" y="699"/>
                                  </a:lnTo>
                                  <a:lnTo>
                                    <a:pt x="24" y="529"/>
                                  </a:lnTo>
                                  <a:lnTo>
                                    <a:pt x="22" y="527"/>
                                  </a:lnTo>
                                  <a:lnTo>
                                    <a:pt x="20" y="527"/>
                                  </a:lnTo>
                                  <a:lnTo>
                                    <a:pt x="22" y="526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356"/>
                                  </a:lnTo>
                                  <a:moveTo>
                                    <a:pt x="24" y="5"/>
                                  </a:moveTo>
                                  <a:lnTo>
                                    <a:pt x="22" y="4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1" y="5"/>
                                  </a:lnTo>
                                  <a:lnTo>
                                    <a:pt x="1" y="175"/>
                                  </a:lnTo>
                                  <a:lnTo>
                                    <a:pt x="1" y="175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1" y="176"/>
                                  </a:lnTo>
                                  <a:lnTo>
                                    <a:pt x="1" y="178"/>
                                  </a:lnTo>
                                  <a:lnTo>
                                    <a:pt x="1" y="348"/>
                                  </a:lnTo>
                                  <a:lnTo>
                                    <a:pt x="1" y="349"/>
                                  </a:lnTo>
                                  <a:lnTo>
                                    <a:pt x="5" y="351"/>
                                  </a:lnTo>
                                  <a:lnTo>
                                    <a:pt x="8" y="351"/>
                                  </a:lnTo>
                                  <a:lnTo>
                                    <a:pt x="12" y="351"/>
                                  </a:lnTo>
                                  <a:lnTo>
                                    <a:pt x="15" y="351"/>
                                  </a:lnTo>
                                  <a:lnTo>
                                    <a:pt x="19" y="351"/>
                                  </a:lnTo>
                                  <a:lnTo>
                                    <a:pt x="22" y="349"/>
                                  </a:lnTo>
                                  <a:lnTo>
                                    <a:pt x="24" y="348"/>
                                  </a:lnTo>
                                  <a:lnTo>
                                    <a:pt x="24" y="178"/>
                                  </a:lnTo>
                                  <a:lnTo>
                                    <a:pt x="22" y="176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22" y="175"/>
                                  </a:lnTo>
                                  <a:lnTo>
                                    <a:pt x="24" y="173"/>
                                  </a:lnTo>
                                  <a:lnTo>
                                    <a:pt x="24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18" style="position:absolute;margin-left:489.6pt;margin-top:-528.95pt;width:0.65pt;height:497.1pt" coordorigin="9792,-10579" coordsize="13,9942"/>
              </w:pict>
            </mc:Fallback>
          </mc:AlternateContent>
          <w:delText>​​</w:delText>
        </w:r>
      </w:del>
      <w:del w:id="390" w:author="User" w:date="2023-04-17T13:51:00Z">
        <w:r>
          <w:rPr/>
          <mc:AlternateContent>
            <mc:Choice Requires="wpg">
              <w:drawing>
                <wp:anchor behindDoc="1" distT="0" distB="635" distL="635" distR="0" simplePos="0" locked="0" layoutInCell="0" allowOverlap="1" relativeHeight="223">
                  <wp:simplePos x="0" y="0"/>
                  <wp:positionH relativeFrom="page">
                    <wp:posOffset>5948045</wp:posOffset>
                  </wp:positionH>
                  <wp:positionV relativeFrom="paragraph">
                    <wp:posOffset>-6717665</wp:posOffset>
                  </wp:positionV>
                  <wp:extent cx="8255" cy="6322695"/>
                  <wp:effectExtent l="635" t="0" r="0" b="635"/>
                  <wp:wrapNone/>
                  <wp:docPr id="196" name="Фигура119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8280" cy="6322680"/>
                            <a:chOff x="0" y="0"/>
                            <a:chExt cx="8280" cy="632268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8280" cy="448236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040 w 4680"/>
                                <a:gd name="textAreaTop" fmla="*/ 0 h 2541240"/>
                                <a:gd name="textAreaBottom" fmla="*/ 2541600 h 2541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12451">
                                  <a:moveTo>
                                    <a:pt x="23" y="12278"/>
                                  </a:moveTo>
                                  <a:lnTo>
                                    <a:pt x="21" y="12276"/>
                                  </a:lnTo>
                                  <a:lnTo>
                                    <a:pt x="18" y="12275"/>
                                  </a:lnTo>
                                  <a:lnTo>
                                    <a:pt x="14" y="12273"/>
                                  </a:lnTo>
                                  <a:lnTo>
                                    <a:pt x="7" y="12273"/>
                                  </a:lnTo>
                                  <a:lnTo>
                                    <a:pt x="4" y="12275"/>
                                  </a:lnTo>
                                  <a:lnTo>
                                    <a:pt x="0" y="12276"/>
                                  </a:lnTo>
                                  <a:lnTo>
                                    <a:pt x="0" y="12278"/>
                                  </a:lnTo>
                                  <a:lnTo>
                                    <a:pt x="0" y="12447"/>
                                  </a:lnTo>
                                  <a:lnTo>
                                    <a:pt x="0" y="12447"/>
                                  </a:lnTo>
                                  <a:lnTo>
                                    <a:pt x="4" y="12449"/>
                                  </a:lnTo>
                                  <a:lnTo>
                                    <a:pt x="7" y="12451"/>
                                  </a:lnTo>
                                  <a:lnTo>
                                    <a:pt x="11" y="12451"/>
                                  </a:lnTo>
                                  <a:lnTo>
                                    <a:pt x="16" y="12451"/>
                                  </a:lnTo>
                                  <a:lnTo>
                                    <a:pt x="18" y="12449"/>
                                  </a:lnTo>
                                  <a:lnTo>
                                    <a:pt x="21" y="12447"/>
                                  </a:lnTo>
                                  <a:lnTo>
                                    <a:pt x="23" y="12446"/>
                                  </a:lnTo>
                                  <a:lnTo>
                                    <a:pt x="23" y="12278"/>
                                  </a:lnTo>
                                  <a:moveTo>
                                    <a:pt x="23" y="11927"/>
                                  </a:moveTo>
                                  <a:lnTo>
                                    <a:pt x="21" y="11925"/>
                                  </a:lnTo>
                                  <a:lnTo>
                                    <a:pt x="18" y="11924"/>
                                  </a:lnTo>
                                  <a:lnTo>
                                    <a:pt x="14" y="11924"/>
                                  </a:lnTo>
                                  <a:lnTo>
                                    <a:pt x="7" y="11924"/>
                                  </a:lnTo>
                                  <a:lnTo>
                                    <a:pt x="4" y="11924"/>
                                  </a:lnTo>
                                  <a:lnTo>
                                    <a:pt x="0" y="11925"/>
                                  </a:lnTo>
                                  <a:lnTo>
                                    <a:pt x="0" y="11927"/>
                                  </a:lnTo>
                                  <a:lnTo>
                                    <a:pt x="0" y="12096"/>
                                  </a:lnTo>
                                  <a:lnTo>
                                    <a:pt x="0" y="12098"/>
                                  </a:lnTo>
                                  <a:lnTo>
                                    <a:pt x="2" y="12098"/>
                                  </a:lnTo>
                                  <a:lnTo>
                                    <a:pt x="0" y="12098"/>
                                  </a:lnTo>
                                  <a:lnTo>
                                    <a:pt x="0" y="12100"/>
                                  </a:lnTo>
                                  <a:lnTo>
                                    <a:pt x="0" y="12269"/>
                                  </a:lnTo>
                                  <a:lnTo>
                                    <a:pt x="0" y="12271"/>
                                  </a:lnTo>
                                  <a:lnTo>
                                    <a:pt x="4" y="12273"/>
                                  </a:lnTo>
                                  <a:lnTo>
                                    <a:pt x="7" y="12273"/>
                                  </a:lnTo>
                                  <a:lnTo>
                                    <a:pt x="11" y="12273"/>
                                  </a:lnTo>
                                  <a:lnTo>
                                    <a:pt x="16" y="12273"/>
                                  </a:lnTo>
                                  <a:lnTo>
                                    <a:pt x="18" y="12273"/>
                                  </a:lnTo>
                                  <a:lnTo>
                                    <a:pt x="21" y="12271"/>
                                  </a:lnTo>
                                  <a:lnTo>
                                    <a:pt x="23" y="12269"/>
                                  </a:lnTo>
                                  <a:lnTo>
                                    <a:pt x="23" y="12100"/>
                                  </a:lnTo>
                                  <a:lnTo>
                                    <a:pt x="21" y="12098"/>
                                  </a:lnTo>
                                  <a:lnTo>
                                    <a:pt x="19" y="12098"/>
                                  </a:lnTo>
                                  <a:lnTo>
                                    <a:pt x="21" y="12096"/>
                                  </a:lnTo>
                                  <a:lnTo>
                                    <a:pt x="23" y="12096"/>
                                  </a:lnTo>
                                  <a:lnTo>
                                    <a:pt x="23" y="11927"/>
                                  </a:lnTo>
                                  <a:moveTo>
                                    <a:pt x="23" y="11576"/>
                                  </a:moveTo>
                                  <a:lnTo>
                                    <a:pt x="21" y="11574"/>
                                  </a:lnTo>
                                  <a:lnTo>
                                    <a:pt x="18" y="11573"/>
                                  </a:lnTo>
                                  <a:lnTo>
                                    <a:pt x="14" y="11573"/>
                                  </a:lnTo>
                                  <a:lnTo>
                                    <a:pt x="7" y="11573"/>
                                  </a:lnTo>
                                  <a:lnTo>
                                    <a:pt x="4" y="11573"/>
                                  </a:lnTo>
                                  <a:lnTo>
                                    <a:pt x="0" y="11574"/>
                                  </a:lnTo>
                                  <a:lnTo>
                                    <a:pt x="0" y="11576"/>
                                  </a:lnTo>
                                  <a:lnTo>
                                    <a:pt x="0" y="11745"/>
                                  </a:lnTo>
                                  <a:lnTo>
                                    <a:pt x="0" y="11747"/>
                                  </a:lnTo>
                                  <a:lnTo>
                                    <a:pt x="2" y="11747"/>
                                  </a:lnTo>
                                  <a:lnTo>
                                    <a:pt x="0" y="11749"/>
                                  </a:lnTo>
                                  <a:lnTo>
                                    <a:pt x="0" y="11749"/>
                                  </a:lnTo>
                                  <a:lnTo>
                                    <a:pt x="0" y="11918"/>
                                  </a:lnTo>
                                  <a:lnTo>
                                    <a:pt x="0" y="11920"/>
                                  </a:lnTo>
                                  <a:lnTo>
                                    <a:pt x="4" y="11922"/>
                                  </a:lnTo>
                                  <a:lnTo>
                                    <a:pt x="7" y="11922"/>
                                  </a:lnTo>
                                  <a:lnTo>
                                    <a:pt x="11" y="11922"/>
                                  </a:lnTo>
                                  <a:lnTo>
                                    <a:pt x="16" y="11922"/>
                                  </a:lnTo>
                                  <a:lnTo>
                                    <a:pt x="18" y="11922"/>
                                  </a:lnTo>
                                  <a:lnTo>
                                    <a:pt x="21" y="11920"/>
                                  </a:lnTo>
                                  <a:lnTo>
                                    <a:pt x="23" y="11918"/>
                                  </a:lnTo>
                                  <a:lnTo>
                                    <a:pt x="23" y="11749"/>
                                  </a:lnTo>
                                  <a:lnTo>
                                    <a:pt x="21" y="11749"/>
                                  </a:lnTo>
                                  <a:lnTo>
                                    <a:pt x="19" y="11747"/>
                                  </a:lnTo>
                                  <a:lnTo>
                                    <a:pt x="21" y="11747"/>
                                  </a:lnTo>
                                  <a:lnTo>
                                    <a:pt x="23" y="11745"/>
                                  </a:lnTo>
                                  <a:lnTo>
                                    <a:pt x="23" y="11576"/>
                                  </a:lnTo>
                                  <a:moveTo>
                                    <a:pt x="23" y="11225"/>
                                  </a:moveTo>
                                  <a:lnTo>
                                    <a:pt x="21" y="11223"/>
                                  </a:lnTo>
                                  <a:lnTo>
                                    <a:pt x="18" y="11222"/>
                                  </a:lnTo>
                                  <a:lnTo>
                                    <a:pt x="14" y="11222"/>
                                  </a:lnTo>
                                  <a:lnTo>
                                    <a:pt x="7" y="11222"/>
                                  </a:lnTo>
                                  <a:lnTo>
                                    <a:pt x="4" y="11222"/>
                                  </a:lnTo>
                                  <a:lnTo>
                                    <a:pt x="0" y="11223"/>
                                  </a:lnTo>
                                  <a:lnTo>
                                    <a:pt x="0" y="11225"/>
                                  </a:lnTo>
                                  <a:lnTo>
                                    <a:pt x="0" y="11394"/>
                                  </a:lnTo>
                                  <a:lnTo>
                                    <a:pt x="0" y="11396"/>
                                  </a:lnTo>
                                  <a:lnTo>
                                    <a:pt x="2" y="11396"/>
                                  </a:lnTo>
                                  <a:lnTo>
                                    <a:pt x="0" y="11398"/>
                                  </a:lnTo>
                                  <a:lnTo>
                                    <a:pt x="0" y="11400"/>
                                  </a:lnTo>
                                  <a:lnTo>
                                    <a:pt x="0" y="11569"/>
                                  </a:lnTo>
                                  <a:lnTo>
                                    <a:pt x="0" y="11569"/>
                                  </a:lnTo>
                                  <a:lnTo>
                                    <a:pt x="4" y="11571"/>
                                  </a:lnTo>
                                  <a:lnTo>
                                    <a:pt x="7" y="11573"/>
                                  </a:lnTo>
                                  <a:lnTo>
                                    <a:pt x="11" y="11573"/>
                                  </a:lnTo>
                                  <a:lnTo>
                                    <a:pt x="16" y="11573"/>
                                  </a:lnTo>
                                  <a:lnTo>
                                    <a:pt x="18" y="11571"/>
                                  </a:lnTo>
                                  <a:lnTo>
                                    <a:pt x="21" y="11569"/>
                                  </a:lnTo>
                                  <a:lnTo>
                                    <a:pt x="23" y="11567"/>
                                  </a:lnTo>
                                  <a:lnTo>
                                    <a:pt x="23" y="11400"/>
                                  </a:lnTo>
                                  <a:lnTo>
                                    <a:pt x="21" y="11398"/>
                                  </a:lnTo>
                                  <a:lnTo>
                                    <a:pt x="19" y="11396"/>
                                  </a:lnTo>
                                  <a:lnTo>
                                    <a:pt x="21" y="11396"/>
                                  </a:lnTo>
                                  <a:lnTo>
                                    <a:pt x="23" y="11394"/>
                                  </a:lnTo>
                                  <a:lnTo>
                                    <a:pt x="23" y="11225"/>
                                  </a:lnTo>
                                  <a:moveTo>
                                    <a:pt x="23" y="10874"/>
                                  </a:moveTo>
                                  <a:lnTo>
                                    <a:pt x="21" y="10874"/>
                                  </a:lnTo>
                                  <a:lnTo>
                                    <a:pt x="18" y="10871"/>
                                  </a:lnTo>
                                  <a:lnTo>
                                    <a:pt x="14" y="10871"/>
                                  </a:lnTo>
                                  <a:lnTo>
                                    <a:pt x="7" y="10871"/>
                                  </a:lnTo>
                                  <a:lnTo>
                                    <a:pt x="4" y="10871"/>
                                  </a:lnTo>
                                  <a:lnTo>
                                    <a:pt x="0" y="10874"/>
                                  </a:lnTo>
                                  <a:lnTo>
                                    <a:pt x="0" y="10874"/>
                                  </a:lnTo>
                                  <a:lnTo>
                                    <a:pt x="0" y="11043"/>
                                  </a:lnTo>
                                  <a:lnTo>
                                    <a:pt x="0" y="11045"/>
                                  </a:lnTo>
                                  <a:lnTo>
                                    <a:pt x="2" y="11047"/>
                                  </a:lnTo>
                                  <a:lnTo>
                                    <a:pt x="0" y="11047"/>
                                  </a:lnTo>
                                  <a:lnTo>
                                    <a:pt x="0" y="11049"/>
                                  </a:lnTo>
                                  <a:lnTo>
                                    <a:pt x="0" y="11218"/>
                                  </a:lnTo>
                                  <a:lnTo>
                                    <a:pt x="0" y="11220"/>
                                  </a:lnTo>
                                  <a:lnTo>
                                    <a:pt x="4" y="11222"/>
                                  </a:lnTo>
                                  <a:lnTo>
                                    <a:pt x="7" y="11222"/>
                                  </a:lnTo>
                                  <a:lnTo>
                                    <a:pt x="11" y="11222"/>
                                  </a:lnTo>
                                  <a:lnTo>
                                    <a:pt x="16" y="11222"/>
                                  </a:lnTo>
                                  <a:lnTo>
                                    <a:pt x="18" y="11220"/>
                                  </a:lnTo>
                                  <a:lnTo>
                                    <a:pt x="21" y="11218"/>
                                  </a:lnTo>
                                  <a:lnTo>
                                    <a:pt x="23" y="11218"/>
                                  </a:lnTo>
                                  <a:lnTo>
                                    <a:pt x="23" y="11049"/>
                                  </a:lnTo>
                                  <a:lnTo>
                                    <a:pt x="21" y="11047"/>
                                  </a:lnTo>
                                  <a:lnTo>
                                    <a:pt x="19" y="11047"/>
                                  </a:lnTo>
                                  <a:lnTo>
                                    <a:pt x="21" y="11045"/>
                                  </a:lnTo>
                                  <a:lnTo>
                                    <a:pt x="23" y="11043"/>
                                  </a:lnTo>
                                  <a:lnTo>
                                    <a:pt x="23" y="10874"/>
                                  </a:lnTo>
                                  <a:moveTo>
                                    <a:pt x="23" y="10525"/>
                                  </a:moveTo>
                                  <a:lnTo>
                                    <a:pt x="21" y="10523"/>
                                  </a:lnTo>
                                  <a:lnTo>
                                    <a:pt x="18" y="10521"/>
                                  </a:lnTo>
                                  <a:lnTo>
                                    <a:pt x="14" y="10520"/>
                                  </a:lnTo>
                                  <a:lnTo>
                                    <a:pt x="7" y="10520"/>
                                  </a:lnTo>
                                  <a:lnTo>
                                    <a:pt x="4" y="10521"/>
                                  </a:lnTo>
                                  <a:lnTo>
                                    <a:pt x="0" y="10523"/>
                                  </a:lnTo>
                                  <a:lnTo>
                                    <a:pt x="0" y="10525"/>
                                  </a:lnTo>
                                  <a:lnTo>
                                    <a:pt x="0" y="10692"/>
                                  </a:lnTo>
                                  <a:lnTo>
                                    <a:pt x="0" y="10694"/>
                                  </a:lnTo>
                                  <a:lnTo>
                                    <a:pt x="2" y="10696"/>
                                  </a:lnTo>
                                  <a:lnTo>
                                    <a:pt x="0" y="10696"/>
                                  </a:lnTo>
                                  <a:lnTo>
                                    <a:pt x="0" y="10698"/>
                                  </a:lnTo>
                                  <a:lnTo>
                                    <a:pt x="0" y="10867"/>
                                  </a:lnTo>
                                  <a:lnTo>
                                    <a:pt x="0" y="10869"/>
                                  </a:lnTo>
                                  <a:lnTo>
                                    <a:pt x="4" y="10871"/>
                                  </a:lnTo>
                                  <a:lnTo>
                                    <a:pt x="7" y="10871"/>
                                  </a:lnTo>
                                  <a:lnTo>
                                    <a:pt x="11" y="10871"/>
                                  </a:lnTo>
                                  <a:lnTo>
                                    <a:pt x="16" y="10871"/>
                                  </a:lnTo>
                                  <a:lnTo>
                                    <a:pt x="18" y="10871"/>
                                  </a:lnTo>
                                  <a:lnTo>
                                    <a:pt x="21" y="10869"/>
                                  </a:lnTo>
                                  <a:lnTo>
                                    <a:pt x="23" y="10867"/>
                                  </a:lnTo>
                                  <a:lnTo>
                                    <a:pt x="23" y="10698"/>
                                  </a:lnTo>
                                  <a:lnTo>
                                    <a:pt x="21" y="10696"/>
                                  </a:lnTo>
                                  <a:lnTo>
                                    <a:pt x="19" y="10696"/>
                                  </a:lnTo>
                                  <a:lnTo>
                                    <a:pt x="21" y="10694"/>
                                  </a:lnTo>
                                  <a:lnTo>
                                    <a:pt x="23" y="10692"/>
                                  </a:lnTo>
                                  <a:lnTo>
                                    <a:pt x="23" y="10525"/>
                                  </a:lnTo>
                                  <a:moveTo>
                                    <a:pt x="23" y="10174"/>
                                  </a:moveTo>
                                  <a:lnTo>
                                    <a:pt x="21" y="10172"/>
                                  </a:lnTo>
                                  <a:lnTo>
                                    <a:pt x="18" y="10170"/>
                                  </a:lnTo>
                                  <a:lnTo>
                                    <a:pt x="14" y="10169"/>
                                  </a:lnTo>
                                  <a:lnTo>
                                    <a:pt x="7" y="10169"/>
                                  </a:lnTo>
                                  <a:lnTo>
                                    <a:pt x="4" y="10170"/>
                                  </a:lnTo>
                                  <a:lnTo>
                                    <a:pt x="0" y="10172"/>
                                  </a:lnTo>
                                  <a:lnTo>
                                    <a:pt x="0" y="10174"/>
                                  </a:lnTo>
                                  <a:lnTo>
                                    <a:pt x="0" y="10343"/>
                                  </a:lnTo>
                                  <a:lnTo>
                                    <a:pt x="0" y="10343"/>
                                  </a:lnTo>
                                  <a:lnTo>
                                    <a:pt x="2" y="10345"/>
                                  </a:lnTo>
                                  <a:lnTo>
                                    <a:pt x="0" y="10345"/>
                                  </a:lnTo>
                                  <a:lnTo>
                                    <a:pt x="0" y="10347"/>
                                  </a:lnTo>
                                  <a:lnTo>
                                    <a:pt x="0" y="10516"/>
                                  </a:lnTo>
                                  <a:lnTo>
                                    <a:pt x="0" y="10518"/>
                                  </a:lnTo>
                                  <a:lnTo>
                                    <a:pt x="4" y="10520"/>
                                  </a:lnTo>
                                  <a:lnTo>
                                    <a:pt x="7" y="10520"/>
                                  </a:lnTo>
                                  <a:lnTo>
                                    <a:pt x="11" y="10520"/>
                                  </a:lnTo>
                                  <a:lnTo>
                                    <a:pt x="16" y="10520"/>
                                  </a:lnTo>
                                  <a:lnTo>
                                    <a:pt x="18" y="10520"/>
                                  </a:lnTo>
                                  <a:lnTo>
                                    <a:pt x="21" y="10518"/>
                                  </a:lnTo>
                                  <a:lnTo>
                                    <a:pt x="23" y="10516"/>
                                  </a:lnTo>
                                  <a:lnTo>
                                    <a:pt x="23" y="10347"/>
                                  </a:lnTo>
                                  <a:lnTo>
                                    <a:pt x="21" y="10345"/>
                                  </a:lnTo>
                                  <a:lnTo>
                                    <a:pt x="19" y="10345"/>
                                  </a:lnTo>
                                  <a:lnTo>
                                    <a:pt x="21" y="10343"/>
                                  </a:lnTo>
                                  <a:lnTo>
                                    <a:pt x="23" y="10343"/>
                                  </a:lnTo>
                                  <a:lnTo>
                                    <a:pt x="23" y="10174"/>
                                  </a:lnTo>
                                  <a:moveTo>
                                    <a:pt x="23" y="9823"/>
                                  </a:moveTo>
                                  <a:lnTo>
                                    <a:pt x="21" y="9821"/>
                                  </a:lnTo>
                                  <a:lnTo>
                                    <a:pt x="18" y="9819"/>
                                  </a:lnTo>
                                  <a:lnTo>
                                    <a:pt x="14" y="9819"/>
                                  </a:lnTo>
                                  <a:lnTo>
                                    <a:pt x="7" y="9819"/>
                                  </a:lnTo>
                                  <a:lnTo>
                                    <a:pt x="4" y="9819"/>
                                  </a:lnTo>
                                  <a:lnTo>
                                    <a:pt x="0" y="9821"/>
                                  </a:lnTo>
                                  <a:lnTo>
                                    <a:pt x="0" y="9823"/>
                                  </a:lnTo>
                                  <a:lnTo>
                                    <a:pt x="0" y="9992"/>
                                  </a:lnTo>
                                  <a:lnTo>
                                    <a:pt x="0" y="9994"/>
                                  </a:lnTo>
                                  <a:lnTo>
                                    <a:pt x="2" y="9994"/>
                                  </a:lnTo>
                                  <a:lnTo>
                                    <a:pt x="0" y="9996"/>
                                  </a:lnTo>
                                  <a:lnTo>
                                    <a:pt x="0" y="9996"/>
                                  </a:lnTo>
                                  <a:lnTo>
                                    <a:pt x="0" y="10165"/>
                                  </a:lnTo>
                                  <a:lnTo>
                                    <a:pt x="0" y="10167"/>
                                  </a:lnTo>
                                  <a:lnTo>
                                    <a:pt x="4" y="10169"/>
                                  </a:lnTo>
                                  <a:lnTo>
                                    <a:pt x="7" y="10169"/>
                                  </a:lnTo>
                                  <a:lnTo>
                                    <a:pt x="11" y="10169"/>
                                  </a:lnTo>
                                  <a:lnTo>
                                    <a:pt x="16" y="10169"/>
                                  </a:lnTo>
                                  <a:lnTo>
                                    <a:pt x="18" y="10169"/>
                                  </a:lnTo>
                                  <a:lnTo>
                                    <a:pt x="21" y="10167"/>
                                  </a:lnTo>
                                  <a:lnTo>
                                    <a:pt x="23" y="10165"/>
                                  </a:lnTo>
                                  <a:lnTo>
                                    <a:pt x="23" y="9996"/>
                                  </a:lnTo>
                                  <a:lnTo>
                                    <a:pt x="21" y="9996"/>
                                  </a:lnTo>
                                  <a:lnTo>
                                    <a:pt x="19" y="9994"/>
                                  </a:lnTo>
                                  <a:lnTo>
                                    <a:pt x="21" y="9994"/>
                                  </a:lnTo>
                                  <a:lnTo>
                                    <a:pt x="23" y="9992"/>
                                  </a:lnTo>
                                  <a:lnTo>
                                    <a:pt x="23" y="9823"/>
                                  </a:lnTo>
                                  <a:moveTo>
                                    <a:pt x="23" y="9472"/>
                                  </a:moveTo>
                                  <a:lnTo>
                                    <a:pt x="21" y="9470"/>
                                  </a:lnTo>
                                  <a:lnTo>
                                    <a:pt x="18" y="9468"/>
                                  </a:lnTo>
                                  <a:lnTo>
                                    <a:pt x="14" y="9468"/>
                                  </a:lnTo>
                                  <a:lnTo>
                                    <a:pt x="7" y="9468"/>
                                  </a:lnTo>
                                  <a:lnTo>
                                    <a:pt x="4" y="9468"/>
                                  </a:lnTo>
                                  <a:lnTo>
                                    <a:pt x="0" y="9470"/>
                                  </a:lnTo>
                                  <a:lnTo>
                                    <a:pt x="0" y="9472"/>
                                  </a:lnTo>
                                  <a:lnTo>
                                    <a:pt x="0" y="9641"/>
                                  </a:lnTo>
                                  <a:lnTo>
                                    <a:pt x="0" y="9643"/>
                                  </a:lnTo>
                                  <a:lnTo>
                                    <a:pt x="2" y="9643"/>
                                  </a:lnTo>
                                  <a:lnTo>
                                    <a:pt x="0" y="9645"/>
                                  </a:lnTo>
                                  <a:lnTo>
                                    <a:pt x="0" y="9646"/>
                                  </a:lnTo>
                                  <a:lnTo>
                                    <a:pt x="0" y="9814"/>
                                  </a:lnTo>
                                  <a:lnTo>
                                    <a:pt x="0" y="9816"/>
                                  </a:lnTo>
                                  <a:lnTo>
                                    <a:pt x="4" y="9818"/>
                                  </a:lnTo>
                                  <a:lnTo>
                                    <a:pt x="7" y="9819"/>
                                  </a:lnTo>
                                  <a:lnTo>
                                    <a:pt x="11" y="9819"/>
                                  </a:lnTo>
                                  <a:lnTo>
                                    <a:pt x="16" y="9819"/>
                                  </a:lnTo>
                                  <a:lnTo>
                                    <a:pt x="18" y="9818"/>
                                  </a:lnTo>
                                  <a:lnTo>
                                    <a:pt x="21" y="9816"/>
                                  </a:lnTo>
                                  <a:lnTo>
                                    <a:pt x="23" y="9814"/>
                                  </a:lnTo>
                                  <a:lnTo>
                                    <a:pt x="23" y="9646"/>
                                  </a:lnTo>
                                  <a:lnTo>
                                    <a:pt x="21" y="9645"/>
                                  </a:lnTo>
                                  <a:lnTo>
                                    <a:pt x="19" y="9643"/>
                                  </a:lnTo>
                                  <a:lnTo>
                                    <a:pt x="21" y="9643"/>
                                  </a:lnTo>
                                  <a:lnTo>
                                    <a:pt x="23" y="9641"/>
                                  </a:lnTo>
                                  <a:lnTo>
                                    <a:pt x="23" y="9472"/>
                                  </a:lnTo>
                                  <a:moveTo>
                                    <a:pt x="23" y="9121"/>
                                  </a:moveTo>
                                  <a:lnTo>
                                    <a:pt x="21" y="9119"/>
                                  </a:lnTo>
                                  <a:lnTo>
                                    <a:pt x="18" y="9117"/>
                                  </a:lnTo>
                                  <a:lnTo>
                                    <a:pt x="14" y="9117"/>
                                  </a:lnTo>
                                  <a:lnTo>
                                    <a:pt x="7" y="9117"/>
                                  </a:lnTo>
                                  <a:lnTo>
                                    <a:pt x="4" y="9117"/>
                                  </a:lnTo>
                                  <a:lnTo>
                                    <a:pt x="0" y="9119"/>
                                  </a:lnTo>
                                  <a:lnTo>
                                    <a:pt x="0" y="9121"/>
                                  </a:lnTo>
                                  <a:lnTo>
                                    <a:pt x="0" y="9290"/>
                                  </a:lnTo>
                                  <a:lnTo>
                                    <a:pt x="0" y="9292"/>
                                  </a:lnTo>
                                  <a:lnTo>
                                    <a:pt x="2" y="9292"/>
                                  </a:lnTo>
                                  <a:lnTo>
                                    <a:pt x="0" y="9294"/>
                                  </a:lnTo>
                                  <a:lnTo>
                                    <a:pt x="0" y="9295"/>
                                  </a:lnTo>
                                  <a:lnTo>
                                    <a:pt x="0" y="9465"/>
                                  </a:lnTo>
                                  <a:lnTo>
                                    <a:pt x="0" y="9465"/>
                                  </a:lnTo>
                                  <a:lnTo>
                                    <a:pt x="4" y="9467"/>
                                  </a:lnTo>
                                  <a:lnTo>
                                    <a:pt x="7" y="9468"/>
                                  </a:lnTo>
                                  <a:lnTo>
                                    <a:pt x="11" y="9468"/>
                                  </a:lnTo>
                                  <a:lnTo>
                                    <a:pt x="16" y="9468"/>
                                  </a:lnTo>
                                  <a:lnTo>
                                    <a:pt x="18" y="9467"/>
                                  </a:lnTo>
                                  <a:lnTo>
                                    <a:pt x="21" y="9465"/>
                                  </a:lnTo>
                                  <a:lnTo>
                                    <a:pt x="23" y="9465"/>
                                  </a:lnTo>
                                  <a:lnTo>
                                    <a:pt x="23" y="9295"/>
                                  </a:lnTo>
                                  <a:lnTo>
                                    <a:pt x="21" y="9294"/>
                                  </a:lnTo>
                                  <a:lnTo>
                                    <a:pt x="19" y="9292"/>
                                  </a:lnTo>
                                  <a:lnTo>
                                    <a:pt x="21" y="9292"/>
                                  </a:lnTo>
                                  <a:lnTo>
                                    <a:pt x="23" y="9290"/>
                                  </a:lnTo>
                                  <a:lnTo>
                                    <a:pt x="23" y="9121"/>
                                  </a:lnTo>
                                  <a:moveTo>
                                    <a:pt x="23" y="8770"/>
                                  </a:moveTo>
                                  <a:lnTo>
                                    <a:pt x="21" y="8770"/>
                                  </a:lnTo>
                                  <a:lnTo>
                                    <a:pt x="18" y="8766"/>
                                  </a:lnTo>
                                  <a:lnTo>
                                    <a:pt x="14" y="8766"/>
                                  </a:lnTo>
                                  <a:lnTo>
                                    <a:pt x="7" y="8766"/>
                                  </a:lnTo>
                                  <a:lnTo>
                                    <a:pt x="4" y="8766"/>
                                  </a:lnTo>
                                  <a:lnTo>
                                    <a:pt x="0" y="8770"/>
                                  </a:lnTo>
                                  <a:lnTo>
                                    <a:pt x="0" y="8770"/>
                                  </a:lnTo>
                                  <a:lnTo>
                                    <a:pt x="0" y="8939"/>
                                  </a:lnTo>
                                  <a:lnTo>
                                    <a:pt x="0" y="8941"/>
                                  </a:lnTo>
                                  <a:lnTo>
                                    <a:pt x="2" y="8943"/>
                                  </a:lnTo>
                                  <a:lnTo>
                                    <a:pt x="0" y="8943"/>
                                  </a:lnTo>
                                  <a:lnTo>
                                    <a:pt x="0" y="8944"/>
                                  </a:lnTo>
                                  <a:lnTo>
                                    <a:pt x="0" y="9114"/>
                                  </a:lnTo>
                                  <a:lnTo>
                                    <a:pt x="0" y="9116"/>
                                  </a:lnTo>
                                  <a:lnTo>
                                    <a:pt x="4" y="9117"/>
                                  </a:lnTo>
                                  <a:lnTo>
                                    <a:pt x="7" y="9117"/>
                                  </a:lnTo>
                                  <a:lnTo>
                                    <a:pt x="11" y="9117"/>
                                  </a:lnTo>
                                  <a:lnTo>
                                    <a:pt x="16" y="9117"/>
                                  </a:lnTo>
                                  <a:lnTo>
                                    <a:pt x="18" y="9117"/>
                                  </a:lnTo>
                                  <a:lnTo>
                                    <a:pt x="21" y="9116"/>
                                  </a:lnTo>
                                  <a:lnTo>
                                    <a:pt x="23" y="9114"/>
                                  </a:lnTo>
                                  <a:lnTo>
                                    <a:pt x="23" y="8944"/>
                                  </a:lnTo>
                                  <a:lnTo>
                                    <a:pt x="21" y="8943"/>
                                  </a:lnTo>
                                  <a:lnTo>
                                    <a:pt x="19" y="8943"/>
                                  </a:lnTo>
                                  <a:lnTo>
                                    <a:pt x="21" y="8941"/>
                                  </a:lnTo>
                                  <a:lnTo>
                                    <a:pt x="23" y="8939"/>
                                  </a:lnTo>
                                  <a:lnTo>
                                    <a:pt x="23" y="8770"/>
                                  </a:lnTo>
                                  <a:moveTo>
                                    <a:pt x="23" y="8421"/>
                                  </a:moveTo>
                                  <a:lnTo>
                                    <a:pt x="21" y="8419"/>
                                  </a:lnTo>
                                  <a:lnTo>
                                    <a:pt x="18" y="8417"/>
                                  </a:lnTo>
                                  <a:lnTo>
                                    <a:pt x="14" y="8415"/>
                                  </a:lnTo>
                                  <a:lnTo>
                                    <a:pt x="7" y="8415"/>
                                  </a:lnTo>
                                  <a:lnTo>
                                    <a:pt x="4" y="8417"/>
                                  </a:lnTo>
                                  <a:lnTo>
                                    <a:pt x="0" y="8419"/>
                                  </a:lnTo>
                                  <a:lnTo>
                                    <a:pt x="0" y="8421"/>
                                  </a:lnTo>
                                  <a:lnTo>
                                    <a:pt x="0" y="8590"/>
                                  </a:lnTo>
                                  <a:lnTo>
                                    <a:pt x="0" y="8590"/>
                                  </a:lnTo>
                                  <a:lnTo>
                                    <a:pt x="2" y="8592"/>
                                  </a:lnTo>
                                  <a:lnTo>
                                    <a:pt x="0" y="8592"/>
                                  </a:lnTo>
                                  <a:lnTo>
                                    <a:pt x="0" y="8593"/>
                                  </a:lnTo>
                                  <a:lnTo>
                                    <a:pt x="0" y="8763"/>
                                  </a:lnTo>
                                  <a:lnTo>
                                    <a:pt x="0" y="8765"/>
                                  </a:lnTo>
                                  <a:lnTo>
                                    <a:pt x="4" y="8766"/>
                                  </a:lnTo>
                                  <a:lnTo>
                                    <a:pt x="7" y="8766"/>
                                  </a:lnTo>
                                  <a:lnTo>
                                    <a:pt x="11" y="8766"/>
                                  </a:lnTo>
                                  <a:lnTo>
                                    <a:pt x="16" y="8766"/>
                                  </a:lnTo>
                                  <a:lnTo>
                                    <a:pt x="18" y="8766"/>
                                  </a:lnTo>
                                  <a:lnTo>
                                    <a:pt x="21" y="8765"/>
                                  </a:lnTo>
                                  <a:lnTo>
                                    <a:pt x="23" y="8763"/>
                                  </a:lnTo>
                                  <a:lnTo>
                                    <a:pt x="23" y="8593"/>
                                  </a:lnTo>
                                  <a:lnTo>
                                    <a:pt x="21" y="8592"/>
                                  </a:lnTo>
                                  <a:lnTo>
                                    <a:pt x="19" y="8592"/>
                                  </a:lnTo>
                                  <a:lnTo>
                                    <a:pt x="21" y="8590"/>
                                  </a:lnTo>
                                  <a:lnTo>
                                    <a:pt x="23" y="8588"/>
                                  </a:lnTo>
                                  <a:lnTo>
                                    <a:pt x="23" y="8421"/>
                                  </a:lnTo>
                                  <a:moveTo>
                                    <a:pt x="23" y="8070"/>
                                  </a:moveTo>
                                  <a:lnTo>
                                    <a:pt x="21" y="8068"/>
                                  </a:lnTo>
                                  <a:lnTo>
                                    <a:pt x="18" y="8066"/>
                                  </a:lnTo>
                                  <a:lnTo>
                                    <a:pt x="14" y="8066"/>
                                  </a:lnTo>
                                  <a:lnTo>
                                    <a:pt x="7" y="8066"/>
                                  </a:lnTo>
                                  <a:lnTo>
                                    <a:pt x="4" y="8066"/>
                                  </a:lnTo>
                                  <a:lnTo>
                                    <a:pt x="0" y="8068"/>
                                  </a:lnTo>
                                  <a:lnTo>
                                    <a:pt x="0" y="8070"/>
                                  </a:lnTo>
                                  <a:lnTo>
                                    <a:pt x="0" y="8239"/>
                                  </a:lnTo>
                                  <a:lnTo>
                                    <a:pt x="0" y="8241"/>
                                  </a:lnTo>
                                  <a:lnTo>
                                    <a:pt x="2" y="8241"/>
                                  </a:lnTo>
                                  <a:lnTo>
                                    <a:pt x="0" y="8241"/>
                                  </a:lnTo>
                                  <a:lnTo>
                                    <a:pt x="0" y="8242"/>
                                  </a:lnTo>
                                  <a:lnTo>
                                    <a:pt x="0" y="8412"/>
                                  </a:lnTo>
                                  <a:lnTo>
                                    <a:pt x="0" y="8414"/>
                                  </a:lnTo>
                                  <a:lnTo>
                                    <a:pt x="4" y="8415"/>
                                  </a:lnTo>
                                  <a:lnTo>
                                    <a:pt x="7" y="8415"/>
                                  </a:lnTo>
                                  <a:lnTo>
                                    <a:pt x="11" y="8415"/>
                                  </a:lnTo>
                                  <a:lnTo>
                                    <a:pt x="16" y="8415"/>
                                  </a:lnTo>
                                  <a:lnTo>
                                    <a:pt x="18" y="8415"/>
                                  </a:lnTo>
                                  <a:lnTo>
                                    <a:pt x="21" y="8414"/>
                                  </a:lnTo>
                                  <a:lnTo>
                                    <a:pt x="23" y="8412"/>
                                  </a:lnTo>
                                  <a:lnTo>
                                    <a:pt x="23" y="8242"/>
                                  </a:lnTo>
                                  <a:lnTo>
                                    <a:pt x="21" y="8241"/>
                                  </a:lnTo>
                                  <a:lnTo>
                                    <a:pt x="19" y="8241"/>
                                  </a:lnTo>
                                  <a:lnTo>
                                    <a:pt x="21" y="8239"/>
                                  </a:lnTo>
                                  <a:lnTo>
                                    <a:pt x="23" y="8239"/>
                                  </a:lnTo>
                                  <a:lnTo>
                                    <a:pt x="23" y="8070"/>
                                  </a:lnTo>
                                  <a:moveTo>
                                    <a:pt x="23" y="7719"/>
                                  </a:moveTo>
                                  <a:lnTo>
                                    <a:pt x="21" y="7717"/>
                                  </a:lnTo>
                                  <a:lnTo>
                                    <a:pt x="18" y="7715"/>
                                  </a:lnTo>
                                  <a:lnTo>
                                    <a:pt x="14" y="7715"/>
                                  </a:lnTo>
                                  <a:lnTo>
                                    <a:pt x="7" y="7715"/>
                                  </a:lnTo>
                                  <a:lnTo>
                                    <a:pt x="4" y="7715"/>
                                  </a:lnTo>
                                  <a:lnTo>
                                    <a:pt x="0" y="7717"/>
                                  </a:lnTo>
                                  <a:lnTo>
                                    <a:pt x="0" y="7719"/>
                                  </a:lnTo>
                                  <a:lnTo>
                                    <a:pt x="0" y="7888"/>
                                  </a:lnTo>
                                  <a:lnTo>
                                    <a:pt x="0" y="7890"/>
                                  </a:lnTo>
                                  <a:lnTo>
                                    <a:pt x="2" y="7890"/>
                                  </a:lnTo>
                                  <a:lnTo>
                                    <a:pt x="0" y="7891"/>
                                  </a:lnTo>
                                  <a:lnTo>
                                    <a:pt x="0" y="7891"/>
                                  </a:lnTo>
                                  <a:lnTo>
                                    <a:pt x="0" y="8061"/>
                                  </a:lnTo>
                                  <a:lnTo>
                                    <a:pt x="0" y="8063"/>
                                  </a:lnTo>
                                  <a:lnTo>
                                    <a:pt x="4" y="8064"/>
                                  </a:lnTo>
                                  <a:lnTo>
                                    <a:pt x="7" y="8064"/>
                                  </a:lnTo>
                                  <a:lnTo>
                                    <a:pt x="11" y="8064"/>
                                  </a:lnTo>
                                  <a:lnTo>
                                    <a:pt x="16" y="8064"/>
                                  </a:lnTo>
                                  <a:lnTo>
                                    <a:pt x="18" y="8064"/>
                                  </a:lnTo>
                                  <a:lnTo>
                                    <a:pt x="21" y="8063"/>
                                  </a:lnTo>
                                  <a:lnTo>
                                    <a:pt x="23" y="8061"/>
                                  </a:lnTo>
                                  <a:lnTo>
                                    <a:pt x="23" y="7891"/>
                                  </a:lnTo>
                                  <a:lnTo>
                                    <a:pt x="21" y="7891"/>
                                  </a:lnTo>
                                  <a:lnTo>
                                    <a:pt x="19" y="7890"/>
                                  </a:lnTo>
                                  <a:lnTo>
                                    <a:pt x="21" y="7890"/>
                                  </a:lnTo>
                                  <a:lnTo>
                                    <a:pt x="23" y="7888"/>
                                  </a:lnTo>
                                  <a:lnTo>
                                    <a:pt x="23" y="7719"/>
                                  </a:lnTo>
                                  <a:moveTo>
                                    <a:pt x="23" y="7368"/>
                                  </a:moveTo>
                                  <a:lnTo>
                                    <a:pt x="21" y="7366"/>
                                  </a:lnTo>
                                  <a:lnTo>
                                    <a:pt x="18" y="7364"/>
                                  </a:lnTo>
                                  <a:lnTo>
                                    <a:pt x="14" y="7364"/>
                                  </a:lnTo>
                                  <a:lnTo>
                                    <a:pt x="7" y="7364"/>
                                  </a:lnTo>
                                  <a:lnTo>
                                    <a:pt x="4" y="7364"/>
                                  </a:lnTo>
                                  <a:lnTo>
                                    <a:pt x="0" y="7366"/>
                                  </a:lnTo>
                                  <a:lnTo>
                                    <a:pt x="0" y="7368"/>
                                  </a:lnTo>
                                  <a:lnTo>
                                    <a:pt x="0" y="7537"/>
                                  </a:lnTo>
                                  <a:lnTo>
                                    <a:pt x="0" y="7539"/>
                                  </a:lnTo>
                                  <a:lnTo>
                                    <a:pt x="2" y="7539"/>
                                  </a:lnTo>
                                  <a:lnTo>
                                    <a:pt x="0" y="7540"/>
                                  </a:lnTo>
                                  <a:lnTo>
                                    <a:pt x="0" y="7542"/>
                                  </a:lnTo>
                                  <a:lnTo>
                                    <a:pt x="0" y="7710"/>
                                  </a:lnTo>
                                  <a:lnTo>
                                    <a:pt x="0" y="7712"/>
                                  </a:lnTo>
                                  <a:lnTo>
                                    <a:pt x="4" y="7713"/>
                                  </a:lnTo>
                                  <a:lnTo>
                                    <a:pt x="7" y="7715"/>
                                  </a:lnTo>
                                  <a:lnTo>
                                    <a:pt x="11" y="7715"/>
                                  </a:lnTo>
                                  <a:lnTo>
                                    <a:pt x="16" y="7715"/>
                                  </a:lnTo>
                                  <a:lnTo>
                                    <a:pt x="18" y="7713"/>
                                  </a:lnTo>
                                  <a:lnTo>
                                    <a:pt x="21" y="7712"/>
                                  </a:lnTo>
                                  <a:lnTo>
                                    <a:pt x="23" y="7710"/>
                                  </a:lnTo>
                                  <a:lnTo>
                                    <a:pt x="23" y="7542"/>
                                  </a:lnTo>
                                  <a:lnTo>
                                    <a:pt x="21" y="7540"/>
                                  </a:lnTo>
                                  <a:lnTo>
                                    <a:pt x="19" y="7539"/>
                                  </a:lnTo>
                                  <a:lnTo>
                                    <a:pt x="21" y="7539"/>
                                  </a:lnTo>
                                  <a:lnTo>
                                    <a:pt x="23" y="7537"/>
                                  </a:lnTo>
                                  <a:lnTo>
                                    <a:pt x="23" y="7368"/>
                                  </a:lnTo>
                                  <a:moveTo>
                                    <a:pt x="23" y="7017"/>
                                  </a:moveTo>
                                  <a:lnTo>
                                    <a:pt x="21" y="7017"/>
                                  </a:lnTo>
                                  <a:lnTo>
                                    <a:pt x="18" y="7013"/>
                                  </a:lnTo>
                                  <a:lnTo>
                                    <a:pt x="14" y="7013"/>
                                  </a:lnTo>
                                  <a:lnTo>
                                    <a:pt x="7" y="7013"/>
                                  </a:lnTo>
                                  <a:lnTo>
                                    <a:pt x="4" y="7013"/>
                                  </a:lnTo>
                                  <a:lnTo>
                                    <a:pt x="0" y="7017"/>
                                  </a:lnTo>
                                  <a:lnTo>
                                    <a:pt x="0" y="7017"/>
                                  </a:lnTo>
                                  <a:lnTo>
                                    <a:pt x="0" y="7186"/>
                                  </a:lnTo>
                                  <a:lnTo>
                                    <a:pt x="0" y="7188"/>
                                  </a:lnTo>
                                  <a:lnTo>
                                    <a:pt x="2" y="7188"/>
                                  </a:lnTo>
                                  <a:lnTo>
                                    <a:pt x="0" y="7189"/>
                                  </a:lnTo>
                                  <a:lnTo>
                                    <a:pt x="0" y="7191"/>
                                  </a:lnTo>
                                  <a:lnTo>
                                    <a:pt x="0" y="7361"/>
                                  </a:lnTo>
                                  <a:lnTo>
                                    <a:pt x="0" y="7361"/>
                                  </a:lnTo>
                                  <a:lnTo>
                                    <a:pt x="4" y="7362"/>
                                  </a:lnTo>
                                  <a:lnTo>
                                    <a:pt x="7" y="7364"/>
                                  </a:lnTo>
                                  <a:lnTo>
                                    <a:pt x="11" y="7364"/>
                                  </a:lnTo>
                                  <a:lnTo>
                                    <a:pt x="16" y="7364"/>
                                  </a:lnTo>
                                  <a:lnTo>
                                    <a:pt x="18" y="7362"/>
                                  </a:lnTo>
                                  <a:lnTo>
                                    <a:pt x="21" y="7361"/>
                                  </a:lnTo>
                                  <a:lnTo>
                                    <a:pt x="23" y="7361"/>
                                  </a:lnTo>
                                  <a:lnTo>
                                    <a:pt x="23" y="7191"/>
                                  </a:lnTo>
                                  <a:lnTo>
                                    <a:pt x="21" y="7189"/>
                                  </a:lnTo>
                                  <a:lnTo>
                                    <a:pt x="19" y="7188"/>
                                  </a:lnTo>
                                  <a:lnTo>
                                    <a:pt x="21" y="7188"/>
                                  </a:lnTo>
                                  <a:lnTo>
                                    <a:pt x="23" y="7186"/>
                                  </a:lnTo>
                                  <a:lnTo>
                                    <a:pt x="23" y="7017"/>
                                  </a:lnTo>
                                  <a:moveTo>
                                    <a:pt x="23" y="6667"/>
                                  </a:moveTo>
                                  <a:lnTo>
                                    <a:pt x="21" y="6666"/>
                                  </a:lnTo>
                                  <a:lnTo>
                                    <a:pt x="18" y="6664"/>
                                  </a:lnTo>
                                  <a:lnTo>
                                    <a:pt x="14" y="6662"/>
                                  </a:lnTo>
                                  <a:lnTo>
                                    <a:pt x="7" y="6662"/>
                                  </a:lnTo>
                                  <a:lnTo>
                                    <a:pt x="4" y="6664"/>
                                  </a:lnTo>
                                  <a:lnTo>
                                    <a:pt x="0" y="6666"/>
                                  </a:lnTo>
                                  <a:lnTo>
                                    <a:pt x="0" y="6667"/>
                                  </a:lnTo>
                                  <a:lnTo>
                                    <a:pt x="0" y="6835"/>
                                  </a:lnTo>
                                  <a:lnTo>
                                    <a:pt x="0" y="6837"/>
                                  </a:lnTo>
                                  <a:lnTo>
                                    <a:pt x="2" y="6838"/>
                                  </a:lnTo>
                                  <a:lnTo>
                                    <a:pt x="0" y="6838"/>
                                  </a:lnTo>
                                  <a:lnTo>
                                    <a:pt x="0" y="6840"/>
                                  </a:lnTo>
                                  <a:lnTo>
                                    <a:pt x="0" y="7010"/>
                                  </a:lnTo>
                                  <a:lnTo>
                                    <a:pt x="0" y="7011"/>
                                  </a:lnTo>
                                  <a:lnTo>
                                    <a:pt x="4" y="7013"/>
                                  </a:lnTo>
                                  <a:lnTo>
                                    <a:pt x="7" y="7013"/>
                                  </a:lnTo>
                                  <a:lnTo>
                                    <a:pt x="11" y="7013"/>
                                  </a:lnTo>
                                  <a:lnTo>
                                    <a:pt x="16" y="7013"/>
                                  </a:lnTo>
                                  <a:lnTo>
                                    <a:pt x="18" y="7013"/>
                                  </a:lnTo>
                                  <a:lnTo>
                                    <a:pt x="21" y="7011"/>
                                  </a:lnTo>
                                  <a:lnTo>
                                    <a:pt x="23" y="7010"/>
                                  </a:lnTo>
                                  <a:lnTo>
                                    <a:pt x="23" y="6840"/>
                                  </a:lnTo>
                                  <a:lnTo>
                                    <a:pt x="21" y="6838"/>
                                  </a:lnTo>
                                  <a:lnTo>
                                    <a:pt x="19" y="6838"/>
                                  </a:lnTo>
                                  <a:lnTo>
                                    <a:pt x="21" y="6837"/>
                                  </a:lnTo>
                                  <a:lnTo>
                                    <a:pt x="23" y="6835"/>
                                  </a:lnTo>
                                  <a:lnTo>
                                    <a:pt x="23" y="6667"/>
                                  </a:lnTo>
                                  <a:moveTo>
                                    <a:pt x="23" y="6316"/>
                                  </a:moveTo>
                                  <a:lnTo>
                                    <a:pt x="21" y="6315"/>
                                  </a:lnTo>
                                  <a:lnTo>
                                    <a:pt x="18" y="6313"/>
                                  </a:lnTo>
                                  <a:lnTo>
                                    <a:pt x="14" y="6311"/>
                                  </a:lnTo>
                                  <a:lnTo>
                                    <a:pt x="7" y="6311"/>
                                  </a:lnTo>
                                  <a:lnTo>
                                    <a:pt x="4" y="6313"/>
                                  </a:lnTo>
                                  <a:lnTo>
                                    <a:pt x="0" y="6315"/>
                                  </a:lnTo>
                                  <a:lnTo>
                                    <a:pt x="0" y="6316"/>
                                  </a:lnTo>
                                  <a:lnTo>
                                    <a:pt x="0" y="6486"/>
                                  </a:lnTo>
                                  <a:lnTo>
                                    <a:pt x="0" y="6486"/>
                                  </a:lnTo>
                                  <a:lnTo>
                                    <a:pt x="2" y="6487"/>
                                  </a:lnTo>
                                  <a:lnTo>
                                    <a:pt x="0" y="6487"/>
                                  </a:lnTo>
                                  <a:lnTo>
                                    <a:pt x="0" y="6489"/>
                                  </a:lnTo>
                                  <a:lnTo>
                                    <a:pt x="0" y="6659"/>
                                  </a:lnTo>
                                  <a:lnTo>
                                    <a:pt x="0" y="6660"/>
                                  </a:lnTo>
                                  <a:lnTo>
                                    <a:pt x="4" y="6662"/>
                                  </a:lnTo>
                                  <a:lnTo>
                                    <a:pt x="7" y="6662"/>
                                  </a:lnTo>
                                  <a:lnTo>
                                    <a:pt x="11" y="6662"/>
                                  </a:lnTo>
                                  <a:lnTo>
                                    <a:pt x="16" y="6662"/>
                                  </a:lnTo>
                                  <a:lnTo>
                                    <a:pt x="18" y="6662"/>
                                  </a:lnTo>
                                  <a:lnTo>
                                    <a:pt x="21" y="6660"/>
                                  </a:lnTo>
                                  <a:lnTo>
                                    <a:pt x="23" y="6659"/>
                                  </a:lnTo>
                                  <a:lnTo>
                                    <a:pt x="23" y="6489"/>
                                  </a:lnTo>
                                  <a:lnTo>
                                    <a:pt x="21" y="6487"/>
                                  </a:lnTo>
                                  <a:lnTo>
                                    <a:pt x="19" y="6487"/>
                                  </a:lnTo>
                                  <a:lnTo>
                                    <a:pt x="21" y="6486"/>
                                  </a:lnTo>
                                  <a:lnTo>
                                    <a:pt x="23" y="6486"/>
                                  </a:lnTo>
                                  <a:lnTo>
                                    <a:pt x="23" y="6316"/>
                                  </a:lnTo>
                                  <a:moveTo>
                                    <a:pt x="23" y="5965"/>
                                  </a:moveTo>
                                  <a:lnTo>
                                    <a:pt x="21" y="5964"/>
                                  </a:lnTo>
                                  <a:lnTo>
                                    <a:pt x="18" y="5962"/>
                                  </a:lnTo>
                                  <a:lnTo>
                                    <a:pt x="14" y="5962"/>
                                  </a:lnTo>
                                  <a:lnTo>
                                    <a:pt x="7" y="5962"/>
                                  </a:lnTo>
                                  <a:lnTo>
                                    <a:pt x="4" y="5962"/>
                                  </a:lnTo>
                                  <a:lnTo>
                                    <a:pt x="0" y="5964"/>
                                  </a:lnTo>
                                  <a:lnTo>
                                    <a:pt x="0" y="5965"/>
                                  </a:lnTo>
                                  <a:lnTo>
                                    <a:pt x="0" y="6135"/>
                                  </a:lnTo>
                                  <a:lnTo>
                                    <a:pt x="0" y="6136"/>
                                  </a:lnTo>
                                  <a:lnTo>
                                    <a:pt x="2" y="6136"/>
                                  </a:lnTo>
                                  <a:lnTo>
                                    <a:pt x="0" y="6138"/>
                                  </a:lnTo>
                                  <a:lnTo>
                                    <a:pt x="0" y="6138"/>
                                  </a:lnTo>
                                  <a:lnTo>
                                    <a:pt x="0" y="6308"/>
                                  </a:lnTo>
                                  <a:lnTo>
                                    <a:pt x="0" y="6309"/>
                                  </a:lnTo>
                                  <a:lnTo>
                                    <a:pt x="4" y="6311"/>
                                  </a:lnTo>
                                  <a:lnTo>
                                    <a:pt x="7" y="6311"/>
                                  </a:lnTo>
                                  <a:lnTo>
                                    <a:pt x="11" y="6311"/>
                                  </a:lnTo>
                                  <a:lnTo>
                                    <a:pt x="16" y="6311"/>
                                  </a:lnTo>
                                  <a:lnTo>
                                    <a:pt x="18" y="6311"/>
                                  </a:lnTo>
                                  <a:lnTo>
                                    <a:pt x="21" y="6309"/>
                                  </a:lnTo>
                                  <a:lnTo>
                                    <a:pt x="23" y="6308"/>
                                  </a:lnTo>
                                  <a:lnTo>
                                    <a:pt x="23" y="6138"/>
                                  </a:lnTo>
                                  <a:lnTo>
                                    <a:pt x="21" y="6138"/>
                                  </a:lnTo>
                                  <a:lnTo>
                                    <a:pt x="19" y="6136"/>
                                  </a:lnTo>
                                  <a:lnTo>
                                    <a:pt x="21" y="6136"/>
                                  </a:lnTo>
                                  <a:lnTo>
                                    <a:pt x="23" y="6135"/>
                                  </a:lnTo>
                                  <a:lnTo>
                                    <a:pt x="23" y="5965"/>
                                  </a:lnTo>
                                  <a:moveTo>
                                    <a:pt x="23" y="5614"/>
                                  </a:moveTo>
                                  <a:lnTo>
                                    <a:pt x="21" y="5613"/>
                                  </a:lnTo>
                                  <a:lnTo>
                                    <a:pt x="18" y="5611"/>
                                  </a:lnTo>
                                  <a:lnTo>
                                    <a:pt x="14" y="5611"/>
                                  </a:lnTo>
                                  <a:lnTo>
                                    <a:pt x="7" y="5611"/>
                                  </a:lnTo>
                                  <a:lnTo>
                                    <a:pt x="4" y="5611"/>
                                  </a:lnTo>
                                  <a:lnTo>
                                    <a:pt x="0" y="5613"/>
                                  </a:lnTo>
                                  <a:lnTo>
                                    <a:pt x="0" y="5614"/>
                                  </a:lnTo>
                                  <a:lnTo>
                                    <a:pt x="0" y="5784"/>
                                  </a:lnTo>
                                  <a:lnTo>
                                    <a:pt x="0" y="5785"/>
                                  </a:lnTo>
                                  <a:lnTo>
                                    <a:pt x="2" y="5785"/>
                                  </a:lnTo>
                                  <a:lnTo>
                                    <a:pt x="0" y="5787"/>
                                  </a:lnTo>
                                  <a:lnTo>
                                    <a:pt x="0" y="5789"/>
                                  </a:lnTo>
                                  <a:lnTo>
                                    <a:pt x="0" y="5957"/>
                                  </a:lnTo>
                                  <a:lnTo>
                                    <a:pt x="0" y="5958"/>
                                  </a:lnTo>
                                  <a:lnTo>
                                    <a:pt x="4" y="5960"/>
                                  </a:lnTo>
                                  <a:lnTo>
                                    <a:pt x="7" y="5960"/>
                                  </a:lnTo>
                                  <a:lnTo>
                                    <a:pt x="11" y="5960"/>
                                  </a:lnTo>
                                  <a:lnTo>
                                    <a:pt x="16" y="5960"/>
                                  </a:lnTo>
                                  <a:lnTo>
                                    <a:pt x="18" y="5960"/>
                                  </a:lnTo>
                                  <a:lnTo>
                                    <a:pt x="21" y="5958"/>
                                  </a:lnTo>
                                  <a:lnTo>
                                    <a:pt x="23" y="5957"/>
                                  </a:lnTo>
                                  <a:lnTo>
                                    <a:pt x="23" y="5789"/>
                                  </a:lnTo>
                                  <a:lnTo>
                                    <a:pt x="21" y="5787"/>
                                  </a:lnTo>
                                  <a:lnTo>
                                    <a:pt x="19" y="5785"/>
                                  </a:lnTo>
                                  <a:lnTo>
                                    <a:pt x="21" y="5785"/>
                                  </a:lnTo>
                                  <a:lnTo>
                                    <a:pt x="23" y="5784"/>
                                  </a:lnTo>
                                  <a:lnTo>
                                    <a:pt x="23" y="5614"/>
                                  </a:lnTo>
                                  <a:moveTo>
                                    <a:pt x="23" y="5263"/>
                                  </a:moveTo>
                                  <a:lnTo>
                                    <a:pt x="21" y="5262"/>
                                  </a:lnTo>
                                  <a:lnTo>
                                    <a:pt x="18" y="5260"/>
                                  </a:lnTo>
                                  <a:lnTo>
                                    <a:pt x="14" y="5260"/>
                                  </a:lnTo>
                                  <a:lnTo>
                                    <a:pt x="7" y="5260"/>
                                  </a:lnTo>
                                  <a:lnTo>
                                    <a:pt x="4" y="5260"/>
                                  </a:lnTo>
                                  <a:lnTo>
                                    <a:pt x="0" y="5262"/>
                                  </a:lnTo>
                                  <a:lnTo>
                                    <a:pt x="0" y="5263"/>
                                  </a:lnTo>
                                  <a:lnTo>
                                    <a:pt x="0" y="5433"/>
                                  </a:lnTo>
                                  <a:lnTo>
                                    <a:pt x="0" y="5434"/>
                                  </a:lnTo>
                                  <a:lnTo>
                                    <a:pt x="2" y="5434"/>
                                  </a:lnTo>
                                  <a:lnTo>
                                    <a:pt x="0" y="5436"/>
                                  </a:lnTo>
                                  <a:lnTo>
                                    <a:pt x="0" y="5438"/>
                                  </a:lnTo>
                                  <a:lnTo>
                                    <a:pt x="0" y="5607"/>
                                  </a:lnTo>
                                  <a:lnTo>
                                    <a:pt x="0" y="5607"/>
                                  </a:lnTo>
                                  <a:lnTo>
                                    <a:pt x="4" y="5609"/>
                                  </a:lnTo>
                                  <a:lnTo>
                                    <a:pt x="7" y="5611"/>
                                  </a:lnTo>
                                  <a:lnTo>
                                    <a:pt x="11" y="5611"/>
                                  </a:lnTo>
                                  <a:lnTo>
                                    <a:pt x="16" y="5611"/>
                                  </a:lnTo>
                                  <a:lnTo>
                                    <a:pt x="18" y="5609"/>
                                  </a:lnTo>
                                  <a:lnTo>
                                    <a:pt x="21" y="5607"/>
                                  </a:lnTo>
                                  <a:lnTo>
                                    <a:pt x="23" y="5607"/>
                                  </a:lnTo>
                                  <a:lnTo>
                                    <a:pt x="23" y="5438"/>
                                  </a:lnTo>
                                  <a:lnTo>
                                    <a:pt x="21" y="5436"/>
                                  </a:lnTo>
                                  <a:lnTo>
                                    <a:pt x="19" y="5434"/>
                                  </a:lnTo>
                                  <a:lnTo>
                                    <a:pt x="21" y="5434"/>
                                  </a:lnTo>
                                  <a:lnTo>
                                    <a:pt x="23" y="5433"/>
                                  </a:lnTo>
                                  <a:lnTo>
                                    <a:pt x="23" y="5263"/>
                                  </a:lnTo>
                                  <a:moveTo>
                                    <a:pt x="23" y="4912"/>
                                  </a:moveTo>
                                  <a:lnTo>
                                    <a:pt x="21" y="4912"/>
                                  </a:lnTo>
                                  <a:lnTo>
                                    <a:pt x="18" y="4909"/>
                                  </a:lnTo>
                                  <a:lnTo>
                                    <a:pt x="14" y="4909"/>
                                  </a:lnTo>
                                  <a:lnTo>
                                    <a:pt x="7" y="4909"/>
                                  </a:lnTo>
                                  <a:lnTo>
                                    <a:pt x="4" y="4909"/>
                                  </a:lnTo>
                                  <a:lnTo>
                                    <a:pt x="0" y="4912"/>
                                  </a:lnTo>
                                  <a:lnTo>
                                    <a:pt x="0" y="4912"/>
                                  </a:lnTo>
                                  <a:lnTo>
                                    <a:pt x="0" y="5082"/>
                                  </a:lnTo>
                                  <a:lnTo>
                                    <a:pt x="0" y="5083"/>
                                  </a:lnTo>
                                  <a:lnTo>
                                    <a:pt x="2" y="5085"/>
                                  </a:lnTo>
                                  <a:lnTo>
                                    <a:pt x="0" y="5085"/>
                                  </a:lnTo>
                                  <a:lnTo>
                                    <a:pt x="0" y="5087"/>
                                  </a:lnTo>
                                  <a:lnTo>
                                    <a:pt x="0" y="5256"/>
                                  </a:lnTo>
                                  <a:lnTo>
                                    <a:pt x="0" y="5258"/>
                                  </a:lnTo>
                                  <a:lnTo>
                                    <a:pt x="4" y="5260"/>
                                  </a:lnTo>
                                  <a:lnTo>
                                    <a:pt x="7" y="5260"/>
                                  </a:lnTo>
                                  <a:lnTo>
                                    <a:pt x="11" y="5260"/>
                                  </a:lnTo>
                                  <a:lnTo>
                                    <a:pt x="16" y="5260"/>
                                  </a:lnTo>
                                  <a:lnTo>
                                    <a:pt x="18" y="5260"/>
                                  </a:lnTo>
                                  <a:lnTo>
                                    <a:pt x="21" y="5256"/>
                                  </a:lnTo>
                                  <a:lnTo>
                                    <a:pt x="23" y="5256"/>
                                  </a:lnTo>
                                  <a:lnTo>
                                    <a:pt x="23" y="5087"/>
                                  </a:lnTo>
                                  <a:lnTo>
                                    <a:pt x="21" y="5085"/>
                                  </a:lnTo>
                                  <a:lnTo>
                                    <a:pt x="19" y="5085"/>
                                  </a:lnTo>
                                  <a:lnTo>
                                    <a:pt x="21" y="5083"/>
                                  </a:lnTo>
                                  <a:lnTo>
                                    <a:pt x="23" y="5082"/>
                                  </a:lnTo>
                                  <a:lnTo>
                                    <a:pt x="23" y="4912"/>
                                  </a:lnTo>
                                  <a:moveTo>
                                    <a:pt x="23" y="4563"/>
                                  </a:moveTo>
                                  <a:lnTo>
                                    <a:pt x="21" y="4561"/>
                                  </a:lnTo>
                                  <a:lnTo>
                                    <a:pt x="18" y="4560"/>
                                  </a:lnTo>
                                  <a:lnTo>
                                    <a:pt x="14" y="4558"/>
                                  </a:lnTo>
                                  <a:lnTo>
                                    <a:pt x="7" y="4558"/>
                                  </a:lnTo>
                                  <a:lnTo>
                                    <a:pt x="4" y="4560"/>
                                  </a:lnTo>
                                  <a:lnTo>
                                    <a:pt x="0" y="4561"/>
                                  </a:lnTo>
                                  <a:lnTo>
                                    <a:pt x="0" y="4563"/>
                                  </a:lnTo>
                                  <a:lnTo>
                                    <a:pt x="0" y="4732"/>
                                  </a:lnTo>
                                  <a:lnTo>
                                    <a:pt x="0" y="4732"/>
                                  </a:lnTo>
                                  <a:lnTo>
                                    <a:pt x="2" y="4734"/>
                                  </a:lnTo>
                                  <a:lnTo>
                                    <a:pt x="0" y="4734"/>
                                  </a:lnTo>
                                  <a:lnTo>
                                    <a:pt x="0" y="4736"/>
                                  </a:lnTo>
                                  <a:lnTo>
                                    <a:pt x="0" y="4905"/>
                                  </a:lnTo>
                                  <a:lnTo>
                                    <a:pt x="0" y="4907"/>
                                  </a:lnTo>
                                  <a:lnTo>
                                    <a:pt x="4" y="4909"/>
                                  </a:lnTo>
                                  <a:lnTo>
                                    <a:pt x="7" y="4909"/>
                                  </a:lnTo>
                                  <a:lnTo>
                                    <a:pt x="11" y="4909"/>
                                  </a:lnTo>
                                  <a:lnTo>
                                    <a:pt x="16" y="4909"/>
                                  </a:lnTo>
                                  <a:lnTo>
                                    <a:pt x="18" y="4909"/>
                                  </a:lnTo>
                                  <a:lnTo>
                                    <a:pt x="21" y="4907"/>
                                  </a:lnTo>
                                  <a:lnTo>
                                    <a:pt x="23" y="4905"/>
                                  </a:lnTo>
                                  <a:lnTo>
                                    <a:pt x="23" y="4736"/>
                                  </a:lnTo>
                                  <a:lnTo>
                                    <a:pt x="21" y="4734"/>
                                  </a:lnTo>
                                  <a:lnTo>
                                    <a:pt x="19" y="4734"/>
                                  </a:lnTo>
                                  <a:lnTo>
                                    <a:pt x="21" y="4732"/>
                                  </a:lnTo>
                                  <a:lnTo>
                                    <a:pt x="23" y="4731"/>
                                  </a:lnTo>
                                  <a:lnTo>
                                    <a:pt x="23" y="4563"/>
                                  </a:lnTo>
                                  <a:moveTo>
                                    <a:pt x="23" y="4212"/>
                                  </a:moveTo>
                                  <a:lnTo>
                                    <a:pt x="21" y="4210"/>
                                  </a:lnTo>
                                  <a:lnTo>
                                    <a:pt x="18" y="4209"/>
                                  </a:lnTo>
                                  <a:lnTo>
                                    <a:pt x="14" y="4209"/>
                                  </a:lnTo>
                                  <a:lnTo>
                                    <a:pt x="7" y="4209"/>
                                  </a:lnTo>
                                  <a:lnTo>
                                    <a:pt x="4" y="4209"/>
                                  </a:lnTo>
                                  <a:lnTo>
                                    <a:pt x="0" y="4210"/>
                                  </a:lnTo>
                                  <a:lnTo>
                                    <a:pt x="0" y="4212"/>
                                  </a:lnTo>
                                  <a:lnTo>
                                    <a:pt x="0" y="4381"/>
                                  </a:lnTo>
                                  <a:lnTo>
                                    <a:pt x="0" y="4383"/>
                                  </a:lnTo>
                                  <a:lnTo>
                                    <a:pt x="2" y="4383"/>
                                  </a:lnTo>
                                  <a:lnTo>
                                    <a:pt x="0" y="4383"/>
                                  </a:lnTo>
                                  <a:lnTo>
                                    <a:pt x="0" y="4385"/>
                                  </a:lnTo>
                                  <a:lnTo>
                                    <a:pt x="0" y="4554"/>
                                  </a:lnTo>
                                  <a:lnTo>
                                    <a:pt x="0" y="4556"/>
                                  </a:lnTo>
                                  <a:lnTo>
                                    <a:pt x="4" y="4558"/>
                                  </a:lnTo>
                                  <a:lnTo>
                                    <a:pt x="7" y="4558"/>
                                  </a:lnTo>
                                  <a:lnTo>
                                    <a:pt x="11" y="4558"/>
                                  </a:lnTo>
                                  <a:lnTo>
                                    <a:pt x="16" y="4558"/>
                                  </a:lnTo>
                                  <a:lnTo>
                                    <a:pt x="18" y="4558"/>
                                  </a:lnTo>
                                  <a:lnTo>
                                    <a:pt x="21" y="4556"/>
                                  </a:lnTo>
                                  <a:lnTo>
                                    <a:pt x="23" y="4554"/>
                                  </a:lnTo>
                                  <a:lnTo>
                                    <a:pt x="23" y="4385"/>
                                  </a:lnTo>
                                  <a:lnTo>
                                    <a:pt x="21" y="4383"/>
                                  </a:lnTo>
                                  <a:lnTo>
                                    <a:pt x="19" y="4383"/>
                                  </a:lnTo>
                                  <a:lnTo>
                                    <a:pt x="21" y="4381"/>
                                  </a:lnTo>
                                  <a:lnTo>
                                    <a:pt x="23" y="4381"/>
                                  </a:lnTo>
                                  <a:lnTo>
                                    <a:pt x="23" y="4212"/>
                                  </a:lnTo>
                                  <a:moveTo>
                                    <a:pt x="23" y="3861"/>
                                  </a:moveTo>
                                  <a:lnTo>
                                    <a:pt x="21" y="3859"/>
                                  </a:lnTo>
                                  <a:lnTo>
                                    <a:pt x="18" y="3858"/>
                                  </a:lnTo>
                                  <a:lnTo>
                                    <a:pt x="14" y="3858"/>
                                  </a:lnTo>
                                  <a:lnTo>
                                    <a:pt x="7" y="3858"/>
                                  </a:lnTo>
                                  <a:lnTo>
                                    <a:pt x="4" y="3858"/>
                                  </a:lnTo>
                                  <a:lnTo>
                                    <a:pt x="0" y="3859"/>
                                  </a:lnTo>
                                  <a:lnTo>
                                    <a:pt x="0" y="3861"/>
                                  </a:lnTo>
                                  <a:lnTo>
                                    <a:pt x="0" y="4030"/>
                                  </a:lnTo>
                                  <a:lnTo>
                                    <a:pt x="0" y="4032"/>
                                  </a:lnTo>
                                  <a:lnTo>
                                    <a:pt x="2" y="4032"/>
                                  </a:lnTo>
                                  <a:lnTo>
                                    <a:pt x="0" y="4034"/>
                                  </a:lnTo>
                                  <a:lnTo>
                                    <a:pt x="0" y="4034"/>
                                  </a:lnTo>
                                  <a:lnTo>
                                    <a:pt x="0" y="4203"/>
                                  </a:lnTo>
                                  <a:lnTo>
                                    <a:pt x="0" y="4205"/>
                                  </a:lnTo>
                                  <a:lnTo>
                                    <a:pt x="4" y="4207"/>
                                  </a:lnTo>
                                  <a:lnTo>
                                    <a:pt x="7" y="4207"/>
                                  </a:lnTo>
                                  <a:lnTo>
                                    <a:pt x="11" y="4207"/>
                                  </a:lnTo>
                                  <a:lnTo>
                                    <a:pt x="16" y="4207"/>
                                  </a:lnTo>
                                  <a:lnTo>
                                    <a:pt x="18" y="4207"/>
                                  </a:lnTo>
                                  <a:lnTo>
                                    <a:pt x="21" y="4205"/>
                                  </a:lnTo>
                                  <a:lnTo>
                                    <a:pt x="23" y="4203"/>
                                  </a:lnTo>
                                  <a:lnTo>
                                    <a:pt x="23" y="4034"/>
                                  </a:lnTo>
                                  <a:lnTo>
                                    <a:pt x="21" y="4034"/>
                                  </a:lnTo>
                                  <a:lnTo>
                                    <a:pt x="19" y="4032"/>
                                  </a:lnTo>
                                  <a:lnTo>
                                    <a:pt x="21" y="4032"/>
                                  </a:lnTo>
                                  <a:lnTo>
                                    <a:pt x="23" y="4030"/>
                                  </a:lnTo>
                                  <a:lnTo>
                                    <a:pt x="23" y="3861"/>
                                  </a:lnTo>
                                  <a:moveTo>
                                    <a:pt x="23" y="3510"/>
                                  </a:moveTo>
                                  <a:lnTo>
                                    <a:pt x="21" y="3508"/>
                                  </a:lnTo>
                                  <a:lnTo>
                                    <a:pt x="18" y="3507"/>
                                  </a:lnTo>
                                  <a:lnTo>
                                    <a:pt x="14" y="3507"/>
                                  </a:lnTo>
                                  <a:lnTo>
                                    <a:pt x="7" y="3507"/>
                                  </a:lnTo>
                                  <a:lnTo>
                                    <a:pt x="4" y="3507"/>
                                  </a:lnTo>
                                  <a:lnTo>
                                    <a:pt x="0" y="3508"/>
                                  </a:lnTo>
                                  <a:lnTo>
                                    <a:pt x="0" y="3510"/>
                                  </a:lnTo>
                                  <a:lnTo>
                                    <a:pt x="0" y="3679"/>
                                  </a:lnTo>
                                  <a:lnTo>
                                    <a:pt x="0" y="3681"/>
                                  </a:lnTo>
                                  <a:lnTo>
                                    <a:pt x="2" y="3681"/>
                                  </a:lnTo>
                                  <a:lnTo>
                                    <a:pt x="0" y="3683"/>
                                  </a:lnTo>
                                  <a:lnTo>
                                    <a:pt x="0" y="3685"/>
                                  </a:lnTo>
                                  <a:lnTo>
                                    <a:pt x="0" y="3852"/>
                                  </a:lnTo>
                                  <a:lnTo>
                                    <a:pt x="0" y="3854"/>
                                  </a:lnTo>
                                  <a:lnTo>
                                    <a:pt x="4" y="3856"/>
                                  </a:lnTo>
                                  <a:lnTo>
                                    <a:pt x="7" y="3858"/>
                                  </a:lnTo>
                                  <a:lnTo>
                                    <a:pt x="11" y="3858"/>
                                  </a:lnTo>
                                  <a:lnTo>
                                    <a:pt x="16" y="3858"/>
                                  </a:lnTo>
                                  <a:lnTo>
                                    <a:pt x="18" y="3856"/>
                                  </a:lnTo>
                                  <a:lnTo>
                                    <a:pt x="21" y="3854"/>
                                  </a:lnTo>
                                  <a:lnTo>
                                    <a:pt x="23" y="3852"/>
                                  </a:lnTo>
                                  <a:lnTo>
                                    <a:pt x="23" y="3685"/>
                                  </a:lnTo>
                                  <a:lnTo>
                                    <a:pt x="21" y="3683"/>
                                  </a:lnTo>
                                  <a:lnTo>
                                    <a:pt x="19" y="3681"/>
                                  </a:lnTo>
                                  <a:lnTo>
                                    <a:pt x="21" y="3681"/>
                                  </a:lnTo>
                                  <a:lnTo>
                                    <a:pt x="23" y="3679"/>
                                  </a:lnTo>
                                  <a:lnTo>
                                    <a:pt x="23" y="3510"/>
                                  </a:lnTo>
                                  <a:moveTo>
                                    <a:pt x="23" y="3159"/>
                                  </a:moveTo>
                                  <a:lnTo>
                                    <a:pt x="21" y="3159"/>
                                  </a:lnTo>
                                  <a:lnTo>
                                    <a:pt x="18" y="3156"/>
                                  </a:lnTo>
                                  <a:lnTo>
                                    <a:pt x="14" y="3156"/>
                                  </a:lnTo>
                                  <a:lnTo>
                                    <a:pt x="7" y="3156"/>
                                  </a:lnTo>
                                  <a:lnTo>
                                    <a:pt x="4" y="3156"/>
                                  </a:lnTo>
                                  <a:lnTo>
                                    <a:pt x="0" y="3159"/>
                                  </a:lnTo>
                                  <a:lnTo>
                                    <a:pt x="0" y="3159"/>
                                  </a:lnTo>
                                  <a:lnTo>
                                    <a:pt x="0" y="3328"/>
                                  </a:lnTo>
                                  <a:lnTo>
                                    <a:pt x="0" y="3330"/>
                                  </a:lnTo>
                                  <a:lnTo>
                                    <a:pt x="2" y="3330"/>
                                  </a:lnTo>
                                  <a:lnTo>
                                    <a:pt x="0" y="3332"/>
                                  </a:lnTo>
                                  <a:lnTo>
                                    <a:pt x="0" y="3334"/>
                                  </a:lnTo>
                                  <a:lnTo>
                                    <a:pt x="0" y="3503"/>
                                  </a:lnTo>
                                  <a:lnTo>
                                    <a:pt x="0" y="3503"/>
                                  </a:lnTo>
                                  <a:lnTo>
                                    <a:pt x="4" y="3505"/>
                                  </a:lnTo>
                                  <a:lnTo>
                                    <a:pt x="7" y="3507"/>
                                  </a:lnTo>
                                  <a:lnTo>
                                    <a:pt x="11" y="3507"/>
                                  </a:lnTo>
                                  <a:lnTo>
                                    <a:pt x="16" y="3507"/>
                                  </a:lnTo>
                                  <a:lnTo>
                                    <a:pt x="18" y="3505"/>
                                  </a:lnTo>
                                  <a:lnTo>
                                    <a:pt x="21" y="3503"/>
                                  </a:lnTo>
                                  <a:lnTo>
                                    <a:pt x="23" y="3503"/>
                                  </a:lnTo>
                                  <a:lnTo>
                                    <a:pt x="23" y="3334"/>
                                  </a:lnTo>
                                  <a:lnTo>
                                    <a:pt x="21" y="3332"/>
                                  </a:lnTo>
                                  <a:lnTo>
                                    <a:pt x="19" y="3330"/>
                                  </a:lnTo>
                                  <a:lnTo>
                                    <a:pt x="21" y="3330"/>
                                  </a:lnTo>
                                  <a:lnTo>
                                    <a:pt x="23" y="3328"/>
                                  </a:lnTo>
                                  <a:lnTo>
                                    <a:pt x="23" y="3159"/>
                                  </a:lnTo>
                                  <a:moveTo>
                                    <a:pt x="23" y="2810"/>
                                  </a:moveTo>
                                  <a:lnTo>
                                    <a:pt x="21" y="2808"/>
                                  </a:lnTo>
                                  <a:lnTo>
                                    <a:pt x="18" y="2806"/>
                                  </a:lnTo>
                                  <a:lnTo>
                                    <a:pt x="14" y="2805"/>
                                  </a:lnTo>
                                  <a:lnTo>
                                    <a:pt x="7" y="2805"/>
                                  </a:lnTo>
                                  <a:lnTo>
                                    <a:pt x="4" y="2806"/>
                                  </a:lnTo>
                                  <a:lnTo>
                                    <a:pt x="0" y="2808"/>
                                  </a:lnTo>
                                  <a:lnTo>
                                    <a:pt x="0" y="2810"/>
                                  </a:lnTo>
                                  <a:lnTo>
                                    <a:pt x="0" y="2977"/>
                                  </a:lnTo>
                                  <a:lnTo>
                                    <a:pt x="0" y="2979"/>
                                  </a:lnTo>
                                  <a:lnTo>
                                    <a:pt x="2" y="2981"/>
                                  </a:lnTo>
                                  <a:lnTo>
                                    <a:pt x="0" y="2981"/>
                                  </a:lnTo>
                                  <a:lnTo>
                                    <a:pt x="0" y="2983"/>
                                  </a:lnTo>
                                  <a:lnTo>
                                    <a:pt x="0" y="3152"/>
                                  </a:lnTo>
                                  <a:lnTo>
                                    <a:pt x="0" y="3154"/>
                                  </a:lnTo>
                                  <a:lnTo>
                                    <a:pt x="4" y="3156"/>
                                  </a:lnTo>
                                  <a:lnTo>
                                    <a:pt x="7" y="3156"/>
                                  </a:lnTo>
                                  <a:lnTo>
                                    <a:pt x="11" y="3156"/>
                                  </a:lnTo>
                                  <a:lnTo>
                                    <a:pt x="16" y="3156"/>
                                  </a:lnTo>
                                  <a:lnTo>
                                    <a:pt x="18" y="3156"/>
                                  </a:lnTo>
                                  <a:lnTo>
                                    <a:pt x="21" y="3154"/>
                                  </a:lnTo>
                                  <a:lnTo>
                                    <a:pt x="23" y="3152"/>
                                  </a:lnTo>
                                  <a:lnTo>
                                    <a:pt x="23" y="2983"/>
                                  </a:lnTo>
                                  <a:lnTo>
                                    <a:pt x="21" y="2981"/>
                                  </a:lnTo>
                                  <a:lnTo>
                                    <a:pt x="19" y="2981"/>
                                  </a:lnTo>
                                  <a:lnTo>
                                    <a:pt x="21" y="2979"/>
                                  </a:lnTo>
                                  <a:lnTo>
                                    <a:pt x="23" y="2977"/>
                                  </a:lnTo>
                                  <a:lnTo>
                                    <a:pt x="23" y="2810"/>
                                  </a:lnTo>
                                  <a:moveTo>
                                    <a:pt x="23" y="2459"/>
                                  </a:moveTo>
                                  <a:lnTo>
                                    <a:pt x="21" y="2457"/>
                                  </a:lnTo>
                                  <a:lnTo>
                                    <a:pt x="18" y="2455"/>
                                  </a:lnTo>
                                  <a:lnTo>
                                    <a:pt x="14" y="2454"/>
                                  </a:lnTo>
                                  <a:lnTo>
                                    <a:pt x="7" y="2454"/>
                                  </a:lnTo>
                                  <a:lnTo>
                                    <a:pt x="4" y="2455"/>
                                  </a:lnTo>
                                  <a:lnTo>
                                    <a:pt x="0" y="2457"/>
                                  </a:lnTo>
                                  <a:lnTo>
                                    <a:pt x="0" y="2459"/>
                                  </a:lnTo>
                                  <a:lnTo>
                                    <a:pt x="0" y="2628"/>
                                  </a:lnTo>
                                  <a:lnTo>
                                    <a:pt x="0" y="2628"/>
                                  </a:lnTo>
                                  <a:lnTo>
                                    <a:pt x="2" y="2630"/>
                                  </a:lnTo>
                                  <a:lnTo>
                                    <a:pt x="0" y="2630"/>
                                  </a:lnTo>
                                  <a:lnTo>
                                    <a:pt x="0" y="2632"/>
                                  </a:lnTo>
                                  <a:lnTo>
                                    <a:pt x="0" y="2801"/>
                                  </a:lnTo>
                                  <a:lnTo>
                                    <a:pt x="0" y="2803"/>
                                  </a:lnTo>
                                  <a:lnTo>
                                    <a:pt x="4" y="2805"/>
                                  </a:lnTo>
                                  <a:lnTo>
                                    <a:pt x="7" y="2805"/>
                                  </a:lnTo>
                                  <a:lnTo>
                                    <a:pt x="11" y="2805"/>
                                  </a:lnTo>
                                  <a:lnTo>
                                    <a:pt x="16" y="2805"/>
                                  </a:lnTo>
                                  <a:lnTo>
                                    <a:pt x="18" y="2805"/>
                                  </a:lnTo>
                                  <a:lnTo>
                                    <a:pt x="21" y="2803"/>
                                  </a:lnTo>
                                  <a:lnTo>
                                    <a:pt x="23" y="2801"/>
                                  </a:lnTo>
                                  <a:lnTo>
                                    <a:pt x="23" y="2632"/>
                                  </a:lnTo>
                                  <a:lnTo>
                                    <a:pt x="21" y="2630"/>
                                  </a:lnTo>
                                  <a:lnTo>
                                    <a:pt x="19" y="2630"/>
                                  </a:lnTo>
                                  <a:lnTo>
                                    <a:pt x="21" y="2628"/>
                                  </a:lnTo>
                                  <a:lnTo>
                                    <a:pt x="23" y="2628"/>
                                  </a:lnTo>
                                  <a:lnTo>
                                    <a:pt x="23" y="2459"/>
                                  </a:lnTo>
                                  <a:moveTo>
                                    <a:pt x="23" y="2108"/>
                                  </a:moveTo>
                                  <a:lnTo>
                                    <a:pt x="21" y="2106"/>
                                  </a:lnTo>
                                  <a:lnTo>
                                    <a:pt x="18" y="2104"/>
                                  </a:lnTo>
                                  <a:lnTo>
                                    <a:pt x="14" y="2104"/>
                                  </a:lnTo>
                                  <a:lnTo>
                                    <a:pt x="7" y="2104"/>
                                  </a:lnTo>
                                  <a:lnTo>
                                    <a:pt x="4" y="2104"/>
                                  </a:lnTo>
                                  <a:lnTo>
                                    <a:pt x="0" y="2106"/>
                                  </a:lnTo>
                                  <a:lnTo>
                                    <a:pt x="0" y="2108"/>
                                  </a:lnTo>
                                  <a:lnTo>
                                    <a:pt x="0" y="2277"/>
                                  </a:lnTo>
                                  <a:lnTo>
                                    <a:pt x="0" y="2279"/>
                                  </a:lnTo>
                                  <a:lnTo>
                                    <a:pt x="2" y="2279"/>
                                  </a:lnTo>
                                  <a:lnTo>
                                    <a:pt x="0" y="2279"/>
                                  </a:lnTo>
                                  <a:lnTo>
                                    <a:pt x="0" y="2281"/>
                                  </a:lnTo>
                                  <a:lnTo>
                                    <a:pt x="0" y="2450"/>
                                  </a:lnTo>
                                  <a:lnTo>
                                    <a:pt x="0" y="2452"/>
                                  </a:lnTo>
                                  <a:lnTo>
                                    <a:pt x="4" y="2454"/>
                                  </a:lnTo>
                                  <a:lnTo>
                                    <a:pt x="7" y="2454"/>
                                  </a:lnTo>
                                  <a:lnTo>
                                    <a:pt x="11" y="2454"/>
                                  </a:lnTo>
                                  <a:lnTo>
                                    <a:pt x="16" y="2454"/>
                                  </a:lnTo>
                                  <a:lnTo>
                                    <a:pt x="18" y="2454"/>
                                  </a:lnTo>
                                  <a:lnTo>
                                    <a:pt x="21" y="2452"/>
                                  </a:lnTo>
                                  <a:lnTo>
                                    <a:pt x="23" y="2450"/>
                                  </a:lnTo>
                                  <a:lnTo>
                                    <a:pt x="23" y="2281"/>
                                  </a:lnTo>
                                  <a:lnTo>
                                    <a:pt x="21" y="2279"/>
                                  </a:lnTo>
                                  <a:lnTo>
                                    <a:pt x="19" y="2279"/>
                                  </a:lnTo>
                                  <a:lnTo>
                                    <a:pt x="21" y="2279"/>
                                  </a:lnTo>
                                  <a:lnTo>
                                    <a:pt x="23" y="2277"/>
                                  </a:lnTo>
                                  <a:lnTo>
                                    <a:pt x="23" y="2108"/>
                                  </a:lnTo>
                                  <a:moveTo>
                                    <a:pt x="23" y="1757"/>
                                  </a:moveTo>
                                  <a:lnTo>
                                    <a:pt x="21" y="1755"/>
                                  </a:lnTo>
                                  <a:lnTo>
                                    <a:pt x="18" y="1753"/>
                                  </a:lnTo>
                                  <a:lnTo>
                                    <a:pt x="14" y="1753"/>
                                  </a:lnTo>
                                  <a:lnTo>
                                    <a:pt x="7" y="1753"/>
                                  </a:lnTo>
                                  <a:lnTo>
                                    <a:pt x="4" y="1753"/>
                                  </a:lnTo>
                                  <a:lnTo>
                                    <a:pt x="0" y="1755"/>
                                  </a:lnTo>
                                  <a:lnTo>
                                    <a:pt x="0" y="1757"/>
                                  </a:lnTo>
                                  <a:lnTo>
                                    <a:pt x="0" y="1926"/>
                                  </a:lnTo>
                                  <a:lnTo>
                                    <a:pt x="0" y="1928"/>
                                  </a:lnTo>
                                  <a:lnTo>
                                    <a:pt x="2" y="1928"/>
                                  </a:lnTo>
                                  <a:lnTo>
                                    <a:pt x="0" y="1930"/>
                                  </a:lnTo>
                                  <a:lnTo>
                                    <a:pt x="0" y="1931"/>
                                  </a:lnTo>
                                  <a:lnTo>
                                    <a:pt x="0" y="2099"/>
                                  </a:lnTo>
                                  <a:lnTo>
                                    <a:pt x="0" y="2101"/>
                                  </a:lnTo>
                                  <a:lnTo>
                                    <a:pt x="4" y="2103"/>
                                  </a:lnTo>
                                  <a:lnTo>
                                    <a:pt x="7" y="2103"/>
                                  </a:lnTo>
                                  <a:lnTo>
                                    <a:pt x="11" y="2103"/>
                                  </a:lnTo>
                                  <a:lnTo>
                                    <a:pt x="16" y="2103"/>
                                  </a:lnTo>
                                  <a:lnTo>
                                    <a:pt x="18" y="2103"/>
                                  </a:lnTo>
                                  <a:lnTo>
                                    <a:pt x="21" y="2101"/>
                                  </a:lnTo>
                                  <a:lnTo>
                                    <a:pt x="23" y="2099"/>
                                  </a:lnTo>
                                  <a:lnTo>
                                    <a:pt x="23" y="1931"/>
                                  </a:lnTo>
                                  <a:lnTo>
                                    <a:pt x="21" y="1930"/>
                                  </a:lnTo>
                                  <a:lnTo>
                                    <a:pt x="19" y="1928"/>
                                  </a:lnTo>
                                  <a:lnTo>
                                    <a:pt x="21" y="1928"/>
                                  </a:lnTo>
                                  <a:lnTo>
                                    <a:pt x="23" y="1926"/>
                                  </a:lnTo>
                                  <a:lnTo>
                                    <a:pt x="23" y="1757"/>
                                  </a:lnTo>
                                  <a:moveTo>
                                    <a:pt x="23" y="1406"/>
                                  </a:moveTo>
                                  <a:lnTo>
                                    <a:pt x="21" y="1404"/>
                                  </a:lnTo>
                                  <a:lnTo>
                                    <a:pt x="18" y="1402"/>
                                  </a:lnTo>
                                  <a:lnTo>
                                    <a:pt x="14" y="1402"/>
                                  </a:lnTo>
                                  <a:lnTo>
                                    <a:pt x="7" y="1402"/>
                                  </a:lnTo>
                                  <a:lnTo>
                                    <a:pt x="4" y="1402"/>
                                  </a:lnTo>
                                  <a:lnTo>
                                    <a:pt x="0" y="1404"/>
                                  </a:lnTo>
                                  <a:lnTo>
                                    <a:pt x="0" y="1406"/>
                                  </a:lnTo>
                                  <a:lnTo>
                                    <a:pt x="0" y="1575"/>
                                  </a:lnTo>
                                  <a:lnTo>
                                    <a:pt x="0" y="1577"/>
                                  </a:lnTo>
                                  <a:lnTo>
                                    <a:pt x="2" y="1577"/>
                                  </a:lnTo>
                                  <a:lnTo>
                                    <a:pt x="0" y="1579"/>
                                  </a:lnTo>
                                  <a:lnTo>
                                    <a:pt x="0" y="1580"/>
                                  </a:lnTo>
                                  <a:lnTo>
                                    <a:pt x="0" y="1750"/>
                                  </a:lnTo>
                                  <a:lnTo>
                                    <a:pt x="0" y="1750"/>
                                  </a:lnTo>
                                  <a:lnTo>
                                    <a:pt x="4" y="1752"/>
                                  </a:lnTo>
                                  <a:lnTo>
                                    <a:pt x="7" y="1753"/>
                                  </a:lnTo>
                                  <a:lnTo>
                                    <a:pt x="11" y="1753"/>
                                  </a:lnTo>
                                  <a:lnTo>
                                    <a:pt x="16" y="1753"/>
                                  </a:lnTo>
                                  <a:lnTo>
                                    <a:pt x="18" y="1752"/>
                                  </a:lnTo>
                                  <a:lnTo>
                                    <a:pt x="21" y="1750"/>
                                  </a:lnTo>
                                  <a:lnTo>
                                    <a:pt x="23" y="1748"/>
                                  </a:lnTo>
                                  <a:lnTo>
                                    <a:pt x="23" y="1580"/>
                                  </a:lnTo>
                                  <a:lnTo>
                                    <a:pt x="21" y="1579"/>
                                  </a:lnTo>
                                  <a:lnTo>
                                    <a:pt x="19" y="1577"/>
                                  </a:lnTo>
                                  <a:lnTo>
                                    <a:pt x="21" y="1577"/>
                                  </a:lnTo>
                                  <a:lnTo>
                                    <a:pt x="23" y="1575"/>
                                  </a:lnTo>
                                  <a:lnTo>
                                    <a:pt x="23" y="1406"/>
                                  </a:lnTo>
                                  <a:moveTo>
                                    <a:pt x="23" y="1055"/>
                                  </a:moveTo>
                                  <a:lnTo>
                                    <a:pt x="21" y="1055"/>
                                  </a:lnTo>
                                  <a:lnTo>
                                    <a:pt x="18" y="1051"/>
                                  </a:lnTo>
                                  <a:lnTo>
                                    <a:pt x="14" y="1051"/>
                                  </a:lnTo>
                                  <a:lnTo>
                                    <a:pt x="7" y="1051"/>
                                  </a:lnTo>
                                  <a:lnTo>
                                    <a:pt x="4" y="1051"/>
                                  </a:lnTo>
                                  <a:lnTo>
                                    <a:pt x="0" y="1055"/>
                                  </a:lnTo>
                                  <a:lnTo>
                                    <a:pt x="0" y="1055"/>
                                  </a:lnTo>
                                  <a:lnTo>
                                    <a:pt x="0" y="1224"/>
                                  </a:lnTo>
                                  <a:lnTo>
                                    <a:pt x="0" y="1226"/>
                                  </a:lnTo>
                                  <a:lnTo>
                                    <a:pt x="2" y="1228"/>
                                  </a:lnTo>
                                  <a:lnTo>
                                    <a:pt x="0" y="1228"/>
                                  </a:lnTo>
                                  <a:lnTo>
                                    <a:pt x="0" y="1229"/>
                                  </a:lnTo>
                                  <a:lnTo>
                                    <a:pt x="0" y="1399"/>
                                  </a:lnTo>
                                  <a:lnTo>
                                    <a:pt x="0" y="1400"/>
                                  </a:lnTo>
                                  <a:lnTo>
                                    <a:pt x="4" y="1402"/>
                                  </a:lnTo>
                                  <a:lnTo>
                                    <a:pt x="7" y="1402"/>
                                  </a:lnTo>
                                  <a:lnTo>
                                    <a:pt x="11" y="1402"/>
                                  </a:lnTo>
                                  <a:lnTo>
                                    <a:pt x="16" y="1402"/>
                                  </a:lnTo>
                                  <a:lnTo>
                                    <a:pt x="18" y="1402"/>
                                  </a:lnTo>
                                  <a:lnTo>
                                    <a:pt x="21" y="1399"/>
                                  </a:lnTo>
                                  <a:lnTo>
                                    <a:pt x="23" y="1399"/>
                                  </a:lnTo>
                                  <a:lnTo>
                                    <a:pt x="23" y="1229"/>
                                  </a:lnTo>
                                  <a:lnTo>
                                    <a:pt x="21" y="1228"/>
                                  </a:lnTo>
                                  <a:lnTo>
                                    <a:pt x="19" y="1228"/>
                                  </a:lnTo>
                                  <a:lnTo>
                                    <a:pt x="21" y="1226"/>
                                  </a:lnTo>
                                  <a:lnTo>
                                    <a:pt x="23" y="1224"/>
                                  </a:lnTo>
                                  <a:lnTo>
                                    <a:pt x="23" y="1055"/>
                                  </a:lnTo>
                                  <a:moveTo>
                                    <a:pt x="23" y="706"/>
                                  </a:moveTo>
                                  <a:lnTo>
                                    <a:pt x="21" y="704"/>
                                  </a:lnTo>
                                  <a:lnTo>
                                    <a:pt x="18" y="702"/>
                                  </a:lnTo>
                                  <a:lnTo>
                                    <a:pt x="14" y="700"/>
                                  </a:lnTo>
                                  <a:lnTo>
                                    <a:pt x="7" y="700"/>
                                  </a:lnTo>
                                  <a:lnTo>
                                    <a:pt x="4" y="702"/>
                                  </a:lnTo>
                                  <a:lnTo>
                                    <a:pt x="0" y="704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0" y="875"/>
                                  </a:lnTo>
                                  <a:lnTo>
                                    <a:pt x="0" y="875"/>
                                  </a:lnTo>
                                  <a:lnTo>
                                    <a:pt x="2" y="877"/>
                                  </a:lnTo>
                                  <a:lnTo>
                                    <a:pt x="0" y="877"/>
                                  </a:lnTo>
                                  <a:lnTo>
                                    <a:pt x="0" y="878"/>
                                  </a:lnTo>
                                  <a:lnTo>
                                    <a:pt x="0" y="1048"/>
                                  </a:lnTo>
                                  <a:lnTo>
                                    <a:pt x="0" y="1049"/>
                                  </a:lnTo>
                                  <a:lnTo>
                                    <a:pt x="4" y="1051"/>
                                  </a:lnTo>
                                  <a:lnTo>
                                    <a:pt x="7" y="1051"/>
                                  </a:lnTo>
                                  <a:lnTo>
                                    <a:pt x="11" y="1051"/>
                                  </a:lnTo>
                                  <a:lnTo>
                                    <a:pt x="16" y="1051"/>
                                  </a:lnTo>
                                  <a:lnTo>
                                    <a:pt x="18" y="1051"/>
                                  </a:lnTo>
                                  <a:lnTo>
                                    <a:pt x="21" y="1049"/>
                                  </a:lnTo>
                                  <a:lnTo>
                                    <a:pt x="23" y="1048"/>
                                  </a:lnTo>
                                  <a:lnTo>
                                    <a:pt x="23" y="878"/>
                                  </a:lnTo>
                                  <a:lnTo>
                                    <a:pt x="21" y="877"/>
                                  </a:lnTo>
                                  <a:lnTo>
                                    <a:pt x="19" y="877"/>
                                  </a:lnTo>
                                  <a:lnTo>
                                    <a:pt x="21" y="875"/>
                                  </a:lnTo>
                                  <a:lnTo>
                                    <a:pt x="23" y="873"/>
                                  </a:lnTo>
                                  <a:lnTo>
                                    <a:pt x="23" y="706"/>
                                  </a:lnTo>
                                  <a:moveTo>
                                    <a:pt x="23" y="355"/>
                                  </a:moveTo>
                                  <a:lnTo>
                                    <a:pt x="21" y="353"/>
                                  </a:lnTo>
                                  <a:lnTo>
                                    <a:pt x="18" y="351"/>
                                  </a:lnTo>
                                  <a:lnTo>
                                    <a:pt x="14" y="349"/>
                                  </a:lnTo>
                                  <a:lnTo>
                                    <a:pt x="7" y="349"/>
                                  </a:lnTo>
                                  <a:lnTo>
                                    <a:pt x="4" y="351"/>
                                  </a:lnTo>
                                  <a:lnTo>
                                    <a:pt x="0" y="353"/>
                                  </a:lnTo>
                                  <a:lnTo>
                                    <a:pt x="0" y="355"/>
                                  </a:lnTo>
                                  <a:lnTo>
                                    <a:pt x="0" y="524"/>
                                  </a:lnTo>
                                  <a:lnTo>
                                    <a:pt x="0" y="524"/>
                                  </a:lnTo>
                                  <a:lnTo>
                                    <a:pt x="2" y="526"/>
                                  </a:lnTo>
                                  <a:lnTo>
                                    <a:pt x="0" y="526"/>
                                  </a:lnTo>
                                  <a:lnTo>
                                    <a:pt x="0" y="527"/>
                                  </a:lnTo>
                                  <a:lnTo>
                                    <a:pt x="0" y="697"/>
                                  </a:lnTo>
                                  <a:lnTo>
                                    <a:pt x="0" y="698"/>
                                  </a:lnTo>
                                  <a:lnTo>
                                    <a:pt x="4" y="700"/>
                                  </a:lnTo>
                                  <a:lnTo>
                                    <a:pt x="7" y="700"/>
                                  </a:lnTo>
                                  <a:lnTo>
                                    <a:pt x="11" y="700"/>
                                  </a:lnTo>
                                  <a:lnTo>
                                    <a:pt x="16" y="700"/>
                                  </a:lnTo>
                                  <a:lnTo>
                                    <a:pt x="18" y="700"/>
                                  </a:lnTo>
                                  <a:lnTo>
                                    <a:pt x="21" y="698"/>
                                  </a:lnTo>
                                  <a:lnTo>
                                    <a:pt x="23" y="697"/>
                                  </a:lnTo>
                                  <a:lnTo>
                                    <a:pt x="23" y="527"/>
                                  </a:lnTo>
                                  <a:lnTo>
                                    <a:pt x="21" y="526"/>
                                  </a:lnTo>
                                  <a:lnTo>
                                    <a:pt x="19" y="526"/>
                                  </a:lnTo>
                                  <a:lnTo>
                                    <a:pt x="21" y="524"/>
                                  </a:lnTo>
                                  <a:lnTo>
                                    <a:pt x="23" y="524"/>
                                  </a:lnTo>
                                  <a:lnTo>
                                    <a:pt x="23" y="355"/>
                                  </a:lnTo>
                                  <a:moveTo>
                                    <a:pt x="23" y="4"/>
                                  </a:moveTo>
                                  <a:lnTo>
                                    <a:pt x="21" y="2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2" y="175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7" y="349"/>
                                  </a:lnTo>
                                  <a:lnTo>
                                    <a:pt x="11" y="349"/>
                                  </a:lnTo>
                                  <a:lnTo>
                                    <a:pt x="16" y="349"/>
                                  </a:lnTo>
                                  <a:lnTo>
                                    <a:pt x="18" y="349"/>
                                  </a:lnTo>
                                  <a:lnTo>
                                    <a:pt x="21" y="347"/>
                                  </a:lnTo>
                                  <a:lnTo>
                                    <a:pt x="23" y="346"/>
                                  </a:lnTo>
                                  <a:lnTo>
                                    <a:pt x="23" y="176"/>
                                  </a:lnTo>
                                  <a:lnTo>
                                    <a:pt x="21" y="176"/>
                                  </a:lnTo>
                                  <a:lnTo>
                                    <a:pt x="19" y="175"/>
                                  </a:lnTo>
                                  <a:lnTo>
                                    <a:pt x="21" y="175"/>
                                  </a:lnTo>
                                  <a:lnTo>
                                    <a:pt x="23" y="173"/>
                                  </a:lnTo>
                                  <a:lnTo>
                                    <a:pt x="23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4419720"/>
                              <a:ext cx="8280" cy="190296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040 w 4680"/>
                                <a:gd name="textAreaTop" fmla="*/ 0 h 1078920"/>
                                <a:gd name="textAreaBottom" fmla="*/ 1079280 h 107892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5288">
                                  <a:moveTo>
                                    <a:pt x="23" y="4943"/>
                                  </a:moveTo>
                                  <a:lnTo>
                                    <a:pt x="21" y="4941"/>
                                  </a:lnTo>
                                  <a:lnTo>
                                    <a:pt x="18" y="4939"/>
                                  </a:lnTo>
                                  <a:lnTo>
                                    <a:pt x="14" y="4939"/>
                                  </a:lnTo>
                                  <a:lnTo>
                                    <a:pt x="7" y="4939"/>
                                  </a:lnTo>
                                  <a:lnTo>
                                    <a:pt x="4" y="4939"/>
                                  </a:lnTo>
                                  <a:lnTo>
                                    <a:pt x="0" y="4941"/>
                                  </a:lnTo>
                                  <a:lnTo>
                                    <a:pt x="0" y="4943"/>
                                  </a:lnTo>
                                  <a:lnTo>
                                    <a:pt x="0" y="5112"/>
                                  </a:lnTo>
                                  <a:lnTo>
                                    <a:pt x="0" y="5114"/>
                                  </a:lnTo>
                                  <a:lnTo>
                                    <a:pt x="2" y="5114"/>
                                  </a:lnTo>
                                  <a:lnTo>
                                    <a:pt x="0" y="5115"/>
                                  </a:lnTo>
                                  <a:lnTo>
                                    <a:pt x="0" y="5115"/>
                                  </a:lnTo>
                                  <a:lnTo>
                                    <a:pt x="0" y="5285"/>
                                  </a:lnTo>
                                  <a:lnTo>
                                    <a:pt x="0" y="5286"/>
                                  </a:lnTo>
                                  <a:lnTo>
                                    <a:pt x="4" y="5288"/>
                                  </a:lnTo>
                                  <a:lnTo>
                                    <a:pt x="7" y="5288"/>
                                  </a:lnTo>
                                  <a:lnTo>
                                    <a:pt x="11" y="5288"/>
                                  </a:lnTo>
                                  <a:lnTo>
                                    <a:pt x="16" y="5288"/>
                                  </a:lnTo>
                                  <a:lnTo>
                                    <a:pt x="18" y="5288"/>
                                  </a:lnTo>
                                  <a:lnTo>
                                    <a:pt x="21" y="5286"/>
                                  </a:lnTo>
                                  <a:lnTo>
                                    <a:pt x="23" y="5285"/>
                                  </a:lnTo>
                                  <a:lnTo>
                                    <a:pt x="23" y="5115"/>
                                  </a:lnTo>
                                  <a:lnTo>
                                    <a:pt x="21" y="5115"/>
                                  </a:lnTo>
                                  <a:lnTo>
                                    <a:pt x="19" y="5114"/>
                                  </a:lnTo>
                                  <a:lnTo>
                                    <a:pt x="21" y="5114"/>
                                  </a:lnTo>
                                  <a:lnTo>
                                    <a:pt x="23" y="5112"/>
                                  </a:lnTo>
                                  <a:lnTo>
                                    <a:pt x="23" y="4943"/>
                                  </a:lnTo>
                                  <a:moveTo>
                                    <a:pt x="23" y="4591"/>
                                  </a:moveTo>
                                  <a:lnTo>
                                    <a:pt x="21" y="4590"/>
                                  </a:lnTo>
                                  <a:lnTo>
                                    <a:pt x="18" y="4588"/>
                                  </a:lnTo>
                                  <a:lnTo>
                                    <a:pt x="14" y="4588"/>
                                  </a:lnTo>
                                  <a:lnTo>
                                    <a:pt x="7" y="4588"/>
                                  </a:lnTo>
                                  <a:lnTo>
                                    <a:pt x="4" y="4588"/>
                                  </a:lnTo>
                                  <a:lnTo>
                                    <a:pt x="0" y="4590"/>
                                  </a:lnTo>
                                  <a:lnTo>
                                    <a:pt x="0" y="4591"/>
                                  </a:lnTo>
                                  <a:lnTo>
                                    <a:pt x="0" y="4761"/>
                                  </a:lnTo>
                                  <a:lnTo>
                                    <a:pt x="0" y="4763"/>
                                  </a:lnTo>
                                  <a:lnTo>
                                    <a:pt x="2" y="4763"/>
                                  </a:lnTo>
                                  <a:lnTo>
                                    <a:pt x="0" y="4764"/>
                                  </a:lnTo>
                                  <a:lnTo>
                                    <a:pt x="0" y="4766"/>
                                  </a:lnTo>
                                  <a:lnTo>
                                    <a:pt x="0" y="4935"/>
                                  </a:lnTo>
                                  <a:lnTo>
                                    <a:pt x="0" y="4935"/>
                                  </a:lnTo>
                                  <a:lnTo>
                                    <a:pt x="4" y="4937"/>
                                  </a:lnTo>
                                  <a:lnTo>
                                    <a:pt x="7" y="4939"/>
                                  </a:lnTo>
                                  <a:lnTo>
                                    <a:pt x="11" y="4939"/>
                                  </a:lnTo>
                                  <a:lnTo>
                                    <a:pt x="16" y="4939"/>
                                  </a:lnTo>
                                  <a:lnTo>
                                    <a:pt x="18" y="4937"/>
                                  </a:lnTo>
                                  <a:lnTo>
                                    <a:pt x="21" y="4935"/>
                                  </a:lnTo>
                                  <a:lnTo>
                                    <a:pt x="23" y="4934"/>
                                  </a:lnTo>
                                  <a:lnTo>
                                    <a:pt x="23" y="4766"/>
                                  </a:lnTo>
                                  <a:lnTo>
                                    <a:pt x="21" y="4764"/>
                                  </a:lnTo>
                                  <a:lnTo>
                                    <a:pt x="19" y="4763"/>
                                  </a:lnTo>
                                  <a:lnTo>
                                    <a:pt x="21" y="4763"/>
                                  </a:lnTo>
                                  <a:lnTo>
                                    <a:pt x="23" y="4761"/>
                                  </a:lnTo>
                                  <a:lnTo>
                                    <a:pt x="23" y="4591"/>
                                  </a:lnTo>
                                  <a:moveTo>
                                    <a:pt x="23" y="4240"/>
                                  </a:moveTo>
                                  <a:lnTo>
                                    <a:pt x="21" y="4240"/>
                                  </a:lnTo>
                                  <a:lnTo>
                                    <a:pt x="18" y="4237"/>
                                  </a:lnTo>
                                  <a:lnTo>
                                    <a:pt x="14" y="4237"/>
                                  </a:lnTo>
                                  <a:lnTo>
                                    <a:pt x="7" y="4237"/>
                                  </a:lnTo>
                                  <a:lnTo>
                                    <a:pt x="4" y="4237"/>
                                  </a:lnTo>
                                  <a:lnTo>
                                    <a:pt x="0" y="4240"/>
                                  </a:lnTo>
                                  <a:lnTo>
                                    <a:pt x="0" y="4240"/>
                                  </a:lnTo>
                                  <a:lnTo>
                                    <a:pt x="0" y="4410"/>
                                  </a:lnTo>
                                  <a:lnTo>
                                    <a:pt x="0" y="4412"/>
                                  </a:lnTo>
                                  <a:lnTo>
                                    <a:pt x="2" y="4412"/>
                                  </a:lnTo>
                                  <a:lnTo>
                                    <a:pt x="0" y="4413"/>
                                  </a:lnTo>
                                  <a:lnTo>
                                    <a:pt x="0" y="4415"/>
                                  </a:lnTo>
                                  <a:lnTo>
                                    <a:pt x="0" y="4584"/>
                                  </a:lnTo>
                                  <a:lnTo>
                                    <a:pt x="0" y="4584"/>
                                  </a:lnTo>
                                  <a:lnTo>
                                    <a:pt x="4" y="4586"/>
                                  </a:lnTo>
                                  <a:lnTo>
                                    <a:pt x="7" y="4588"/>
                                  </a:lnTo>
                                  <a:lnTo>
                                    <a:pt x="11" y="4588"/>
                                  </a:lnTo>
                                  <a:lnTo>
                                    <a:pt x="16" y="4588"/>
                                  </a:lnTo>
                                  <a:lnTo>
                                    <a:pt x="18" y="4586"/>
                                  </a:lnTo>
                                  <a:lnTo>
                                    <a:pt x="21" y="4584"/>
                                  </a:lnTo>
                                  <a:lnTo>
                                    <a:pt x="23" y="4584"/>
                                  </a:lnTo>
                                  <a:lnTo>
                                    <a:pt x="23" y="4415"/>
                                  </a:lnTo>
                                  <a:lnTo>
                                    <a:pt x="21" y="4413"/>
                                  </a:lnTo>
                                  <a:lnTo>
                                    <a:pt x="19" y="4412"/>
                                  </a:lnTo>
                                  <a:lnTo>
                                    <a:pt x="21" y="4412"/>
                                  </a:lnTo>
                                  <a:lnTo>
                                    <a:pt x="23" y="4410"/>
                                  </a:lnTo>
                                  <a:lnTo>
                                    <a:pt x="23" y="4240"/>
                                  </a:lnTo>
                                  <a:moveTo>
                                    <a:pt x="23" y="3891"/>
                                  </a:moveTo>
                                  <a:lnTo>
                                    <a:pt x="21" y="3889"/>
                                  </a:lnTo>
                                  <a:lnTo>
                                    <a:pt x="18" y="3888"/>
                                  </a:lnTo>
                                  <a:lnTo>
                                    <a:pt x="14" y="3886"/>
                                  </a:lnTo>
                                  <a:lnTo>
                                    <a:pt x="7" y="3886"/>
                                  </a:lnTo>
                                  <a:lnTo>
                                    <a:pt x="4" y="3888"/>
                                  </a:lnTo>
                                  <a:lnTo>
                                    <a:pt x="0" y="3889"/>
                                  </a:lnTo>
                                  <a:lnTo>
                                    <a:pt x="0" y="3891"/>
                                  </a:lnTo>
                                  <a:lnTo>
                                    <a:pt x="0" y="4059"/>
                                  </a:lnTo>
                                  <a:lnTo>
                                    <a:pt x="0" y="4061"/>
                                  </a:lnTo>
                                  <a:lnTo>
                                    <a:pt x="2" y="4062"/>
                                  </a:lnTo>
                                  <a:lnTo>
                                    <a:pt x="0" y="4062"/>
                                  </a:lnTo>
                                  <a:lnTo>
                                    <a:pt x="0" y="4064"/>
                                  </a:lnTo>
                                  <a:lnTo>
                                    <a:pt x="0" y="4233"/>
                                  </a:lnTo>
                                  <a:lnTo>
                                    <a:pt x="0" y="4235"/>
                                  </a:lnTo>
                                  <a:lnTo>
                                    <a:pt x="4" y="4237"/>
                                  </a:lnTo>
                                  <a:lnTo>
                                    <a:pt x="7" y="4237"/>
                                  </a:lnTo>
                                  <a:lnTo>
                                    <a:pt x="11" y="4237"/>
                                  </a:lnTo>
                                  <a:lnTo>
                                    <a:pt x="16" y="4237"/>
                                  </a:lnTo>
                                  <a:lnTo>
                                    <a:pt x="18" y="4237"/>
                                  </a:lnTo>
                                  <a:lnTo>
                                    <a:pt x="21" y="4235"/>
                                  </a:lnTo>
                                  <a:lnTo>
                                    <a:pt x="23" y="4233"/>
                                  </a:lnTo>
                                  <a:lnTo>
                                    <a:pt x="23" y="4064"/>
                                  </a:lnTo>
                                  <a:lnTo>
                                    <a:pt x="21" y="4062"/>
                                  </a:lnTo>
                                  <a:lnTo>
                                    <a:pt x="19" y="4062"/>
                                  </a:lnTo>
                                  <a:lnTo>
                                    <a:pt x="21" y="4061"/>
                                  </a:lnTo>
                                  <a:lnTo>
                                    <a:pt x="23" y="4059"/>
                                  </a:lnTo>
                                  <a:lnTo>
                                    <a:pt x="23" y="3891"/>
                                  </a:lnTo>
                                  <a:moveTo>
                                    <a:pt x="23" y="3540"/>
                                  </a:moveTo>
                                  <a:lnTo>
                                    <a:pt x="21" y="3538"/>
                                  </a:lnTo>
                                  <a:lnTo>
                                    <a:pt x="18" y="3537"/>
                                  </a:lnTo>
                                  <a:lnTo>
                                    <a:pt x="14" y="3535"/>
                                  </a:lnTo>
                                  <a:lnTo>
                                    <a:pt x="7" y="3535"/>
                                  </a:lnTo>
                                  <a:lnTo>
                                    <a:pt x="4" y="3537"/>
                                  </a:lnTo>
                                  <a:lnTo>
                                    <a:pt x="0" y="3538"/>
                                  </a:lnTo>
                                  <a:lnTo>
                                    <a:pt x="0" y="3540"/>
                                  </a:lnTo>
                                  <a:lnTo>
                                    <a:pt x="0" y="3710"/>
                                  </a:lnTo>
                                  <a:lnTo>
                                    <a:pt x="0" y="3710"/>
                                  </a:lnTo>
                                  <a:lnTo>
                                    <a:pt x="2" y="3711"/>
                                  </a:lnTo>
                                  <a:lnTo>
                                    <a:pt x="0" y="3711"/>
                                  </a:lnTo>
                                  <a:lnTo>
                                    <a:pt x="0" y="3713"/>
                                  </a:lnTo>
                                  <a:lnTo>
                                    <a:pt x="0" y="3882"/>
                                  </a:lnTo>
                                  <a:lnTo>
                                    <a:pt x="0" y="3884"/>
                                  </a:lnTo>
                                  <a:lnTo>
                                    <a:pt x="4" y="3886"/>
                                  </a:lnTo>
                                  <a:lnTo>
                                    <a:pt x="7" y="3886"/>
                                  </a:lnTo>
                                  <a:lnTo>
                                    <a:pt x="11" y="3886"/>
                                  </a:lnTo>
                                  <a:lnTo>
                                    <a:pt x="16" y="3886"/>
                                  </a:lnTo>
                                  <a:lnTo>
                                    <a:pt x="18" y="3886"/>
                                  </a:lnTo>
                                  <a:lnTo>
                                    <a:pt x="21" y="3884"/>
                                  </a:lnTo>
                                  <a:lnTo>
                                    <a:pt x="23" y="3882"/>
                                  </a:lnTo>
                                  <a:lnTo>
                                    <a:pt x="23" y="3713"/>
                                  </a:lnTo>
                                  <a:lnTo>
                                    <a:pt x="21" y="3711"/>
                                  </a:lnTo>
                                  <a:lnTo>
                                    <a:pt x="19" y="3711"/>
                                  </a:lnTo>
                                  <a:lnTo>
                                    <a:pt x="21" y="3710"/>
                                  </a:lnTo>
                                  <a:lnTo>
                                    <a:pt x="23" y="3710"/>
                                  </a:lnTo>
                                  <a:lnTo>
                                    <a:pt x="23" y="3540"/>
                                  </a:lnTo>
                                  <a:moveTo>
                                    <a:pt x="23" y="3189"/>
                                  </a:moveTo>
                                  <a:lnTo>
                                    <a:pt x="21" y="3187"/>
                                  </a:lnTo>
                                  <a:lnTo>
                                    <a:pt x="18" y="3186"/>
                                  </a:lnTo>
                                  <a:lnTo>
                                    <a:pt x="14" y="3186"/>
                                  </a:lnTo>
                                  <a:lnTo>
                                    <a:pt x="7" y="3186"/>
                                  </a:lnTo>
                                  <a:lnTo>
                                    <a:pt x="4" y="3186"/>
                                  </a:lnTo>
                                  <a:lnTo>
                                    <a:pt x="0" y="3187"/>
                                  </a:lnTo>
                                  <a:lnTo>
                                    <a:pt x="0" y="3189"/>
                                  </a:lnTo>
                                  <a:lnTo>
                                    <a:pt x="0" y="3359"/>
                                  </a:lnTo>
                                  <a:lnTo>
                                    <a:pt x="0" y="3360"/>
                                  </a:lnTo>
                                  <a:lnTo>
                                    <a:pt x="2" y="3360"/>
                                  </a:lnTo>
                                  <a:lnTo>
                                    <a:pt x="0" y="3360"/>
                                  </a:lnTo>
                                  <a:lnTo>
                                    <a:pt x="0" y="3362"/>
                                  </a:lnTo>
                                  <a:lnTo>
                                    <a:pt x="0" y="3531"/>
                                  </a:lnTo>
                                  <a:lnTo>
                                    <a:pt x="0" y="3533"/>
                                  </a:lnTo>
                                  <a:lnTo>
                                    <a:pt x="4" y="3535"/>
                                  </a:lnTo>
                                  <a:lnTo>
                                    <a:pt x="7" y="3535"/>
                                  </a:lnTo>
                                  <a:lnTo>
                                    <a:pt x="11" y="3535"/>
                                  </a:lnTo>
                                  <a:lnTo>
                                    <a:pt x="16" y="3535"/>
                                  </a:lnTo>
                                  <a:lnTo>
                                    <a:pt x="18" y="3535"/>
                                  </a:lnTo>
                                  <a:lnTo>
                                    <a:pt x="21" y="3533"/>
                                  </a:lnTo>
                                  <a:lnTo>
                                    <a:pt x="23" y="3531"/>
                                  </a:lnTo>
                                  <a:lnTo>
                                    <a:pt x="23" y="3362"/>
                                  </a:lnTo>
                                  <a:lnTo>
                                    <a:pt x="21" y="3360"/>
                                  </a:lnTo>
                                  <a:lnTo>
                                    <a:pt x="19" y="3360"/>
                                  </a:lnTo>
                                  <a:lnTo>
                                    <a:pt x="21" y="3360"/>
                                  </a:lnTo>
                                  <a:lnTo>
                                    <a:pt x="23" y="3359"/>
                                  </a:lnTo>
                                  <a:lnTo>
                                    <a:pt x="23" y="3189"/>
                                  </a:lnTo>
                                  <a:moveTo>
                                    <a:pt x="23" y="2838"/>
                                  </a:moveTo>
                                  <a:lnTo>
                                    <a:pt x="21" y="2836"/>
                                  </a:lnTo>
                                  <a:lnTo>
                                    <a:pt x="18" y="2835"/>
                                  </a:lnTo>
                                  <a:lnTo>
                                    <a:pt x="14" y="2835"/>
                                  </a:lnTo>
                                  <a:lnTo>
                                    <a:pt x="7" y="2835"/>
                                  </a:lnTo>
                                  <a:lnTo>
                                    <a:pt x="4" y="2835"/>
                                  </a:lnTo>
                                  <a:lnTo>
                                    <a:pt x="0" y="2836"/>
                                  </a:lnTo>
                                  <a:lnTo>
                                    <a:pt x="0" y="2838"/>
                                  </a:lnTo>
                                  <a:lnTo>
                                    <a:pt x="0" y="3007"/>
                                  </a:lnTo>
                                  <a:lnTo>
                                    <a:pt x="0" y="3009"/>
                                  </a:lnTo>
                                  <a:lnTo>
                                    <a:pt x="2" y="3009"/>
                                  </a:lnTo>
                                  <a:lnTo>
                                    <a:pt x="0" y="3011"/>
                                  </a:lnTo>
                                  <a:lnTo>
                                    <a:pt x="0" y="3013"/>
                                  </a:lnTo>
                                  <a:lnTo>
                                    <a:pt x="0" y="3180"/>
                                  </a:lnTo>
                                  <a:lnTo>
                                    <a:pt x="0" y="3182"/>
                                  </a:lnTo>
                                  <a:lnTo>
                                    <a:pt x="4" y="3184"/>
                                  </a:lnTo>
                                  <a:lnTo>
                                    <a:pt x="7" y="3184"/>
                                  </a:lnTo>
                                  <a:lnTo>
                                    <a:pt x="11" y="3184"/>
                                  </a:lnTo>
                                  <a:lnTo>
                                    <a:pt x="16" y="3184"/>
                                  </a:lnTo>
                                  <a:lnTo>
                                    <a:pt x="18" y="3184"/>
                                  </a:lnTo>
                                  <a:lnTo>
                                    <a:pt x="21" y="3182"/>
                                  </a:lnTo>
                                  <a:lnTo>
                                    <a:pt x="23" y="3180"/>
                                  </a:lnTo>
                                  <a:lnTo>
                                    <a:pt x="23" y="3013"/>
                                  </a:lnTo>
                                  <a:lnTo>
                                    <a:pt x="21" y="3011"/>
                                  </a:lnTo>
                                  <a:lnTo>
                                    <a:pt x="19" y="3009"/>
                                  </a:lnTo>
                                  <a:lnTo>
                                    <a:pt x="21" y="3009"/>
                                  </a:lnTo>
                                  <a:lnTo>
                                    <a:pt x="23" y="3007"/>
                                  </a:lnTo>
                                  <a:lnTo>
                                    <a:pt x="23" y="2838"/>
                                  </a:lnTo>
                                  <a:moveTo>
                                    <a:pt x="23" y="2487"/>
                                  </a:moveTo>
                                  <a:lnTo>
                                    <a:pt x="21" y="2485"/>
                                  </a:lnTo>
                                  <a:lnTo>
                                    <a:pt x="18" y="2484"/>
                                  </a:lnTo>
                                  <a:lnTo>
                                    <a:pt x="14" y="2484"/>
                                  </a:lnTo>
                                  <a:lnTo>
                                    <a:pt x="7" y="2484"/>
                                  </a:lnTo>
                                  <a:lnTo>
                                    <a:pt x="4" y="2484"/>
                                  </a:lnTo>
                                  <a:lnTo>
                                    <a:pt x="0" y="2485"/>
                                  </a:lnTo>
                                  <a:lnTo>
                                    <a:pt x="0" y="2487"/>
                                  </a:lnTo>
                                  <a:lnTo>
                                    <a:pt x="0" y="2656"/>
                                  </a:lnTo>
                                  <a:lnTo>
                                    <a:pt x="0" y="2658"/>
                                  </a:lnTo>
                                  <a:lnTo>
                                    <a:pt x="2" y="2658"/>
                                  </a:lnTo>
                                  <a:lnTo>
                                    <a:pt x="0" y="2660"/>
                                  </a:lnTo>
                                  <a:lnTo>
                                    <a:pt x="0" y="2662"/>
                                  </a:lnTo>
                                  <a:lnTo>
                                    <a:pt x="0" y="2831"/>
                                  </a:lnTo>
                                  <a:lnTo>
                                    <a:pt x="0" y="2831"/>
                                  </a:lnTo>
                                  <a:lnTo>
                                    <a:pt x="4" y="2833"/>
                                  </a:lnTo>
                                  <a:lnTo>
                                    <a:pt x="7" y="2835"/>
                                  </a:lnTo>
                                  <a:lnTo>
                                    <a:pt x="11" y="2835"/>
                                  </a:lnTo>
                                  <a:lnTo>
                                    <a:pt x="16" y="2835"/>
                                  </a:lnTo>
                                  <a:lnTo>
                                    <a:pt x="18" y="2833"/>
                                  </a:lnTo>
                                  <a:lnTo>
                                    <a:pt x="21" y="2831"/>
                                  </a:lnTo>
                                  <a:lnTo>
                                    <a:pt x="23" y="2829"/>
                                  </a:lnTo>
                                  <a:lnTo>
                                    <a:pt x="23" y="2662"/>
                                  </a:lnTo>
                                  <a:lnTo>
                                    <a:pt x="21" y="2660"/>
                                  </a:lnTo>
                                  <a:lnTo>
                                    <a:pt x="19" y="2658"/>
                                  </a:lnTo>
                                  <a:lnTo>
                                    <a:pt x="21" y="2658"/>
                                  </a:lnTo>
                                  <a:lnTo>
                                    <a:pt x="23" y="2656"/>
                                  </a:lnTo>
                                  <a:lnTo>
                                    <a:pt x="23" y="2487"/>
                                  </a:lnTo>
                                  <a:moveTo>
                                    <a:pt x="23" y="2136"/>
                                  </a:moveTo>
                                  <a:lnTo>
                                    <a:pt x="21" y="2136"/>
                                  </a:lnTo>
                                  <a:lnTo>
                                    <a:pt x="18" y="2133"/>
                                  </a:lnTo>
                                  <a:lnTo>
                                    <a:pt x="14" y="2133"/>
                                  </a:lnTo>
                                  <a:lnTo>
                                    <a:pt x="7" y="2133"/>
                                  </a:lnTo>
                                  <a:lnTo>
                                    <a:pt x="4" y="2133"/>
                                  </a:lnTo>
                                  <a:lnTo>
                                    <a:pt x="0" y="2136"/>
                                  </a:lnTo>
                                  <a:lnTo>
                                    <a:pt x="0" y="2136"/>
                                  </a:lnTo>
                                  <a:lnTo>
                                    <a:pt x="0" y="2305"/>
                                  </a:lnTo>
                                  <a:lnTo>
                                    <a:pt x="0" y="2307"/>
                                  </a:lnTo>
                                  <a:lnTo>
                                    <a:pt x="2" y="2309"/>
                                  </a:lnTo>
                                  <a:lnTo>
                                    <a:pt x="0" y="2309"/>
                                  </a:lnTo>
                                  <a:lnTo>
                                    <a:pt x="0" y="2311"/>
                                  </a:lnTo>
                                  <a:lnTo>
                                    <a:pt x="0" y="2480"/>
                                  </a:lnTo>
                                  <a:lnTo>
                                    <a:pt x="0" y="2482"/>
                                  </a:lnTo>
                                  <a:lnTo>
                                    <a:pt x="4" y="2484"/>
                                  </a:lnTo>
                                  <a:lnTo>
                                    <a:pt x="7" y="2484"/>
                                  </a:lnTo>
                                  <a:lnTo>
                                    <a:pt x="11" y="2484"/>
                                  </a:lnTo>
                                  <a:lnTo>
                                    <a:pt x="16" y="2484"/>
                                  </a:lnTo>
                                  <a:lnTo>
                                    <a:pt x="18" y="2484"/>
                                  </a:lnTo>
                                  <a:lnTo>
                                    <a:pt x="21" y="2480"/>
                                  </a:lnTo>
                                  <a:lnTo>
                                    <a:pt x="23" y="2480"/>
                                  </a:lnTo>
                                  <a:lnTo>
                                    <a:pt x="23" y="2311"/>
                                  </a:lnTo>
                                  <a:lnTo>
                                    <a:pt x="21" y="2309"/>
                                  </a:lnTo>
                                  <a:lnTo>
                                    <a:pt x="19" y="2309"/>
                                  </a:lnTo>
                                  <a:lnTo>
                                    <a:pt x="21" y="2307"/>
                                  </a:lnTo>
                                  <a:lnTo>
                                    <a:pt x="23" y="2305"/>
                                  </a:lnTo>
                                  <a:lnTo>
                                    <a:pt x="23" y="2136"/>
                                  </a:lnTo>
                                  <a:moveTo>
                                    <a:pt x="23" y="1787"/>
                                  </a:moveTo>
                                  <a:lnTo>
                                    <a:pt x="21" y="1785"/>
                                  </a:lnTo>
                                  <a:lnTo>
                                    <a:pt x="18" y="1783"/>
                                  </a:lnTo>
                                  <a:lnTo>
                                    <a:pt x="14" y="1782"/>
                                  </a:lnTo>
                                  <a:lnTo>
                                    <a:pt x="7" y="1782"/>
                                  </a:lnTo>
                                  <a:lnTo>
                                    <a:pt x="4" y="1783"/>
                                  </a:lnTo>
                                  <a:lnTo>
                                    <a:pt x="0" y="1785"/>
                                  </a:lnTo>
                                  <a:lnTo>
                                    <a:pt x="0" y="1787"/>
                                  </a:lnTo>
                                  <a:lnTo>
                                    <a:pt x="0" y="1956"/>
                                  </a:lnTo>
                                  <a:lnTo>
                                    <a:pt x="0" y="1956"/>
                                  </a:lnTo>
                                  <a:lnTo>
                                    <a:pt x="2" y="1958"/>
                                  </a:lnTo>
                                  <a:lnTo>
                                    <a:pt x="0" y="1958"/>
                                  </a:lnTo>
                                  <a:lnTo>
                                    <a:pt x="0" y="1960"/>
                                  </a:lnTo>
                                  <a:lnTo>
                                    <a:pt x="0" y="2129"/>
                                  </a:lnTo>
                                  <a:lnTo>
                                    <a:pt x="0" y="2131"/>
                                  </a:lnTo>
                                  <a:lnTo>
                                    <a:pt x="4" y="2133"/>
                                  </a:lnTo>
                                  <a:lnTo>
                                    <a:pt x="7" y="2133"/>
                                  </a:lnTo>
                                  <a:lnTo>
                                    <a:pt x="11" y="2133"/>
                                  </a:lnTo>
                                  <a:lnTo>
                                    <a:pt x="16" y="2133"/>
                                  </a:lnTo>
                                  <a:lnTo>
                                    <a:pt x="18" y="2133"/>
                                  </a:lnTo>
                                  <a:lnTo>
                                    <a:pt x="21" y="2131"/>
                                  </a:lnTo>
                                  <a:lnTo>
                                    <a:pt x="23" y="2129"/>
                                  </a:lnTo>
                                  <a:lnTo>
                                    <a:pt x="23" y="1960"/>
                                  </a:lnTo>
                                  <a:lnTo>
                                    <a:pt x="21" y="1958"/>
                                  </a:lnTo>
                                  <a:lnTo>
                                    <a:pt x="19" y="1958"/>
                                  </a:lnTo>
                                  <a:lnTo>
                                    <a:pt x="21" y="1956"/>
                                  </a:lnTo>
                                  <a:lnTo>
                                    <a:pt x="23" y="1954"/>
                                  </a:lnTo>
                                  <a:lnTo>
                                    <a:pt x="23" y="1787"/>
                                  </a:lnTo>
                                  <a:moveTo>
                                    <a:pt x="23" y="1436"/>
                                  </a:moveTo>
                                  <a:lnTo>
                                    <a:pt x="21" y="1434"/>
                                  </a:lnTo>
                                  <a:lnTo>
                                    <a:pt x="18" y="1432"/>
                                  </a:lnTo>
                                  <a:lnTo>
                                    <a:pt x="14" y="1431"/>
                                  </a:lnTo>
                                  <a:lnTo>
                                    <a:pt x="7" y="1431"/>
                                  </a:lnTo>
                                  <a:lnTo>
                                    <a:pt x="4" y="1432"/>
                                  </a:lnTo>
                                  <a:lnTo>
                                    <a:pt x="0" y="1434"/>
                                  </a:lnTo>
                                  <a:lnTo>
                                    <a:pt x="0" y="1436"/>
                                  </a:lnTo>
                                  <a:lnTo>
                                    <a:pt x="0" y="1605"/>
                                  </a:lnTo>
                                  <a:lnTo>
                                    <a:pt x="0" y="1607"/>
                                  </a:lnTo>
                                  <a:lnTo>
                                    <a:pt x="2" y="1607"/>
                                  </a:lnTo>
                                  <a:lnTo>
                                    <a:pt x="0" y="1607"/>
                                  </a:lnTo>
                                  <a:lnTo>
                                    <a:pt x="0" y="1609"/>
                                  </a:lnTo>
                                  <a:lnTo>
                                    <a:pt x="0" y="1778"/>
                                  </a:lnTo>
                                  <a:lnTo>
                                    <a:pt x="0" y="1780"/>
                                  </a:lnTo>
                                  <a:lnTo>
                                    <a:pt x="4" y="1782"/>
                                  </a:lnTo>
                                  <a:lnTo>
                                    <a:pt x="7" y="1782"/>
                                  </a:lnTo>
                                  <a:lnTo>
                                    <a:pt x="11" y="1782"/>
                                  </a:lnTo>
                                  <a:lnTo>
                                    <a:pt x="16" y="1782"/>
                                  </a:lnTo>
                                  <a:lnTo>
                                    <a:pt x="18" y="1782"/>
                                  </a:lnTo>
                                  <a:lnTo>
                                    <a:pt x="21" y="1780"/>
                                  </a:lnTo>
                                  <a:lnTo>
                                    <a:pt x="23" y="1778"/>
                                  </a:lnTo>
                                  <a:lnTo>
                                    <a:pt x="23" y="1609"/>
                                  </a:lnTo>
                                  <a:lnTo>
                                    <a:pt x="21" y="1607"/>
                                  </a:lnTo>
                                  <a:lnTo>
                                    <a:pt x="19" y="1607"/>
                                  </a:lnTo>
                                  <a:lnTo>
                                    <a:pt x="21" y="1605"/>
                                  </a:lnTo>
                                  <a:lnTo>
                                    <a:pt x="23" y="1605"/>
                                  </a:lnTo>
                                  <a:lnTo>
                                    <a:pt x="23" y="1436"/>
                                  </a:lnTo>
                                  <a:moveTo>
                                    <a:pt x="23" y="1085"/>
                                  </a:moveTo>
                                  <a:lnTo>
                                    <a:pt x="21" y="1083"/>
                                  </a:lnTo>
                                  <a:lnTo>
                                    <a:pt x="18" y="1081"/>
                                  </a:lnTo>
                                  <a:lnTo>
                                    <a:pt x="14" y="1081"/>
                                  </a:lnTo>
                                  <a:lnTo>
                                    <a:pt x="7" y="1081"/>
                                  </a:lnTo>
                                  <a:lnTo>
                                    <a:pt x="4" y="1081"/>
                                  </a:lnTo>
                                  <a:lnTo>
                                    <a:pt x="0" y="1083"/>
                                  </a:lnTo>
                                  <a:lnTo>
                                    <a:pt x="0" y="1085"/>
                                  </a:lnTo>
                                  <a:lnTo>
                                    <a:pt x="0" y="1254"/>
                                  </a:lnTo>
                                  <a:lnTo>
                                    <a:pt x="0" y="1256"/>
                                  </a:lnTo>
                                  <a:lnTo>
                                    <a:pt x="2" y="1256"/>
                                  </a:lnTo>
                                  <a:lnTo>
                                    <a:pt x="0" y="1258"/>
                                  </a:lnTo>
                                  <a:lnTo>
                                    <a:pt x="0" y="1258"/>
                                  </a:lnTo>
                                  <a:lnTo>
                                    <a:pt x="0" y="1427"/>
                                  </a:lnTo>
                                  <a:lnTo>
                                    <a:pt x="0" y="1429"/>
                                  </a:lnTo>
                                  <a:lnTo>
                                    <a:pt x="4" y="1431"/>
                                  </a:lnTo>
                                  <a:lnTo>
                                    <a:pt x="7" y="1431"/>
                                  </a:lnTo>
                                  <a:lnTo>
                                    <a:pt x="11" y="1431"/>
                                  </a:lnTo>
                                  <a:lnTo>
                                    <a:pt x="16" y="1431"/>
                                  </a:lnTo>
                                  <a:lnTo>
                                    <a:pt x="18" y="1431"/>
                                  </a:lnTo>
                                  <a:lnTo>
                                    <a:pt x="21" y="1429"/>
                                  </a:lnTo>
                                  <a:lnTo>
                                    <a:pt x="23" y="1427"/>
                                  </a:lnTo>
                                  <a:lnTo>
                                    <a:pt x="23" y="1258"/>
                                  </a:lnTo>
                                  <a:lnTo>
                                    <a:pt x="21" y="1258"/>
                                  </a:lnTo>
                                  <a:lnTo>
                                    <a:pt x="19" y="1256"/>
                                  </a:lnTo>
                                  <a:lnTo>
                                    <a:pt x="21" y="1256"/>
                                  </a:lnTo>
                                  <a:lnTo>
                                    <a:pt x="23" y="1254"/>
                                  </a:lnTo>
                                  <a:lnTo>
                                    <a:pt x="23" y="1085"/>
                                  </a:lnTo>
                                  <a:moveTo>
                                    <a:pt x="23" y="706"/>
                                  </a:moveTo>
                                  <a:lnTo>
                                    <a:pt x="21" y="706"/>
                                  </a:lnTo>
                                  <a:lnTo>
                                    <a:pt x="18" y="702"/>
                                  </a:lnTo>
                                  <a:lnTo>
                                    <a:pt x="14" y="702"/>
                                  </a:lnTo>
                                  <a:lnTo>
                                    <a:pt x="7" y="702"/>
                                  </a:lnTo>
                                  <a:lnTo>
                                    <a:pt x="4" y="702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0" y="875"/>
                                  </a:lnTo>
                                  <a:lnTo>
                                    <a:pt x="0" y="877"/>
                                  </a:lnTo>
                                  <a:lnTo>
                                    <a:pt x="2" y="877"/>
                                  </a:lnTo>
                                  <a:lnTo>
                                    <a:pt x="0" y="878"/>
                                  </a:lnTo>
                                  <a:lnTo>
                                    <a:pt x="0" y="880"/>
                                  </a:lnTo>
                                  <a:lnTo>
                                    <a:pt x="0" y="1050"/>
                                  </a:lnTo>
                                  <a:lnTo>
                                    <a:pt x="0" y="1050"/>
                                  </a:lnTo>
                                  <a:lnTo>
                                    <a:pt x="4" y="1051"/>
                                  </a:lnTo>
                                  <a:lnTo>
                                    <a:pt x="7" y="1053"/>
                                  </a:lnTo>
                                  <a:lnTo>
                                    <a:pt x="11" y="1053"/>
                                  </a:lnTo>
                                  <a:lnTo>
                                    <a:pt x="16" y="1053"/>
                                  </a:lnTo>
                                  <a:lnTo>
                                    <a:pt x="18" y="1051"/>
                                  </a:lnTo>
                                  <a:lnTo>
                                    <a:pt x="21" y="1050"/>
                                  </a:lnTo>
                                  <a:lnTo>
                                    <a:pt x="23" y="1050"/>
                                  </a:lnTo>
                                  <a:lnTo>
                                    <a:pt x="23" y="880"/>
                                  </a:lnTo>
                                  <a:lnTo>
                                    <a:pt x="21" y="878"/>
                                  </a:lnTo>
                                  <a:lnTo>
                                    <a:pt x="19" y="877"/>
                                  </a:lnTo>
                                  <a:lnTo>
                                    <a:pt x="21" y="877"/>
                                  </a:lnTo>
                                  <a:lnTo>
                                    <a:pt x="23" y="875"/>
                                  </a:lnTo>
                                  <a:lnTo>
                                    <a:pt x="23" y="706"/>
                                  </a:lnTo>
                                  <a:moveTo>
                                    <a:pt x="23" y="356"/>
                                  </a:moveTo>
                                  <a:lnTo>
                                    <a:pt x="21" y="355"/>
                                  </a:lnTo>
                                  <a:lnTo>
                                    <a:pt x="18" y="353"/>
                                  </a:lnTo>
                                  <a:lnTo>
                                    <a:pt x="14" y="351"/>
                                  </a:lnTo>
                                  <a:lnTo>
                                    <a:pt x="7" y="351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0" y="355"/>
                                  </a:lnTo>
                                  <a:lnTo>
                                    <a:pt x="0" y="356"/>
                                  </a:lnTo>
                                  <a:lnTo>
                                    <a:pt x="0" y="524"/>
                                  </a:lnTo>
                                  <a:lnTo>
                                    <a:pt x="0" y="526"/>
                                  </a:lnTo>
                                  <a:lnTo>
                                    <a:pt x="2" y="527"/>
                                  </a:lnTo>
                                  <a:lnTo>
                                    <a:pt x="0" y="527"/>
                                  </a:lnTo>
                                  <a:lnTo>
                                    <a:pt x="0" y="529"/>
                                  </a:lnTo>
                                  <a:lnTo>
                                    <a:pt x="0" y="699"/>
                                  </a:lnTo>
                                  <a:lnTo>
                                    <a:pt x="0" y="700"/>
                                  </a:lnTo>
                                  <a:lnTo>
                                    <a:pt x="4" y="702"/>
                                  </a:lnTo>
                                  <a:lnTo>
                                    <a:pt x="7" y="702"/>
                                  </a:lnTo>
                                  <a:lnTo>
                                    <a:pt x="11" y="702"/>
                                  </a:lnTo>
                                  <a:lnTo>
                                    <a:pt x="16" y="702"/>
                                  </a:lnTo>
                                  <a:lnTo>
                                    <a:pt x="18" y="702"/>
                                  </a:lnTo>
                                  <a:lnTo>
                                    <a:pt x="21" y="700"/>
                                  </a:lnTo>
                                  <a:lnTo>
                                    <a:pt x="23" y="699"/>
                                  </a:lnTo>
                                  <a:lnTo>
                                    <a:pt x="23" y="529"/>
                                  </a:lnTo>
                                  <a:lnTo>
                                    <a:pt x="21" y="527"/>
                                  </a:lnTo>
                                  <a:lnTo>
                                    <a:pt x="19" y="527"/>
                                  </a:lnTo>
                                  <a:lnTo>
                                    <a:pt x="21" y="526"/>
                                  </a:lnTo>
                                  <a:lnTo>
                                    <a:pt x="23" y="524"/>
                                  </a:lnTo>
                                  <a:lnTo>
                                    <a:pt x="23" y="356"/>
                                  </a:lnTo>
                                  <a:moveTo>
                                    <a:pt x="23" y="5"/>
                                  </a:moveTo>
                                  <a:lnTo>
                                    <a:pt x="21" y="4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4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0" y="175"/>
                                  </a:lnTo>
                                  <a:lnTo>
                                    <a:pt x="2" y="176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78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0" y="349"/>
                                  </a:lnTo>
                                  <a:lnTo>
                                    <a:pt x="4" y="351"/>
                                  </a:lnTo>
                                  <a:lnTo>
                                    <a:pt x="7" y="351"/>
                                  </a:lnTo>
                                  <a:lnTo>
                                    <a:pt x="11" y="351"/>
                                  </a:lnTo>
                                  <a:lnTo>
                                    <a:pt x="16" y="351"/>
                                  </a:lnTo>
                                  <a:lnTo>
                                    <a:pt x="18" y="351"/>
                                  </a:lnTo>
                                  <a:lnTo>
                                    <a:pt x="21" y="349"/>
                                  </a:lnTo>
                                  <a:lnTo>
                                    <a:pt x="23" y="347"/>
                                  </a:lnTo>
                                  <a:lnTo>
                                    <a:pt x="23" y="178"/>
                                  </a:lnTo>
                                  <a:lnTo>
                                    <a:pt x="21" y="176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21" y="175"/>
                                  </a:lnTo>
                                  <a:lnTo>
                                    <a:pt x="23" y="173"/>
                                  </a:lnTo>
                                  <a:lnTo>
                                    <a:pt x="23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19" style="position:absolute;margin-left:468.35pt;margin-top:-528.95pt;width:0.65pt;height:497.9pt" coordorigin="9367,-10579" coordsize="13,9958"/>
              </w:pict>
            </mc:Fallback>
          </mc:AlternateContent>
          <w:delText>​​</w:delText>
        </w:r>
      </w:del>
      <w:del w:id="391" w:author="User" w:date="2023-04-17T13:51:00Z">
        <w:r>
          <w:rPr/>
          <mc:AlternateContent>
            <mc:Choice Requires="wpg">
              <w:drawing>
                <wp:anchor behindDoc="1" distT="0" distB="635" distL="0" distR="635" simplePos="0" locked="0" layoutInCell="0" allowOverlap="1" relativeHeight="224">
                  <wp:simplePos x="0" y="0"/>
                  <wp:positionH relativeFrom="page">
                    <wp:posOffset>5680075</wp:posOffset>
                  </wp:positionH>
                  <wp:positionV relativeFrom="paragraph">
                    <wp:posOffset>-6717665</wp:posOffset>
                  </wp:positionV>
                  <wp:extent cx="8255" cy="6313170"/>
                  <wp:effectExtent l="1270" t="0" r="0" b="635"/>
                  <wp:wrapNone/>
                  <wp:docPr id="197" name="Фигура120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8280" cy="6313320"/>
                            <a:chOff x="0" y="0"/>
                            <a:chExt cx="8280" cy="631332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8280" cy="448236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040 w 4680"/>
                                <a:gd name="textAreaTop" fmla="*/ 0 h 2541240"/>
                                <a:gd name="textAreaBottom" fmla="*/ 2541600 h 25412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12451">
                                  <a:moveTo>
                                    <a:pt x="24" y="12278"/>
                                  </a:moveTo>
                                  <a:lnTo>
                                    <a:pt x="24" y="12276"/>
                                  </a:lnTo>
                                  <a:lnTo>
                                    <a:pt x="20" y="12275"/>
                                  </a:lnTo>
                                  <a:lnTo>
                                    <a:pt x="17" y="12273"/>
                                  </a:lnTo>
                                  <a:lnTo>
                                    <a:pt x="10" y="12273"/>
                                  </a:lnTo>
                                  <a:lnTo>
                                    <a:pt x="6" y="12275"/>
                                  </a:lnTo>
                                  <a:lnTo>
                                    <a:pt x="3" y="12276"/>
                                  </a:lnTo>
                                  <a:lnTo>
                                    <a:pt x="1" y="12278"/>
                                  </a:lnTo>
                                  <a:lnTo>
                                    <a:pt x="1" y="12447"/>
                                  </a:lnTo>
                                  <a:lnTo>
                                    <a:pt x="3" y="12447"/>
                                  </a:lnTo>
                                  <a:lnTo>
                                    <a:pt x="6" y="12449"/>
                                  </a:lnTo>
                                  <a:lnTo>
                                    <a:pt x="10" y="12451"/>
                                  </a:lnTo>
                                  <a:lnTo>
                                    <a:pt x="13" y="12451"/>
                                  </a:lnTo>
                                  <a:lnTo>
                                    <a:pt x="17" y="12451"/>
                                  </a:lnTo>
                                  <a:lnTo>
                                    <a:pt x="20" y="12449"/>
                                  </a:lnTo>
                                  <a:lnTo>
                                    <a:pt x="24" y="12447"/>
                                  </a:lnTo>
                                  <a:lnTo>
                                    <a:pt x="24" y="12446"/>
                                  </a:lnTo>
                                  <a:lnTo>
                                    <a:pt x="24" y="12278"/>
                                  </a:lnTo>
                                  <a:moveTo>
                                    <a:pt x="24" y="11927"/>
                                  </a:moveTo>
                                  <a:lnTo>
                                    <a:pt x="24" y="11925"/>
                                  </a:lnTo>
                                  <a:lnTo>
                                    <a:pt x="20" y="11924"/>
                                  </a:lnTo>
                                  <a:lnTo>
                                    <a:pt x="17" y="11924"/>
                                  </a:lnTo>
                                  <a:lnTo>
                                    <a:pt x="10" y="11924"/>
                                  </a:lnTo>
                                  <a:lnTo>
                                    <a:pt x="6" y="11924"/>
                                  </a:lnTo>
                                  <a:lnTo>
                                    <a:pt x="3" y="11925"/>
                                  </a:lnTo>
                                  <a:lnTo>
                                    <a:pt x="1" y="11927"/>
                                  </a:lnTo>
                                  <a:lnTo>
                                    <a:pt x="1" y="12096"/>
                                  </a:lnTo>
                                  <a:lnTo>
                                    <a:pt x="3" y="12098"/>
                                  </a:lnTo>
                                  <a:lnTo>
                                    <a:pt x="5" y="12098"/>
                                  </a:lnTo>
                                  <a:lnTo>
                                    <a:pt x="3" y="12098"/>
                                  </a:lnTo>
                                  <a:lnTo>
                                    <a:pt x="1" y="12100"/>
                                  </a:lnTo>
                                  <a:lnTo>
                                    <a:pt x="1" y="12269"/>
                                  </a:lnTo>
                                  <a:lnTo>
                                    <a:pt x="3" y="12271"/>
                                  </a:lnTo>
                                  <a:lnTo>
                                    <a:pt x="6" y="12273"/>
                                  </a:lnTo>
                                  <a:lnTo>
                                    <a:pt x="10" y="12273"/>
                                  </a:lnTo>
                                  <a:lnTo>
                                    <a:pt x="13" y="12273"/>
                                  </a:lnTo>
                                  <a:lnTo>
                                    <a:pt x="17" y="12273"/>
                                  </a:lnTo>
                                  <a:lnTo>
                                    <a:pt x="20" y="12273"/>
                                  </a:lnTo>
                                  <a:lnTo>
                                    <a:pt x="24" y="12271"/>
                                  </a:lnTo>
                                  <a:lnTo>
                                    <a:pt x="24" y="12269"/>
                                  </a:lnTo>
                                  <a:lnTo>
                                    <a:pt x="24" y="12100"/>
                                  </a:lnTo>
                                  <a:lnTo>
                                    <a:pt x="24" y="12098"/>
                                  </a:lnTo>
                                  <a:lnTo>
                                    <a:pt x="22" y="12098"/>
                                  </a:lnTo>
                                  <a:lnTo>
                                    <a:pt x="24" y="12096"/>
                                  </a:lnTo>
                                  <a:lnTo>
                                    <a:pt x="24" y="12096"/>
                                  </a:lnTo>
                                  <a:lnTo>
                                    <a:pt x="24" y="11927"/>
                                  </a:lnTo>
                                  <a:moveTo>
                                    <a:pt x="24" y="11576"/>
                                  </a:moveTo>
                                  <a:lnTo>
                                    <a:pt x="24" y="11574"/>
                                  </a:lnTo>
                                  <a:lnTo>
                                    <a:pt x="20" y="11573"/>
                                  </a:lnTo>
                                  <a:lnTo>
                                    <a:pt x="17" y="11573"/>
                                  </a:lnTo>
                                  <a:lnTo>
                                    <a:pt x="10" y="11573"/>
                                  </a:lnTo>
                                  <a:lnTo>
                                    <a:pt x="6" y="11573"/>
                                  </a:lnTo>
                                  <a:lnTo>
                                    <a:pt x="3" y="11574"/>
                                  </a:lnTo>
                                  <a:lnTo>
                                    <a:pt x="1" y="11576"/>
                                  </a:lnTo>
                                  <a:lnTo>
                                    <a:pt x="1" y="11745"/>
                                  </a:lnTo>
                                  <a:lnTo>
                                    <a:pt x="3" y="11747"/>
                                  </a:lnTo>
                                  <a:lnTo>
                                    <a:pt x="5" y="11747"/>
                                  </a:lnTo>
                                  <a:lnTo>
                                    <a:pt x="3" y="11749"/>
                                  </a:lnTo>
                                  <a:lnTo>
                                    <a:pt x="1" y="11749"/>
                                  </a:lnTo>
                                  <a:lnTo>
                                    <a:pt x="1" y="11918"/>
                                  </a:lnTo>
                                  <a:lnTo>
                                    <a:pt x="3" y="11920"/>
                                  </a:lnTo>
                                  <a:lnTo>
                                    <a:pt x="6" y="11922"/>
                                  </a:lnTo>
                                  <a:lnTo>
                                    <a:pt x="10" y="11922"/>
                                  </a:lnTo>
                                  <a:lnTo>
                                    <a:pt x="13" y="11922"/>
                                  </a:lnTo>
                                  <a:lnTo>
                                    <a:pt x="17" y="11922"/>
                                  </a:lnTo>
                                  <a:lnTo>
                                    <a:pt x="20" y="11922"/>
                                  </a:lnTo>
                                  <a:lnTo>
                                    <a:pt x="24" y="11920"/>
                                  </a:lnTo>
                                  <a:lnTo>
                                    <a:pt x="24" y="11918"/>
                                  </a:lnTo>
                                  <a:lnTo>
                                    <a:pt x="24" y="11749"/>
                                  </a:lnTo>
                                  <a:lnTo>
                                    <a:pt x="24" y="11749"/>
                                  </a:lnTo>
                                  <a:lnTo>
                                    <a:pt x="22" y="11747"/>
                                  </a:lnTo>
                                  <a:lnTo>
                                    <a:pt x="24" y="11747"/>
                                  </a:lnTo>
                                  <a:lnTo>
                                    <a:pt x="24" y="11745"/>
                                  </a:lnTo>
                                  <a:lnTo>
                                    <a:pt x="24" y="11576"/>
                                  </a:lnTo>
                                  <a:moveTo>
                                    <a:pt x="24" y="11225"/>
                                  </a:moveTo>
                                  <a:lnTo>
                                    <a:pt x="24" y="11223"/>
                                  </a:lnTo>
                                  <a:lnTo>
                                    <a:pt x="20" y="11222"/>
                                  </a:lnTo>
                                  <a:lnTo>
                                    <a:pt x="17" y="11222"/>
                                  </a:lnTo>
                                  <a:lnTo>
                                    <a:pt x="10" y="11222"/>
                                  </a:lnTo>
                                  <a:lnTo>
                                    <a:pt x="6" y="11222"/>
                                  </a:lnTo>
                                  <a:lnTo>
                                    <a:pt x="3" y="11223"/>
                                  </a:lnTo>
                                  <a:lnTo>
                                    <a:pt x="1" y="11225"/>
                                  </a:lnTo>
                                  <a:lnTo>
                                    <a:pt x="1" y="11394"/>
                                  </a:lnTo>
                                  <a:lnTo>
                                    <a:pt x="3" y="11396"/>
                                  </a:lnTo>
                                  <a:lnTo>
                                    <a:pt x="5" y="11396"/>
                                  </a:lnTo>
                                  <a:lnTo>
                                    <a:pt x="3" y="11398"/>
                                  </a:lnTo>
                                  <a:lnTo>
                                    <a:pt x="1" y="11400"/>
                                  </a:lnTo>
                                  <a:lnTo>
                                    <a:pt x="1" y="11569"/>
                                  </a:lnTo>
                                  <a:lnTo>
                                    <a:pt x="3" y="11569"/>
                                  </a:lnTo>
                                  <a:lnTo>
                                    <a:pt x="6" y="11571"/>
                                  </a:lnTo>
                                  <a:lnTo>
                                    <a:pt x="10" y="11573"/>
                                  </a:lnTo>
                                  <a:lnTo>
                                    <a:pt x="13" y="11573"/>
                                  </a:lnTo>
                                  <a:lnTo>
                                    <a:pt x="17" y="11573"/>
                                  </a:lnTo>
                                  <a:lnTo>
                                    <a:pt x="20" y="11571"/>
                                  </a:lnTo>
                                  <a:lnTo>
                                    <a:pt x="24" y="11569"/>
                                  </a:lnTo>
                                  <a:lnTo>
                                    <a:pt x="24" y="11567"/>
                                  </a:lnTo>
                                  <a:lnTo>
                                    <a:pt x="24" y="11400"/>
                                  </a:lnTo>
                                  <a:lnTo>
                                    <a:pt x="24" y="11398"/>
                                  </a:lnTo>
                                  <a:lnTo>
                                    <a:pt x="22" y="11396"/>
                                  </a:lnTo>
                                  <a:lnTo>
                                    <a:pt x="24" y="11396"/>
                                  </a:lnTo>
                                  <a:lnTo>
                                    <a:pt x="24" y="11394"/>
                                  </a:lnTo>
                                  <a:lnTo>
                                    <a:pt x="24" y="11225"/>
                                  </a:lnTo>
                                  <a:moveTo>
                                    <a:pt x="24" y="10874"/>
                                  </a:moveTo>
                                  <a:lnTo>
                                    <a:pt x="24" y="10874"/>
                                  </a:lnTo>
                                  <a:lnTo>
                                    <a:pt x="20" y="10871"/>
                                  </a:lnTo>
                                  <a:lnTo>
                                    <a:pt x="17" y="10871"/>
                                  </a:lnTo>
                                  <a:lnTo>
                                    <a:pt x="10" y="10871"/>
                                  </a:lnTo>
                                  <a:lnTo>
                                    <a:pt x="6" y="10871"/>
                                  </a:lnTo>
                                  <a:lnTo>
                                    <a:pt x="3" y="10874"/>
                                  </a:lnTo>
                                  <a:lnTo>
                                    <a:pt x="1" y="10874"/>
                                  </a:lnTo>
                                  <a:lnTo>
                                    <a:pt x="1" y="11043"/>
                                  </a:lnTo>
                                  <a:lnTo>
                                    <a:pt x="3" y="11045"/>
                                  </a:lnTo>
                                  <a:lnTo>
                                    <a:pt x="5" y="11047"/>
                                  </a:lnTo>
                                  <a:lnTo>
                                    <a:pt x="3" y="11047"/>
                                  </a:lnTo>
                                  <a:lnTo>
                                    <a:pt x="1" y="11049"/>
                                  </a:lnTo>
                                  <a:lnTo>
                                    <a:pt x="1" y="11218"/>
                                  </a:lnTo>
                                  <a:lnTo>
                                    <a:pt x="3" y="11220"/>
                                  </a:lnTo>
                                  <a:lnTo>
                                    <a:pt x="6" y="11222"/>
                                  </a:lnTo>
                                  <a:lnTo>
                                    <a:pt x="10" y="11222"/>
                                  </a:lnTo>
                                  <a:lnTo>
                                    <a:pt x="13" y="11222"/>
                                  </a:lnTo>
                                  <a:lnTo>
                                    <a:pt x="17" y="11222"/>
                                  </a:lnTo>
                                  <a:lnTo>
                                    <a:pt x="20" y="11220"/>
                                  </a:lnTo>
                                  <a:lnTo>
                                    <a:pt x="24" y="11218"/>
                                  </a:lnTo>
                                  <a:lnTo>
                                    <a:pt x="24" y="11218"/>
                                  </a:lnTo>
                                  <a:lnTo>
                                    <a:pt x="24" y="11049"/>
                                  </a:lnTo>
                                  <a:lnTo>
                                    <a:pt x="24" y="11047"/>
                                  </a:lnTo>
                                  <a:lnTo>
                                    <a:pt x="22" y="11047"/>
                                  </a:lnTo>
                                  <a:lnTo>
                                    <a:pt x="24" y="11045"/>
                                  </a:lnTo>
                                  <a:lnTo>
                                    <a:pt x="24" y="11043"/>
                                  </a:lnTo>
                                  <a:lnTo>
                                    <a:pt x="24" y="10874"/>
                                  </a:lnTo>
                                  <a:moveTo>
                                    <a:pt x="24" y="10525"/>
                                  </a:moveTo>
                                  <a:lnTo>
                                    <a:pt x="24" y="10523"/>
                                  </a:lnTo>
                                  <a:lnTo>
                                    <a:pt x="20" y="10521"/>
                                  </a:lnTo>
                                  <a:lnTo>
                                    <a:pt x="17" y="10520"/>
                                  </a:lnTo>
                                  <a:lnTo>
                                    <a:pt x="10" y="10520"/>
                                  </a:lnTo>
                                  <a:lnTo>
                                    <a:pt x="6" y="10521"/>
                                  </a:lnTo>
                                  <a:lnTo>
                                    <a:pt x="3" y="10523"/>
                                  </a:lnTo>
                                  <a:lnTo>
                                    <a:pt x="1" y="10525"/>
                                  </a:lnTo>
                                  <a:lnTo>
                                    <a:pt x="1" y="10692"/>
                                  </a:lnTo>
                                  <a:lnTo>
                                    <a:pt x="3" y="10694"/>
                                  </a:lnTo>
                                  <a:lnTo>
                                    <a:pt x="5" y="10696"/>
                                  </a:lnTo>
                                  <a:lnTo>
                                    <a:pt x="3" y="10696"/>
                                  </a:lnTo>
                                  <a:lnTo>
                                    <a:pt x="1" y="10698"/>
                                  </a:lnTo>
                                  <a:lnTo>
                                    <a:pt x="1" y="10867"/>
                                  </a:lnTo>
                                  <a:lnTo>
                                    <a:pt x="3" y="10869"/>
                                  </a:lnTo>
                                  <a:lnTo>
                                    <a:pt x="6" y="10871"/>
                                  </a:lnTo>
                                  <a:lnTo>
                                    <a:pt x="10" y="10871"/>
                                  </a:lnTo>
                                  <a:lnTo>
                                    <a:pt x="13" y="10871"/>
                                  </a:lnTo>
                                  <a:lnTo>
                                    <a:pt x="17" y="10871"/>
                                  </a:lnTo>
                                  <a:lnTo>
                                    <a:pt x="20" y="10871"/>
                                  </a:lnTo>
                                  <a:lnTo>
                                    <a:pt x="24" y="10869"/>
                                  </a:lnTo>
                                  <a:lnTo>
                                    <a:pt x="24" y="10867"/>
                                  </a:lnTo>
                                  <a:lnTo>
                                    <a:pt x="24" y="10698"/>
                                  </a:lnTo>
                                  <a:lnTo>
                                    <a:pt x="24" y="10696"/>
                                  </a:lnTo>
                                  <a:lnTo>
                                    <a:pt x="22" y="10696"/>
                                  </a:lnTo>
                                  <a:lnTo>
                                    <a:pt x="24" y="10694"/>
                                  </a:lnTo>
                                  <a:lnTo>
                                    <a:pt x="24" y="10692"/>
                                  </a:lnTo>
                                  <a:lnTo>
                                    <a:pt x="24" y="10525"/>
                                  </a:lnTo>
                                  <a:moveTo>
                                    <a:pt x="24" y="10174"/>
                                  </a:moveTo>
                                  <a:lnTo>
                                    <a:pt x="24" y="10172"/>
                                  </a:lnTo>
                                  <a:lnTo>
                                    <a:pt x="20" y="10170"/>
                                  </a:lnTo>
                                  <a:lnTo>
                                    <a:pt x="17" y="10169"/>
                                  </a:lnTo>
                                  <a:lnTo>
                                    <a:pt x="10" y="10169"/>
                                  </a:lnTo>
                                  <a:lnTo>
                                    <a:pt x="6" y="10170"/>
                                  </a:lnTo>
                                  <a:lnTo>
                                    <a:pt x="3" y="10172"/>
                                  </a:lnTo>
                                  <a:lnTo>
                                    <a:pt x="1" y="10174"/>
                                  </a:lnTo>
                                  <a:lnTo>
                                    <a:pt x="1" y="10343"/>
                                  </a:lnTo>
                                  <a:lnTo>
                                    <a:pt x="3" y="10343"/>
                                  </a:lnTo>
                                  <a:lnTo>
                                    <a:pt x="5" y="10345"/>
                                  </a:lnTo>
                                  <a:lnTo>
                                    <a:pt x="3" y="10345"/>
                                  </a:lnTo>
                                  <a:lnTo>
                                    <a:pt x="1" y="10347"/>
                                  </a:lnTo>
                                  <a:lnTo>
                                    <a:pt x="1" y="10516"/>
                                  </a:lnTo>
                                  <a:lnTo>
                                    <a:pt x="3" y="10518"/>
                                  </a:lnTo>
                                  <a:lnTo>
                                    <a:pt x="6" y="10520"/>
                                  </a:lnTo>
                                  <a:lnTo>
                                    <a:pt x="10" y="10520"/>
                                  </a:lnTo>
                                  <a:lnTo>
                                    <a:pt x="13" y="10520"/>
                                  </a:lnTo>
                                  <a:lnTo>
                                    <a:pt x="17" y="10520"/>
                                  </a:lnTo>
                                  <a:lnTo>
                                    <a:pt x="20" y="10520"/>
                                  </a:lnTo>
                                  <a:lnTo>
                                    <a:pt x="24" y="10518"/>
                                  </a:lnTo>
                                  <a:lnTo>
                                    <a:pt x="24" y="10516"/>
                                  </a:lnTo>
                                  <a:lnTo>
                                    <a:pt x="24" y="10347"/>
                                  </a:lnTo>
                                  <a:lnTo>
                                    <a:pt x="24" y="10345"/>
                                  </a:lnTo>
                                  <a:lnTo>
                                    <a:pt x="22" y="10345"/>
                                  </a:lnTo>
                                  <a:lnTo>
                                    <a:pt x="24" y="10343"/>
                                  </a:lnTo>
                                  <a:lnTo>
                                    <a:pt x="24" y="10343"/>
                                  </a:lnTo>
                                  <a:lnTo>
                                    <a:pt x="24" y="10174"/>
                                  </a:lnTo>
                                  <a:moveTo>
                                    <a:pt x="24" y="9823"/>
                                  </a:moveTo>
                                  <a:lnTo>
                                    <a:pt x="24" y="9821"/>
                                  </a:lnTo>
                                  <a:lnTo>
                                    <a:pt x="20" y="9819"/>
                                  </a:lnTo>
                                  <a:lnTo>
                                    <a:pt x="17" y="9819"/>
                                  </a:lnTo>
                                  <a:lnTo>
                                    <a:pt x="10" y="9819"/>
                                  </a:lnTo>
                                  <a:lnTo>
                                    <a:pt x="6" y="9819"/>
                                  </a:lnTo>
                                  <a:lnTo>
                                    <a:pt x="3" y="9821"/>
                                  </a:lnTo>
                                  <a:lnTo>
                                    <a:pt x="1" y="9823"/>
                                  </a:lnTo>
                                  <a:lnTo>
                                    <a:pt x="1" y="9992"/>
                                  </a:lnTo>
                                  <a:lnTo>
                                    <a:pt x="3" y="9994"/>
                                  </a:lnTo>
                                  <a:lnTo>
                                    <a:pt x="5" y="9994"/>
                                  </a:lnTo>
                                  <a:lnTo>
                                    <a:pt x="3" y="9996"/>
                                  </a:lnTo>
                                  <a:lnTo>
                                    <a:pt x="1" y="9996"/>
                                  </a:lnTo>
                                  <a:lnTo>
                                    <a:pt x="1" y="10165"/>
                                  </a:lnTo>
                                  <a:lnTo>
                                    <a:pt x="3" y="10167"/>
                                  </a:lnTo>
                                  <a:lnTo>
                                    <a:pt x="6" y="10169"/>
                                  </a:lnTo>
                                  <a:lnTo>
                                    <a:pt x="10" y="10169"/>
                                  </a:lnTo>
                                  <a:lnTo>
                                    <a:pt x="13" y="10169"/>
                                  </a:lnTo>
                                  <a:lnTo>
                                    <a:pt x="17" y="10169"/>
                                  </a:lnTo>
                                  <a:lnTo>
                                    <a:pt x="20" y="10169"/>
                                  </a:lnTo>
                                  <a:lnTo>
                                    <a:pt x="24" y="10167"/>
                                  </a:lnTo>
                                  <a:lnTo>
                                    <a:pt x="24" y="10165"/>
                                  </a:lnTo>
                                  <a:lnTo>
                                    <a:pt x="24" y="9996"/>
                                  </a:lnTo>
                                  <a:lnTo>
                                    <a:pt x="24" y="9996"/>
                                  </a:lnTo>
                                  <a:lnTo>
                                    <a:pt x="22" y="9994"/>
                                  </a:lnTo>
                                  <a:lnTo>
                                    <a:pt x="24" y="9994"/>
                                  </a:lnTo>
                                  <a:lnTo>
                                    <a:pt x="24" y="9992"/>
                                  </a:lnTo>
                                  <a:lnTo>
                                    <a:pt x="24" y="9823"/>
                                  </a:lnTo>
                                  <a:moveTo>
                                    <a:pt x="24" y="9472"/>
                                  </a:moveTo>
                                  <a:lnTo>
                                    <a:pt x="24" y="9470"/>
                                  </a:lnTo>
                                  <a:lnTo>
                                    <a:pt x="20" y="9468"/>
                                  </a:lnTo>
                                  <a:lnTo>
                                    <a:pt x="17" y="9468"/>
                                  </a:lnTo>
                                  <a:lnTo>
                                    <a:pt x="10" y="9468"/>
                                  </a:lnTo>
                                  <a:lnTo>
                                    <a:pt x="6" y="9468"/>
                                  </a:lnTo>
                                  <a:lnTo>
                                    <a:pt x="3" y="9470"/>
                                  </a:lnTo>
                                  <a:lnTo>
                                    <a:pt x="1" y="9472"/>
                                  </a:lnTo>
                                  <a:lnTo>
                                    <a:pt x="1" y="9641"/>
                                  </a:lnTo>
                                  <a:lnTo>
                                    <a:pt x="3" y="9643"/>
                                  </a:lnTo>
                                  <a:lnTo>
                                    <a:pt x="5" y="9643"/>
                                  </a:lnTo>
                                  <a:lnTo>
                                    <a:pt x="3" y="9645"/>
                                  </a:lnTo>
                                  <a:lnTo>
                                    <a:pt x="1" y="9646"/>
                                  </a:lnTo>
                                  <a:lnTo>
                                    <a:pt x="1" y="9814"/>
                                  </a:lnTo>
                                  <a:lnTo>
                                    <a:pt x="3" y="9816"/>
                                  </a:lnTo>
                                  <a:lnTo>
                                    <a:pt x="6" y="9818"/>
                                  </a:lnTo>
                                  <a:lnTo>
                                    <a:pt x="10" y="9819"/>
                                  </a:lnTo>
                                  <a:lnTo>
                                    <a:pt x="13" y="9819"/>
                                  </a:lnTo>
                                  <a:lnTo>
                                    <a:pt x="17" y="9819"/>
                                  </a:lnTo>
                                  <a:lnTo>
                                    <a:pt x="20" y="9818"/>
                                  </a:lnTo>
                                  <a:lnTo>
                                    <a:pt x="24" y="9816"/>
                                  </a:lnTo>
                                  <a:lnTo>
                                    <a:pt x="24" y="9814"/>
                                  </a:lnTo>
                                  <a:lnTo>
                                    <a:pt x="24" y="9646"/>
                                  </a:lnTo>
                                  <a:lnTo>
                                    <a:pt x="24" y="9645"/>
                                  </a:lnTo>
                                  <a:lnTo>
                                    <a:pt x="22" y="9643"/>
                                  </a:lnTo>
                                  <a:lnTo>
                                    <a:pt x="24" y="9643"/>
                                  </a:lnTo>
                                  <a:lnTo>
                                    <a:pt x="24" y="9641"/>
                                  </a:lnTo>
                                  <a:lnTo>
                                    <a:pt x="24" y="9472"/>
                                  </a:lnTo>
                                  <a:moveTo>
                                    <a:pt x="24" y="9121"/>
                                  </a:moveTo>
                                  <a:lnTo>
                                    <a:pt x="24" y="9119"/>
                                  </a:lnTo>
                                  <a:lnTo>
                                    <a:pt x="20" y="9117"/>
                                  </a:lnTo>
                                  <a:lnTo>
                                    <a:pt x="17" y="9117"/>
                                  </a:lnTo>
                                  <a:lnTo>
                                    <a:pt x="10" y="9117"/>
                                  </a:lnTo>
                                  <a:lnTo>
                                    <a:pt x="6" y="9117"/>
                                  </a:lnTo>
                                  <a:lnTo>
                                    <a:pt x="3" y="9119"/>
                                  </a:lnTo>
                                  <a:lnTo>
                                    <a:pt x="1" y="9121"/>
                                  </a:lnTo>
                                  <a:lnTo>
                                    <a:pt x="1" y="9290"/>
                                  </a:lnTo>
                                  <a:lnTo>
                                    <a:pt x="3" y="9292"/>
                                  </a:lnTo>
                                  <a:lnTo>
                                    <a:pt x="5" y="9292"/>
                                  </a:lnTo>
                                  <a:lnTo>
                                    <a:pt x="3" y="9294"/>
                                  </a:lnTo>
                                  <a:lnTo>
                                    <a:pt x="1" y="9295"/>
                                  </a:lnTo>
                                  <a:lnTo>
                                    <a:pt x="1" y="9465"/>
                                  </a:lnTo>
                                  <a:lnTo>
                                    <a:pt x="3" y="9465"/>
                                  </a:lnTo>
                                  <a:lnTo>
                                    <a:pt x="6" y="9467"/>
                                  </a:lnTo>
                                  <a:lnTo>
                                    <a:pt x="10" y="9468"/>
                                  </a:lnTo>
                                  <a:lnTo>
                                    <a:pt x="13" y="9468"/>
                                  </a:lnTo>
                                  <a:lnTo>
                                    <a:pt x="17" y="9468"/>
                                  </a:lnTo>
                                  <a:lnTo>
                                    <a:pt x="20" y="9467"/>
                                  </a:lnTo>
                                  <a:lnTo>
                                    <a:pt x="24" y="9465"/>
                                  </a:lnTo>
                                  <a:lnTo>
                                    <a:pt x="24" y="9465"/>
                                  </a:lnTo>
                                  <a:lnTo>
                                    <a:pt x="24" y="9295"/>
                                  </a:lnTo>
                                  <a:lnTo>
                                    <a:pt x="24" y="9294"/>
                                  </a:lnTo>
                                  <a:lnTo>
                                    <a:pt x="22" y="9292"/>
                                  </a:lnTo>
                                  <a:lnTo>
                                    <a:pt x="24" y="9292"/>
                                  </a:lnTo>
                                  <a:lnTo>
                                    <a:pt x="24" y="9290"/>
                                  </a:lnTo>
                                  <a:lnTo>
                                    <a:pt x="24" y="9121"/>
                                  </a:lnTo>
                                  <a:moveTo>
                                    <a:pt x="24" y="8770"/>
                                  </a:moveTo>
                                  <a:lnTo>
                                    <a:pt x="24" y="8770"/>
                                  </a:lnTo>
                                  <a:lnTo>
                                    <a:pt x="20" y="8766"/>
                                  </a:lnTo>
                                  <a:lnTo>
                                    <a:pt x="17" y="8766"/>
                                  </a:lnTo>
                                  <a:lnTo>
                                    <a:pt x="10" y="8766"/>
                                  </a:lnTo>
                                  <a:lnTo>
                                    <a:pt x="6" y="8766"/>
                                  </a:lnTo>
                                  <a:lnTo>
                                    <a:pt x="3" y="8770"/>
                                  </a:lnTo>
                                  <a:lnTo>
                                    <a:pt x="1" y="8770"/>
                                  </a:lnTo>
                                  <a:lnTo>
                                    <a:pt x="1" y="8939"/>
                                  </a:lnTo>
                                  <a:lnTo>
                                    <a:pt x="3" y="8941"/>
                                  </a:lnTo>
                                  <a:lnTo>
                                    <a:pt x="5" y="8943"/>
                                  </a:lnTo>
                                  <a:lnTo>
                                    <a:pt x="3" y="8943"/>
                                  </a:lnTo>
                                  <a:lnTo>
                                    <a:pt x="1" y="8944"/>
                                  </a:lnTo>
                                  <a:lnTo>
                                    <a:pt x="1" y="9114"/>
                                  </a:lnTo>
                                  <a:lnTo>
                                    <a:pt x="3" y="9116"/>
                                  </a:lnTo>
                                  <a:lnTo>
                                    <a:pt x="6" y="9117"/>
                                  </a:lnTo>
                                  <a:lnTo>
                                    <a:pt x="10" y="9117"/>
                                  </a:lnTo>
                                  <a:lnTo>
                                    <a:pt x="13" y="9117"/>
                                  </a:lnTo>
                                  <a:lnTo>
                                    <a:pt x="17" y="9117"/>
                                  </a:lnTo>
                                  <a:lnTo>
                                    <a:pt x="20" y="9117"/>
                                  </a:lnTo>
                                  <a:lnTo>
                                    <a:pt x="24" y="9116"/>
                                  </a:lnTo>
                                  <a:lnTo>
                                    <a:pt x="24" y="9114"/>
                                  </a:lnTo>
                                  <a:lnTo>
                                    <a:pt x="24" y="8944"/>
                                  </a:lnTo>
                                  <a:lnTo>
                                    <a:pt x="24" y="8943"/>
                                  </a:lnTo>
                                  <a:lnTo>
                                    <a:pt x="22" y="8943"/>
                                  </a:lnTo>
                                  <a:lnTo>
                                    <a:pt x="24" y="8941"/>
                                  </a:lnTo>
                                  <a:lnTo>
                                    <a:pt x="24" y="8939"/>
                                  </a:lnTo>
                                  <a:lnTo>
                                    <a:pt x="24" y="8770"/>
                                  </a:lnTo>
                                  <a:moveTo>
                                    <a:pt x="24" y="8421"/>
                                  </a:moveTo>
                                  <a:lnTo>
                                    <a:pt x="24" y="8419"/>
                                  </a:lnTo>
                                  <a:lnTo>
                                    <a:pt x="20" y="8417"/>
                                  </a:lnTo>
                                  <a:lnTo>
                                    <a:pt x="17" y="8415"/>
                                  </a:lnTo>
                                  <a:lnTo>
                                    <a:pt x="10" y="8415"/>
                                  </a:lnTo>
                                  <a:lnTo>
                                    <a:pt x="6" y="8417"/>
                                  </a:lnTo>
                                  <a:lnTo>
                                    <a:pt x="3" y="8419"/>
                                  </a:lnTo>
                                  <a:lnTo>
                                    <a:pt x="1" y="8421"/>
                                  </a:lnTo>
                                  <a:lnTo>
                                    <a:pt x="1" y="8590"/>
                                  </a:lnTo>
                                  <a:lnTo>
                                    <a:pt x="3" y="8590"/>
                                  </a:lnTo>
                                  <a:lnTo>
                                    <a:pt x="5" y="8592"/>
                                  </a:lnTo>
                                  <a:lnTo>
                                    <a:pt x="3" y="8592"/>
                                  </a:lnTo>
                                  <a:lnTo>
                                    <a:pt x="1" y="8593"/>
                                  </a:lnTo>
                                  <a:lnTo>
                                    <a:pt x="1" y="8763"/>
                                  </a:lnTo>
                                  <a:lnTo>
                                    <a:pt x="3" y="8765"/>
                                  </a:lnTo>
                                  <a:lnTo>
                                    <a:pt x="6" y="8766"/>
                                  </a:lnTo>
                                  <a:lnTo>
                                    <a:pt x="10" y="8766"/>
                                  </a:lnTo>
                                  <a:lnTo>
                                    <a:pt x="13" y="8766"/>
                                  </a:lnTo>
                                  <a:lnTo>
                                    <a:pt x="17" y="8766"/>
                                  </a:lnTo>
                                  <a:lnTo>
                                    <a:pt x="20" y="8766"/>
                                  </a:lnTo>
                                  <a:lnTo>
                                    <a:pt x="24" y="8765"/>
                                  </a:lnTo>
                                  <a:lnTo>
                                    <a:pt x="24" y="8763"/>
                                  </a:lnTo>
                                  <a:lnTo>
                                    <a:pt x="24" y="8593"/>
                                  </a:lnTo>
                                  <a:lnTo>
                                    <a:pt x="24" y="8592"/>
                                  </a:lnTo>
                                  <a:lnTo>
                                    <a:pt x="22" y="8592"/>
                                  </a:lnTo>
                                  <a:lnTo>
                                    <a:pt x="24" y="8590"/>
                                  </a:lnTo>
                                  <a:lnTo>
                                    <a:pt x="24" y="8588"/>
                                  </a:lnTo>
                                  <a:lnTo>
                                    <a:pt x="24" y="8421"/>
                                  </a:lnTo>
                                  <a:moveTo>
                                    <a:pt x="24" y="8070"/>
                                  </a:moveTo>
                                  <a:lnTo>
                                    <a:pt x="24" y="8068"/>
                                  </a:lnTo>
                                  <a:lnTo>
                                    <a:pt x="20" y="8066"/>
                                  </a:lnTo>
                                  <a:lnTo>
                                    <a:pt x="17" y="8066"/>
                                  </a:lnTo>
                                  <a:lnTo>
                                    <a:pt x="10" y="8066"/>
                                  </a:lnTo>
                                  <a:lnTo>
                                    <a:pt x="6" y="8066"/>
                                  </a:lnTo>
                                  <a:lnTo>
                                    <a:pt x="3" y="8068"/>
                                  </a:lnTo>
                                  <a:lnTo>
                                    <a:pt x="1" y="8070"/>
                                  </a:lnTo>
                                  <a:lnTo>
                                    <a:pt x="1" y="8239"/>
                                  </a:lnTo>
                                  <a:lnTo>
                                    <a:pt x="3" y="8241"/>
                                  </a:lnTo>
                                  <a:lnTo>
                                    <a:pt x="5" y="8241"/>
                                  </a:lnTo>
                                  <a:lnTo>
                                    <a:pt x="3" y="8241"/>
                                  </a:lnTo>
                                  <a:lnTo>
                                    <a:pt x="1" y="8242"/>
                                  </a:lnTo>
                                  <a:lnTo>
                                    <a:pt x="1" y="8412"/>
                                  </a:lnTo>
                                  <a:lnTo>
                                    <a:pt x="3" y="8414"/>
                                  </a:lnTo>
                                  <a:lnTo>
                                    <a:pt x="6" y="8415"/>
                                  </a:lnTo>
                                  <a:lnTo>
                                    <a:pt x="10" y="8415"/>
                                  </a:lnTo>
                                  <a:lnTo>
                                    <a:pt x="13" y="8415"/>
                                  </a:lnTo>
                                  <a:lnTo>
                                    <a:pt x="17" y="8415"/>
                                  </a:lnTo>
                                  <a:lnTo>
                                    <a:pt x="20" y="8415"/>
                                  </a:lnTo>
                                  <a:lnTo>
                                    <a:pt x="24" y="8414"/>
                                  </a:lnTo>
                                  <a:lnTo>
                                    <a:pt x="24" y="8412"/>
                                  </a:lnTo>
                                  <a:lnTo>
                                    <a:pt x="24" y="8242"/>
                                  </a:lnTo>
                                  <a:lnTo>
                                    <a:pt x="24" y="8241"/>
                                  </a:lnTo>
                                  <a:lnTo>
                                    <a:pt x="22" y="8241"/>
                                  </a:lnTo>
                                  <a:lnTo>
                                    <a:pt x="24" y="8239"/>
                                  </a:lnTo>
                                  <a:lnTo>
                                    <a:pt x="24" y="8239"/>
                                  </a:lnTo>
                                  <a:lnTo>
                                    <a:pt x="24" y="8070"/>
                                  </a:lnTo>
                                  <a:moveTo>
                                    <a:pt x="24" y="7719"/>
                                  </a:moveTo>
                                  <a:lnTo>
                                    <a:pt x="24" y="7717"/>
                                  </a:lnTo>
                                  <a:lnTo>
                                    <a:pt x="20" y="7715"/>
                                  </a:lnTo>
                                  <a:lnTo>
                                    <a:pt x="17" y="7715"/>
                                  </a:lnTo>
                                  <a:lnTo>
                                    <a:pt x="10" y="7715"/>
                                  </a:lnTo>
                                  <a:lnTo>
                                    <a:pt x="6" y="7715"/>
                                  </a:lnTo>
                                  <a:lnTo>
                                    <a:pt x="3" y="7717"/>
                                  </a:lnTo>
                                  <a:lnTo>
                                    <a:pt x="1" y="7719"/>
                                  </a:lnTo>
                                  <a:lnTo>
                                    <a:pt x="1" y="7888"/>
                                  </a:lnTo>
                                  <a:lnTo>
                                    <a:pt x="3" y="7890"/>
                                  </a:lnTo>
                                  <a:lnTo>
                                    <a:pt x="5" y="7890"/>
                                  </a:lnTo>
                                  <a:lnTo>
                                    <a:pt x="3" y="7891"/>
                                  </a:lnTo>
                                  <a:lnTo>
                                    <a:pt x="1" y="7891"/>
                                  </a:lnTo>
                                  <a:lnTo>
                                    <a:pt x="1" y="8061"/>
                                  </a:lnTo>
                                  <a:lnTo>
                                    <a:pt x="3" y="8063"/>
                                  </a:lnTo>
                                  <a:lnTo>
                                    <a:pt x="6" y="8064"/>
                                  </a:lnTo>
                                  <a:lnTo>
                                    <a:pt x="10" y="8064"/>
                                  </a:lnTo>
                                  <a:lnTo>
                                    <a:pt x="13" y="8064"/>
                                  </a:lnTo>
                                  <a:lnTo>
                                    <a:pt x="17" y="8064"/>
                                  </a:lnTo>
                                  <a:lnTo>
                                    <a:pt x="20" y="8064"/>
                                  </a:lnTo>
                                  <a:lnTo>
                                    <a:pt x="24" y="8063"/>
                                  </a:lnTo>
                                  <a:lnTo>
                                    <a:pt x="24" y="8061"/>
                                  </a:lnTo>
                                  <a:lnTo>
                                    <a:pt x="24" y="7891"/>
                                  </a:lnTo>
                                  <a:lnTo>
                                    <a:pt x="24" y="7891"/>
                                  </a:lnTo>
                                  <a:lnTo>
                                    <a:pt x="22" y="7890"/>
                                  </a:lnTo>
                                  <a:lnTo>
                                    <a:pt x="24" y="7890"/>
                                  </a:lnTo>
                                  <a:lnTo>
                                    <a:pt x="24" y="7888"/>
                                  </a:lnTo>
                                  <a:lnTo>
                                    <a:pt x="24" y="7719"/>
                                  </a:lnTo>
                                  <a:moveTo>
                                    <a:pt x="24" y="7368"/>
                                  </a:moveTo>
                                  <a:lnTo>
                                    <a:pt x="24" y="7366"/>
                                  </a:lnTo>
                                  <a:lnTo>
                                    <a:pt x="20" y="7364"/>
                                  </a:lnTo>
                                  <a:lnTo>
                                    <a:pt x="17" y="7364"/>
                                  </a:lnTo>
                                  <a:lnTo>
                                    <a:pt x="10" y="7364"/>
                                  </a:lnTo>
                                  <a:lnTo>
                                    <a:pt x="6" y="7364"/>
                                  </a:lnTo>
                                  <a:lnTo>
                                    <a:pt x="3" y="7366"/>
                                  </a:lnTo>
                                  <a:lnTo>
                                    <a:pt x="1" y="7368"/>
                                  </a:lnTo>
                                  <a:lnTo>
                                    <a:pt x="1" y="7537"/>
                                  </a:lnTo>
                                  <a:lnTo>
                                    <a:pt x="3" y="7539"/>
                                  </a:lnTo>
                                  <a:lnTo>
                                    <a:pt x="5" y="7539"/>
                                  </a:lnTo>
                                  <a:lnTo>
                                    <a:pt x="3" y="7540"/>
                                  </a:lnTo>
                                  <a:lnTo>
                                    <a:pt x="1" y="7542"/>
                                  </a:lnTo>
                                  <a:lnTo>
                                    <a:pt x="1" y="7710"/>
                                  </a:lnTo>
                                  <a:lnTo>
                                    <a:pt x="3" y="7712"/>
                                  </a:lnTo>
                                  <a:lnTo>
                                    <a:pt x="6" y="7713"/>
                                  </a:lnTo>
                                  <a:lnTo>
                                    <a:pt x="10" y="7715"/>
                                  </a:lnTo>
                                  <a:lnTo>
                                    <a:pt x="13" y="7715"/>
                                  </a:lnTo>
                                  <a:lnTo>
                                    <a:pt x="17" y="7715"/>
                                  </a:lnTo>
                                  <a:lnTo>
                                    <a:pt x="20" y="7713"/>
                                  </a:lnTo>
                                  <a:lnTo>
                                    <a:pt x="24" y="7712"/>
                                  </a:lnTo>
                                  <a:lnTo>
                                    <a:pt x="24" y="7710"/>
                                  </a:lnTo>
                                  <a:lnTo>
                                    <a:pt x="24" y="7542"/>
                                  </a:lnTo>
                                  <a:lnTo>
                                    <a:pt x="24" y="7540"/>
                                  </a:lnTo>
                                  <a:lnTo>
                                    <a:pt x="22" y="7539"/>
                                  </a:lnTo>
                                  <a:lnTo>
                                    <a:pt x="24" y="7539"/>
                                  </a:lnTo>
                                  <a:lnTo>
                                    <a:pt x="24" y="7537"/>
                                  </a:lnTo>
                                  <a:lnTo>
                                    <a:pt x="24" y="7368"/>
                                  </a:lnTo>
                                  <a:moveTo>
                                    <a:pt x="24" y="7017"/>
                                  </a:moveTo>
                                  <a:lnTo>
                                    <a:pt x="24" y="7017"/>
                                  </a:lnTo>
                                  <a:lnTo>
                                    <a:pt x="20" y="7013"/>
                                  </a:lnTo>
                                  <a:lnTo>
                                    <a:pt x="17" y="7013"/>
                                  </a:lnTo>
                                  <a:lnTo>
                                    <a:pt x="10" y="7013"/>
                                  </a:lnTo>
                                  <a:lnTo>
                                    <a:pt x="6" y="7013"/>
                                  </a:lnTo>
                                  <a:lnTo>
                                    <a:pt x="3" y="7017"/>
                                  </a:lnTo>
                                  <a:lnTo>
                                    <a:pt x="1" y="7017"/>
                                  </a:lnTo>
                                  <a:lnTo>
                                    <a:pt x="1" y="7186"/>
                                  </a:lnTo>
                                  <a:lnTo>
                                    <a:pt x="3" y="7188"/>
                                  </a:lnTo>
                                  <a:lnTo>
                                    <a:pt x="5" y="7188"/>
                                  </a:lnTo>
                                  <a:lnTo>
                                    <a:pt x="3" y="7189"/>
                                  </a:lnTo>
                                  <a:lnTo>
                                    <a:pt x="1" y="7191"/>
                                  </a:lnTo>
                                  <a:lnTo>
                                    <a:pt x="1" y="7361"/>
                                  </a:lnTo>
                                  <a:lnTo>
                                    <a:pt x="3" y="7361"/>
                                  </a:lnTo>
                                  <a:lnTo>
                                    <a:pt x="6" y="7362"/>
                                  </a:lnTo>
                                  <a:lnTo>
                                    <a:pt x="10" y="7364"/>
                                  </a:lnTo>
                                  <a:lnTo>
                                    <a:pt x="13" y="7364"/>
                                  </a:lnTo>
                                  <a:lnTo>
                                    <a:pt x="17" y="7364"/>
                                  </a:lnTo>
                                  <a:lnTo>
                                    <a:pt x="20" y="7362"/>
                                  </a:lnTo>
                                  <a:lnTo>
                                    <a:pt x="24" y="7361"/>
                                  </a:lnTo>
                                  <a:lnTo>
                                    <a:pt x="24" y="7361"/>
                                  </a:lnTo>
                                  <a:lnTo>
                                    <a:pt x="24" y="7191"/>
                                  </a:lnTo>
                                  <a:lnTo>
                                    <a:pt x="24" y="7189"/>
                                  </a:lnTo>
                                  <a:lnTo>
                                    <a:pt x="22" y="7188"/>
                                  </a:lnTo>
                                  <a:lnTo>
                                    <a:pt x="24" y="7188"/>
                                  </a:lnTo>
                                  <a:lnTo>
                                    <a:pt x="24" y="7186"/>
                                  </a:lnTo>
                                  <a:lnTo>
                                    <a:pt x="24" y="7017"/>
                                  </a:lnTo>
                                  <a:moveTo>
                                    <a:pt x="24" y="6667"/>
                                  </a:moveTo>
                                  <a:lnTo>
                                    <a:pt x="24" y="6666"/>
                                  </a:lnTo>
                                  <a:lnTo>
                                    <a:pt x="20" y="6664"/>
                                  </a:lnTo>
                                  <a:lnTo>
                                    <a:pt x="17" y="6662"/>
                                  </a:lnTo>
                                  <a:lnTo>
                                    <a:pt x="10" y="6662"/>
                                  </a:lnTo>
                                  <a:lnTo>
                                    <a:pt x="6" y="6664"/>
                                  </a:lnTo>
                                  <a:lnTo>
                                    <a:pt x="3" y="6666"/>
                                  </a:lnTo>
                                  <a:lnTo>
                                    <a:pt x="1" y="6667"/>
                                  </a:lnTo>
                                  <a:lnTo>
                                    <a:pt x="1" y="6835"/>
                                  </a:lnTo>
                                  <a:lnTo>
                                    <a:pt x="3" y="6837"/>
                                  </a:lnTo>
                                  <a:lnTo>
                                    <a:pt x="5" y="6838"/>
                                  </a:lnTo>
                                  <a:lnTo>
                                    <a:pt x="3" y="6838"/>
                                  </a:lnTo>
                                  <a:lnTo>
                                    <a:pt x="1" y="6840"/>
                                  </a:lnTo>
                                  <a:lnTo>
                                    <a:pt x="1" y="7010"/>
                                  </a:lnTo>
                                  <a:lnTo>
                                    <a:pt x="3" y="7011"/>
                                  </a:lnTo>
                                  <a:lnTo>
                                    <a:pt x="6" y="7013"/>
                                  </a:lnTo>
                                  <a:lnTo>
                                    <a:pt x="10" y="7013"/>
                                  </a:lnTo>
                                  <a:lnTo>
                                    <a:pt x="13" y="7013"/>
                                  </a:lnTo>
                                  <a:lnTo>
                                    <a:pt x="17" y="7013"/>
                                  </a:lnTo>
                                  <a:lnTo>
                                    <a:pt x="20" y="7013"/>
                                  </a:lnTo>
                                  <a:lnTo>
                                    <a:pt x="24" y="7011"/>
                                  </a:lnTo>
                                  <a:lnTo>
                                    <a:pt x="24" y="7010"/>
                                  </a:lnTo>
                                  <a:lnTo>
                                    <a:pt x="24" y="6840"/>
                                  </a:lnTo>
                                  <a:lnTo>
                                    <a:pt x="24" y="6838"/>
                                  </a:lnTo>
                                  <a:lnTo>
                                    <a:pt x="22" y="6838"/>
                                  </a:lnTo>
                                  <a:lnTo>
                                    <a:pt x="24" y="6837"/>
                                  </a:lnTo>
                                  <a:lnTo>
                                    <a:pt x="24" y="6835"/>
                                  </a:lnTo>
                                  <a:lnTo>
                                    <a:pt x="24" y="6667"/>
                                  </a:lnTo>
                                  <a:moveTo>
                                    <a:pt x="24" y="6316"/>
                                  </a:moveTo>
                                  <a:lnTo>
                                    <a:pt x="24" y="6315"/>
                                  </a:lnTo>
                                  <a:lnTo>
                                    <a:pt x="20" y="6313"/>
                                  </a:lnTo>
                                  <a:lnTo>
                                    <a:pt x="17" y="6311"/>
                                  </a:lnTo>
                                  <a:lnTo>
                                    <a:pt x="10" y="6311"/>
                                  </a:lnTo>
                                  <a:lnTo>
                                    <a:pt x="6" y="6313"/>
                                  </a:lnTo>
                                  <a:lnTo>
                                    <a:pt x="3" y="6315"/>
                                  </a:lnTo>
                                  <a:lnTo>
                                    <a:pt x="1" y="6316"/>
                                  </a:lnTo>
                                  <a:lnTo>
                                    <a:pt x="1" y="6486"/>
                                  </a:lnTo>
                                  <a:lnTo>
                                    <a:pt x="3" y="6486"/>
                                  </a:lnTo>
                                  <a:lnTo>
                                    <a:pt x="5" y="6487"/>
                                  </a:lnTo>
                                  <a:lnTo>
                                    <a:pt x="3" y="6487"/>
                                  </a:lnTo>
                                  <a:lnTo>
                                    <a:pt x="1" y="6489"/>
                                  </a:lnTo>
                                  <a:lnTo>
                                    <a:pt x="1" y="6659"/>
                                  </a:lnTo>
                                  <a:lnTo>
                                    <a:pt x="3" y="6660"/>
                                  </a:lnTo>
                                  <a:lnTo>
                                    <a:pt x="6" y="6662"/>
                                  </a:lnTo>
                                  <a:lnTo>
                                    <a:pt x="10" y="6662"/>
                                  </a:lnTo>
                                  <a:lnTo>
                                    <a:pt x="13" y="6662"/>
                                  </a:lnTo>
                                  <a:lnTo>
                                    <a:pt x="17" y="6662"/>
                                  </a:lnTo>
                                  <a:lnTo>
                                    <a:pt x="20" y="6662"/>
                                  </a:lnTo>
                                  <a:lnTo>
                                    <a:pt x="24" y="6660"/>
                                  </a:lnTo>
                                  <a:lnTo>
                                    <a:pt x="24" y="6659"/>
                                  </a:lnTo>
                                  <a:lnTo>
                                    <a:pt x="24" y="6489"/>
                                  </a:lnTo>
                                  <a:lnTo>
                                    <a:pt x="24" y="6487"/>
                                  </a:lnTo>
                                  <a:lnTo>
                                    <a:pt x="22" y="6487"/>
                                  </a:lnTo>
                                  <a:lnTo>
                                    <a:pt x="24" y="6486"/>
                                  </a:lnTo>
                                  <a:lnTo>
                                    <a:pt x="24" y="6486"/>
                                  </a:lnTo>
                                  <a:lnTo>
                                    <a:pt x="24" y="6316"/>
                                  </a:lnTo>
                                  <a:moveTo>
                                    <a:pt x="24" y="5965"/>
                                  </a:moveTo>
                                  <a:lnTo>
                                    <a:pt x="24" y="5964"/>
                                  </a:lnTo>
                                  <a:lnTo>
                                    <a:pt x="20" y="5962"/>
                                  </a:lnTo>
                                  <a:lnTo>
                                    <a:pt x="17" y="5962"/>
                                  </a:lnTo>
                                  <a:lnTo>
                                    <a:pt x="10" y="5962"/>
                                  </a:lnTo>
                                  <a:lnTo>
                                    <a:pt x="6" y="5962"/>
                                  </a:lnTo>
                                  <a:lnTo>
                                    <a:pt x="3" y="5964"/>
                                  </a:lnTo>
                                  <a:lnTo>
                                    <a:pt x="1" y="5965"/>
                                  </a:lnTo>
                                  <a:lnTo>
                                    <a:pt x="1" y="6135"/>
                                  </a:lnTo>
                                  <a:lnTo>
                                    <a:pt x="3" y="6136"/>
                                  </a:lnTo>
                                  <a:lnTo>
                                    <a:pt x="5" y="6136"/>
                                  </a:lnTo>
                                  <a:lnTo>
                                    <a:pt x="3" y="6138"/>
                                  </a:lnTo>
                                  <a:lnTo>
                                    <a:pt x="1" y="6138"/>
                                  </a:lnTo>
                                  <a:lnTo>
                                    <a:pt x="1" y="6308"/>
                                  </a:lnTo>
                                  <a:lnTo>
                                    <a:pt x="3" y="6309"/>
                                  </a:lnTo>
                                  <a:lnTo>
                                    <a:pt x="6" y="6311"/>
                                  </a:lnTo>
                                  <a:lnTo>
                                    <a:pt x="10" y="6311"/>
                                  </a:lnTo>
                                  <a:lnTo>
                                    <a:pt x="13" y="6311"/>
                                  </a:lnTo>
                                  <a:lnTo>
                                    <a:pt x="17" y="6311"/>
                                  </a:lnTo>
                                  <a:lnTo>
                                    <a:pt x="20" y="6311"/>
                                  </a:lnTo>
                                  <a:lnTo>
                                    <a:pt x="24" y="6309"/>
                                  </a:lnTo>
                                  <a:lnTo>
                                    <a:pt x="24" y="6308"/>
                                  </a:lnTo>
                                  <a:lnTo>
                                    <a:pt x="24" y="6138"/>
                                  </a:lnTo>
                                  <a:lnTo>
                                    <a:pt x="24" y="6138"/>
                                  </a:lnTo>
                                  <a:lnTo>
                                    <a:pt x="22" y="6136"/>
                                  </a:lnTo>
                                  <a:lnTo>
                                    <a:pt x="24" y="6136"/>
                                  </a:lnTo>
                                  <a:lnTo>
                                    <a:pt x="24" y="6135"/>
                                  </a:lnTo>
                                  <a:lnTo>
                                    <a:pt x="24" y="5965"/>
                                  </a:lnTo>
                                  <a:moveTo>
                                    <a:pt x="24" y="5614"/>
                                  </a:moveTo>
                                  <a:lnTo>
                                    <a:pt x="24" y="5613"/>
                                  </a:lnTo>
                                  <a:lnTo>
                                    <a:pt x="20" y="5611"/>
                                  </a:lnTo>
                                  <a:lnTo>
                                    <a:pt x="17" y="5611"/>
                                  </a:lnTo>
                                  <a:lnTo>
                                    <a:pt x="10" y="5611"/>
                                  </a:lnTo>
                                  <a:lnTo>
                                    <a:pt x="6" y="5611"/>
                                  </a:lnTo>
                                  <a:lnTo>
                                    <a:pt x="3" y="5613"/>
                                  </a:lnTo>
                                  <a:lnTo>
                                    <a:pt x="1" y="5614"/>
                                  </a:lnTo>
                                  <a:lnTo>
                                    <a:pt x="1" y="5784"/>
                                  </a:lnTo>
                                  <a:lnTo>
                                    <a:pt x="3" y="5785"/>
                                  </a:lnTo>
                                  <a:lnTo>
                                    <a:pt x="5" y="5785"/>
                                  </a:lnTo>
                                  <a:lnTo>
                                    <a:pt x="3" y="5787"/>
                                  </a:lnTo>
                                  <a:lnTo>
                                    <a:pt x="1" y="5789"/>
                                  </a:lnTo>
                                  <a:lnTo>
                                    <a:pt x="1" y="5957"/>
                                  </a:lnTo>
                                  <a:lnTo>
                                    <a:pt x="3" y="5958"/>
                                  </a:lnTo>
                                  <a:lnTo>
                                    <a:pt x="6" y="5960"/>
                                  </a:lnTo>
                                  <a:lnTo>
                                    <a:pt x="10" y="5960"/>
                                  </a:lnTo>
                                  <a:lnTo>
                                    <a:pt x="13" y="5960"/>
                                  </a:lnTo>
                                  <a:lnTo>
                                    <a:pt x="17" y="5960"/>
                                  </a:lnTo>
                                  <a:lnTo>
                                    <a:pt x="20" y="5960"/>
                                  </a:lnTo>
                                  <a:lnTo>
                                    <a:pt x="24" y="5958"/>
                                  </a:lnTo>
                                  <a:lnTo>
                                    <a:pt x="24" y="5957"/>
                                  </a:lnTo>
                                  <a:lnTo>
                                    <a:pt x="24" y="5789"/>
                                  </a:lnTo>
                                  <a:lnTo>
                                    <a:pt x="24" y="5787"/>
                                  </a:lnTo>
                                  <a:lnTo>
                                    <a:pt x="22" y="5785"/>
                                  </a:lnTo>
                                  <a:lnTo>
                                    <a:pt x="24" y="5785"/>
                                  </a:lnTo>
                                  <a:lnTo>
                                    <a:pt x="24" y="5784"/>
                                  </a:lnTo>
                                  <a:lnTo>
                                    <a:pt x="24" y="5614"/>
                                  </a:lnTo>
                                  <a:moveTo>
                                    <a:pt x="24" y="5263"/>
                                  </a:moveTo>
                                  <a:lnTo>
                                    <a:pt x="24" y="5262"/>
                                  </a:lnTo>
                                  <a:lnTo>
                                    <a:pt x="20" y="5260"/>
                                  </a:lnTo>
                                  <a:lnTo>
                                    <a:pt x="17" y="5260"/>
                                  </a:lnTo>
                                  <a:lnTo>
                                    <a:pt x="10" y="5260"/>
                                  </a:lnTo>
                                  <a:lnTo>
                                    <a:pt x="6" y="5260"/>
                                  </a:lnTo>
                                  <a:lnTo>
                                    <a:pt x="3" y="5262"/>
                                  </a:lnTo>
                                  <a:lnTo>
                                    <a:pt x="1" y="5263"/>
                                  </a:lnTo>
                                  <a:lnTo>
                                    <a:pt x="1" y="5433"/>
                                  </a:lnTo>
                                  <a:lnTo>
                                    <a:pt x="3" y="5434"/>
                                  </a:lnTo>
                                  <a:lnTo>
                                    <a:pt x="5" y="5434"/>
                                  </a:lnTo>
                                  <a:lnTo>
                                    <a:pt x="3" y="5436"/>
                                  </a:lnTo>
                                  <a:lnTo>
                                    <a:pt x="1" y="5438"/>
                                  </a:lnTo>
                                  <a:lnTo>
                                    <a:pt x="1" y="5607"/>
                                  </a:lnTo>
                                  <a:lnTo>
                                    <a:pt x="3" y="5607"/>
                                  </a:lnTo>
                                  <a:lnTo>
                                    <a:pt x="6" y="5609"/>
                                  </a:lnTo>
                                  <a:lnTo>
                                    <a:pt x="10" y="5611"/>
                                  </a:lnTo>
                                  <a:lnTo>
                                    <a:pt x="13" y="5611"/>
                                  </a:lnTo>
                                  <a:lnTo>
                                    <a:pt x="17" y="5611"/>
                                  </a:lnTo>
                                  <a:lnTo>
                                    <a:pt x="20" y="5609"/>
                                  </a:lnTo>
                                  <a:lnTo>
                                    <a:pt x="24" y="5607"/>
                                  </a:lnTo>
                                  <a:lnTo>
                                    <a:pt x="24" y="5607"/>
                                  </a:lnTo>
                                  <a:lnTo>
                                    <a:pt x="24" y="5438"/>
                                  </a:lnTo>
                                  <a:lnTo>
                                    <a:pt x="24" y="5436"/>
                                  </a:lnTo>
                                  <a:lnTo>
                                    <a:pt x="22" y="5434"/>
                                  </a:lnTo>
                                  <a:lnTo>
                                    <a:pt x="24" y="5434"/>
                                  </a:lnTo>
                                  <a:lnTo>
                                    <a:pt x="24" y="5433"/>
                                  </a:lnTo>
                                  <a:lnTo>
                                    <a:pt x="24" y="5263"/>
                                  </a:lnTo>
                                  <a:moveTo>
                                    <a:pt x="24" y="4912"/>
                                  </a:moveTo>
                                  <a:lnTo>
                                    <a:pt x="24" y="4912"/>
                                  </a:lnTo>
                                  <a:lnTo>
                                    <a:pt x="20" y="4909"/>
                                  </a:lnTo>
                                  <a:lnTo>
                                    <a:pt x="17" y="4909"/>
                                  </a:lnTo>
                                  <a:lnTo>
                                    <a:pt x="10" y="4909"/>
                                  </a:lnTo>
                                  <a:lnTo>
                                    <a:pt x="6" y="4909"/>
                                  </a:lnTo>
                                  <a:lnTo>
                                    <a:pt x="3" y="4912"/>
                                  </a:lnTo>
                                  <a:lnTo>
                                    <a:pt x="1" y="4912"/>
                                  </a:lnTo>
                                  <a:lnTo>
                                    <a:pt x="1" y="5082"/>
                                  </a:lnTo>
                                  <a:lnTo>
                                    <a:pt x="3" y="5083"/>
                                  </a:lnTo>
                                  <a:lnTo>
                                    <a:pt x="5" y="5085"/>
                                  </a:lnTo>
                                  <a:lnTo>
                                    <a:pt x="3" y="5085"/>
                                  </a:lnTo>
                                  <a:lnTo>
                                    <a:pt x="1" y="5087"/>
                                  </a:lnTo>
                                  <a:lnTo>
                                    <a:pt x="1" y="5256"/>
                                  </a:lnTo>
                                  <a:lnTo>
                                    <a:pt x="3" y="5258"/>
                                  </a:lnTo>
                                  <a:lnTo>
                                    <a:pt x="6" y="5260"/>
                                  </a:lnTo>
                                  <a:lnTo>
                                    <a:pt x="10" y="5260"/>
                                  </a:lnTo>
                                  <a:lnTo>
                                    <a:pt x="13" y="5260"/>
                                  </a:lnTo>
                                  <a:lnTo>
                                    <a:pt x="17" y="5260"/>
                                  </a:lnTo>
                                  <a:lnTo>
                                    <a:pt x="20" y="5260"/>
                                  </a:lnTo>
                                  <a:lnTo>
                                    <a:pt x="24" y="5256"/>
                                  </a:lnTo>
                                  <a:lnTo>
                                    <a:pt x="24" y="5256"/>
                                  </a:lnTo>
                                  <a:lnTo>
                                    <a:pt x="24" y="5087"/>
                                  </a:lnTo>
                                  <a:lnTo>
                                    <a:pt x="24" y="5085"/>
                                  </a:lnTo>
                                  <a:lnTo>
                                    <a:pt x="22" y="5085"/>
                                  </a:lnTo>
                                  <a:lnTo>
                                    <a:pt x="24" y="5083"/>
                                  </a:lnTo>
                                  <a:lnTo>
                                    <a:pt x="24" y="5082"/>
                                  </a:lnTo>
                                  <a:lnTo>
                                    <a:pt x="24" y="4912"/>
                                  </a:lnTo>
                                  <a:moveTo>
                                    <a:pt x="24" y="4563"/>
                                  </a:moveTo>
                                  <a:lnTo>
                                    <a:pt x="24" y="4561"/>
                                  </a:lnTo>
                                  <a:lnTo>
                                    <a:pt x="20" y="4560"/>
                                  </a:lnTo>
                                  <a:lnTo>
                                    <a:pt x="17" y="4558"/>
                                  </a:lnTo>
                                  <a:lnTo>
                                    <a:pt x="10" y="4558"/>
                                  </a:lnTo>
                                  <a:lnTo>
                                    <a:pt x="6" y="4560"/>
                                  </a:lnTo>
                                  <a:lnTo>
                                    <a:pt x="3" y="4561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732"/>
                                  </a:lnTo>
                                  <a:lnTo>
                                    <a:pt x="3" y="4732"/>
                                  </a:lnTo>
                                  <a:lnTo>
                                    <a:pt x="5" y="4734"/>
                                  </a:lnTo>
                                  <a:lnTo>
                                    <a:pt x="3" y="4734"/>
                                  </a:lnTo>
                                  <a:lnTo>
                                    <a:pt x="1" y="4736"/>
                                  </a:lnTo>
                                  <a:lnTo>
                                    <a:pt x="1" y="4905"/>
                                  </a:lnTo>
                                  <a:lnTo>
                                    <a:pt x="3" y="4907"/>
                                  </a:lnTo>
                                  <a:lnTo>
                                    <a:pt x="6" y="4909"/>
                                  </a:lnTo>
                                  <a:lnTo>
                                    <a:pt x="10" y="4909"/>
                                  </a:lnTo>
                                  <a:lnTo>
                                    <a:pt x="13" y="4909"/>
                                  </a:lnTo>
                                  <a:lnTo>
                                    <a:pt x="17" y="4909"/>
                                  </a:lnTo>
                                  <a:lnTo>
                                    <a:pt x="20" y="4909"/>
                                  </a:lnTo>
                                  <a:lnTo>
                                    <a:pt x="24" y="4907"/>
                                  </a:lnTo>
                                  <a:lnTo>
                                    <a:pt x="24" y="4905"/>
                                  </a:lnTo>
                                  <a:lnTo>
                                    <a:pt x="24" y="4736"/>
                                  </a:lnTo>
                                  <a:lnTo>
                                    <a:pt x="24" y="4734"/>
                                  </a:lnTo>
                                  <a:lnTo>
                                    <a:pt x="22" y="4734"/>
                                  </a:lnTo>
                                  <a:lnTo>
                                    <a:pt x="24" y="4732"/>
                                  </a:lnTo>
                                  <a:lnTo>
                                    <a:pt x="24" y="4731"/>
                                  </a:lnTo>
                                  <a:lnTo>
                                    <a:pt x="24" y="4563"/>
                                  </a:lnTo>
                                  <a:moveTo>
                                    <a:pt x="24" y="4212"/>
                                  </a:moveTo>
                                  <a:lnTo>
                                    <a:pt x="24" y="4210"/>
                                  </a:lnTo>
                                  <a:lnTo>
                                    <a:pt x="20" y="4209"/>
                                  </a:lnTo>
                                  <a:lnTo>
                                    <a:pt x="17" y="4209"/>
                                  </a:lnTo>
                                  <a:lnTo>
                                    <a:pt x="10" y="4209"/>
                                  </a:lnTo>
                                  <a:lnTo>
                                    <a:pt x="6" y="4209"/>
                                  </a:lnTo>
                                  <a:lnTo>
                                    <a:pt x="3" y="4210"/>
                                  </a:lnTo>
                                  <a:lnTo>
                                    <a:pt x="1" y="4212"/>
                                  </a:lnTo>
                                  <a:lnTo>
                                    <a:pt x="1" y="4381"/>
                                  </a:lnTo>
                                  <a:lnTo>
                                    <a:pt x="3" y="4383"/>
                                  </a:lnTo>
                                  <a:lnTo>
                                    <a:pt x="5" y="4383"/>
                                  </a:lnTo>
                                  <a:lnTo>
                                    <a:pt x="3" y="4383"/>
                                  </a:lnTo>
                                  <a:lnTo>
                                    <a:pt x="1" y="4385"/>
                                  </a:lnTo>
                                  <a:lnTo>
                                    <a:pt x="1" y="4554"/>
                                  </a:lnTo>
                                  <a:lnTo>
                                    <a:pt x="3" y="4556"/>
                                  </a:lnTo>
                                  <a:lnTo>
                                    <a:pt x="6" y="4558"/>
                                  </a:lnTo>
                                  <a:lnTo>
                                    <a:pt x="10" y="4558"/>
                                  </a:lnTo>
                                  <a:lnTo>
                                    <a:pt x="13" y="4558"/>
                                  </a:lnTo>
                                  <a:lnTo>
                                    <a:pt x="17" y="4558"/>
                                  </a:lnTo>
                                  <a:lnTo>
                                    <a:pt x="20" y="4558"/>
                                  </a:lnTo>
                                  <a:lnTo>
                                    <a:pt x="24" y="4556"/>
                                  </a:lnTo>
                                  <a:lnTo>
                                    <a:pt x="24" y="4554"/>
                                  </a:lnTo>
                                  <a:lnTo>
                                    <a:pt x="24" y="4385"/>
                                  </a:lnTo>
                                  <a:lnTo>
                                    <a:pt x="24" y="4383"/>
                                  </a:lnTo>
                                  <a:lnTo>
                                    <a:pt x="22" y="4383"/>
                                  </a:lnTo>
                                  <a:lnTo>
                                    <a:pt x="24" y="4381"/>
                                  </a:lnTo>
                                  <a:lnTo>
                                    <a:pt x="24" y="4381"/>
                                  </a:lnTo>
                                  <a:lnTo>
                                    <a:pt x="24" y="4212"/>
                                  </a:lnTo>
                                  <a:moveTo>
                                    <a:pt x="24" y="3861"/>
                                  </a:moveTo>
                                  <a:lnTo>
                                    <a:pt x="24" y="3859"/>
                                  </a:lnTo>
                                  <a:lnTo>
                                    <a:pt x="20" y="3858"/>
                                  </a:lnTo>
                                  <a:lnTo>
                                    <a:pt x="17" y="3858"/>
                                  </a:lnTo>
                                  <a:lnTo>
                                    <a:pt x="10" y="3858"/>
                                  </a:lnTo>
                                  <a:lnTo>
                                    <a:pt x="6" y="3858"/>
                                  </a:lnTo>
                                  <a:lnTo>
                                    <a:pt x="3" y="3859"/>
                                  </a:lnTo>
                                  <a:lnTo>
                                    <a:pt x="1" y="3861"/>
                                  </a:lnTo>
                                  <a:lnTo>
                                    <a:pt x="1" y="4030"/>
                                  </a:lnTo>
                                  <a:lnTo>
                                    <a:pt x="3" y="4032"/>
                                  </a:lnTo>
                                  <a:lnTo>
                                    <a:pt x="5" y="4032"/>
                                  </a:lnTo>
                                  <a:lnTo>
                                    <a:pt x="3" y="4034"/>
                                  </a:lnTo>
                                  <a:lnTo>
                                    <a:pt x="1" y="4034"/>
                                  </a:lnTo>
                                  <a:lnTo>
                                    <a:pt x="1" y="4203"/>
                                  </a:lnTo>
                                  <a:lnTo>
                                    <a:pt x="3" y="4205"/>
                                  </a:lnTo>
                                  <a:lnTo>
                                    <a:pt x="6" y="4207"/>
                                  </a:lnTo>
                                  <a:lnTo>
                                    <a:pt x="10" y="4207"/>
                                  </a:lnTo>
                                  <a:lnTo>
                                    <a:pt x="13" y="4207"/>
                                  </a:lnTo>
                                  <a:lnTo>
                                    <a:pt x="17" y="4207"/>
                                  </a:lnTo>
                                  <a:lnTo>
                                    <a:pt x="20" y="4207"/>
                                  </a:lnTo>
                                  <a:lnTo>
                                    <a:pt x="24" y="4205"/>
                                  </a:lnTo>
                                  <a:lnTo>
                                    <a:pt x="24" y="4203"/>
                                  </a:lnTo>
                                  <a:lnTo>
                                    <a:pt x="24" y="4034"/>
                                  </a:lnTo>
                                  <a:lnTo>
                                    <a:pt x="24" y="4034"/>
                                  </a:lnTo>
                                  <a:lnTo>
                                    <a:pt x="22" y="4032"/>
                                  </a:lnTo>
                                  <a:lnTo>
                                    <a:pt x="24" y="4032"/>
                                  </a:lnTo>
                                  <a:lnTo>
                                    <a:pt x="24" y="4030"/>
                                  </a:lnTo>
                                  <a:lnTo>
                                    <a:pt x="24" y="3861"/>
                                  </a:lnTo>
                                  <a:moveTo>
                                    <a:pt x="24" y="3510"/>
                                  </a:moveTo>
                                  <a:lnTo>
                                    <a:pt x="24" y="3508"/>
                                  </a:lnTo>
                                  <a:lnTo>
                                    <a:pt x="20" y="3507"/>
                                  </a:lnTo>
                                  <a:lnTo>
                                    <a:pt x="17" y="3507"/>
                                  </a:lnTo>
                                  <a:lnTo>
                                    <a:pt x="10" y="3507"/>
                                  </a:lnTo>
                                  <a:lnTo>
                                    <a:pt x="6" y="3507"/>
                                  </a:lnTo>
                                  <a:lnTo>
                                    <a:pt x="3" y="3508"/>
                                  </a:lnTo>
                                  <a:lnTo>
                                    <a:pt x="1" y="3510"/>
                                  </a:lnTo>
                                  <a:lnTo>
                                    <a:pt x="1" y="3679"/>
                                  </a:lnTo>
                                  <a:lnTo>
                                    <a:pt x="3" y="3681"/>
                                  </a:lnTo>
                                  <a:lnTo>
                                    <a:pt x="5" y="3681"/>
                                  </a:lnTo>
                                  <a:lnTo>
                                    <a:pt x="3" y="3683"/>
                                  </a:lnTo>
                                  <a:lnTo>
                                    <a:pt x="1" y="3685"/>
                                  </a:lnTo>
                                  <a:lnTo>
                                    <a:pt x="1" y="3852"/>
                                  </a:lnTo>
                                  <a:lnTo>
                                    <a:pt x="3" y="3854"/>
                                  </a:lnTo>
                                  <a:lnTo>
                                    <a:pt x="6" y="3856"/>
                                  </a:lnTo>
                                  <a:lnTo>
                                    <a:pt x="10" y="3858"/>
                                  </a:lnTo>
                                  <a:lnTo>
                                    <a:pt x="13" y="3858"/>
                                  </a:lnTo>
                                  <a:lnTo>
                                    <a:pt x="17" y="3858"/>
                                  </a:lnTo>
                                  <a:lnTo>
                                    <a:pt x="20" y="3856"/>
                                  </a:lnTo>
                                  <a:lnTo>
                                    <a:pt x="24" y="3854"/>
                                  </a:lnTo>
                                  <a:lnTo>
                                    <a:pt x="24" y="3852"/>
                                  </a:lnTo>
                                  <a:lnTo>
                                    <a:pt x="24" y="3685"/>
                                  </a:lnTo>
                                  <a:lnTo>
                                    <a:pt x="24" y="3683"/>
                                  </a:lnTo>
                                  <a:lnTo>
                                    <a:pt x="22" y="3681"/>
                                  </a:lnTo>
                                  <a:lnTo>
                                    <a:pt x="24" y="3681"/>
                                  </a:lnTo>
                                  <a:lnTo>
                                    <a:pt x="24" y="3679"/>
                                  </a:lnTo>
                                  <a:lnTo>
                                    <a:pt x="24" y="3510"/>
                                  </a:lnTo>
                                  <a:moveTo>
                                    <a:pt x="24" y="3159"/>
                                  </a:moveTo>
                                  <a:lnTo>
                                    <a:pt x="24" y="3159"/>
                                  </a:lnTo>
                                  <a:lnTo>
                                    <a:pt x="20" y="3156"/>
                                  </a:lnTo>
                                  <a:lnTo>
                                    <a:pt x="17" y="3156"/>
                                  </a:lnTo>
                                  <a:lnTo>
                                    <a:pt x="10" y="3156"/>
                                  </a:lnTo>
                                  <a:lnTo>
                                    <a:pt x="6" y="3156"/>
                                  </a:lnTo>
                                  <a:lnTo>
                                    <a:pt x="3" y="3159"/>
                                  </a:lnTo>
                                  <a:lnTo>
                                    <a:pt x="1" y="3159"/>
                                  </a:lnTo>
                                  <a:lnTo>
                                    <a:pt x="1" y="3328"/>
                                  </a:lnTo>
                                  <a:lnTo>
                                    <a:pt x="3" y="3330"/>
                                  </a:lnTo>
                                  <a:lnTo>
                                    <a:pt x="5" y="3330"/>
                                  </a:lnTo>
                                  <a:lnTo>
                                    <a:pt x="3" y="3332"/>
                                  </a:lnTo>
                                  <a:lnTo>
                                    <a:pt x="1" y="3334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3" y="3503"/>
                                  </a:lnTo>
                                  <a:lnTo>
                                    <a:pt x="6" y="3505"/>
                                  </a:lnTo>
                                  <a:lnTo>
                                    <a:pt x="10" y="3507"/>
                                  </a:lnTo>
                                  <a:lnTo>
                                    <a:pt x="13" y="3507"/>
                                  </a:lnTo>
                                  <a:lnTo>
                                    <a:pt x="17" y="3507"/>
                                  </a:lnTo>
                                  <a:lnTo>
                                    <a:pt x="20" y="3505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334"/>
                                  </a:lnTo>
                                  <a:lnTo>
                                    <a:pt x="24" y="3332"/>
                                  </a:lnTo>
                                  <a:lnTo>
                                    <a:pt x="22" y="3330"/>
                                  </a:lnTo>
                                  <a:lnTo>
                                    <a:pt x="24" y="3330"/>
                                  </a:lnTo>
                                  <a:lnTo>
                                    <a:pt x="24" y="3328"/>
                                  </a:lnTo>
                                  <a:lnTo>
                                    <a:pt x="24" y="3159"/>
                                  </a:lnTo>
                                  <a:moveTo>
                                    <a:pt x="24" y="2810"/>
                                  </a:moveTo>
                                  <a:lnTo>
                                    <a:pt x="24" y="2808"/>
                                  </a:lnTo>
                                  <a:lnTo>
                                    <a:pt x="20" y="2806"/>
                                  </a:lnTo>
                                  <a:lnTo>
                                    <a:pt x="17" y="2805"/>
                                  </a:lnTo>
                                  <a:lnTo>
                                    <a:pt x="10" y="2805"/>
                                  </a:lnTo>
                                  <a:lnTo>
                                    <a:pt x="6" y="2806"/>
                                  </a:lnTo>
                                  <a:lnTo>
                                    <a:pt x="3" y="2808"/>
                                  </a:lnTo>
                                  <a:lnTo>
                                    <a:pt x="1" y="2810"/>
                                  </a:lnTo>
                                  <a:lnTo>
                                    <a:pt x="1" y="2977"/>
                                  </a:lnTo>
                                  <a:lnTo>
                                    <a:pt x="3" y="2979"/>
                                  </a:lnTo>
                                  <a:lnTo>
                                    <a:pt x="5" y="2981"/>
                                  </a:lnTo>
                                  <a:lnTo>
                                    <a:pt x="3" y="2981"/>
                                  </a:lnTo>
                                  <a:lnTo>
                                    <a:pt x="1" y="2983"/>
                                  </a:lnTo>
                                  <a:lnTo>
                                    <a:pt x="1" y="3152"/>
                                  </a:lnTo>
                                  <a:lnTo>
                                    <a:pt x="3" y="3154"/>
                                  </a:lnTo>
                                  <a:lnTo>
                                    <a:pt x="6" y="3156"/>
                                  </a:lnTo>
                                  <a:lnTo>
                                    <a:pt x="10" y="3156"/>
                                  </a:lnTo>
                                  <a:lnTo>
                                    <a:pt x="13" y="3156"/>
                                  </a:lnTo>
                                  <a:lnTo>
                                    <a:pt x="17" y="3156"/>
                                  </a:lnTo>
                                  <a:lnTo>
                                    <a:pt x="20" y="3156"/>
                                  </a:lnTo>
                                  <a:lnTo>
                                    <a:pt x="24" y="3154"/>
                                  </a:lnTo>
                                  <a:lnTo>
                                    <a:pt x="24" y="3152"/>
                                  </a:lnTo>
                                  <a:lnTo>
                                    <a:pt x="24" y="2983"/>
                                  </a:lnTo>
                                  <a:lnTo>
                                    <a:pt x="24" y="2981"/>
                                  </a:lnTo>
                                  <a:lnTo>
                                    <a:pt x="22" y="2981"/>
                                  </a:lnTo>
                                  <a:lnTo>
                                    <a:pt x="24" y="2979"/>
                                  </a:lnTo>
                                  <a:lnTo>
                                    <a:pt x="24" y="2977"/>
                                  </a:lnTo>
                                  <a:lnTo>
                                    <a:pt x="24" y="2810"/>
                                  </a:lnTo>
                                  <a:moveTo>
                                    <a:pt x="24" y="2459"/>
                                  </a:moveTo>
                                  <a:lnTo>
                                    <a:pt x="24" y="2457"/>
                                  </a:lnTo>
                                  <a:lnTo>
                                    <a:pt x="20" y="2455"/>
                                  </a:lnTo>
                                  <a:lnTo>
                                    <a:pt x="17" y="2454"/>
                                  </a:lnTo>
                                  <a:lnTo>
                                    <a:pt x="10" y="2454"/>
                                  </a:lnTo>
                                  <a:lnTo>
                                    <a:pt x="6" y="2455"/>
                                  </a:lnTo>
                                  <a:lnTo>
                                    <a:pt x="3" y="2457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3" y="2628"/>
                                  </a:lnTo>
                                  <a:lnTo>
                                    <a:pt x="5" y="2630"/>
                                  </a:lnTo>
                                  <a:lnTo>
                                    <a:pt x="3" y="2630"/>
                                  </a:lnTo>
                                  <a:lnTo>
                                    <a:pt x="1" y="2632"/>
                                  </a:lnTo>
                                  <a:lnTo>
                                    <a:pt x="1" y="2801"/>
                                  </a:lnTo>
                                  <a:lnTo>
                                    <a:pt x="3" y="2803"/>
                                  </a:lnTo>
                                  <a:lnTo>
                                    <a:pt x="6" y="2805"/>
                                  </a:lnTo>
                                  <a:lnTo>
                                    <a:pt x="10" y="2805"/>
                                  </a:lnTo>
                                  <a:lnTo>
                                    <a:pt x="13" y="2805"/>
                                  </a:lnTo>
                                  <a:lnTo>
                                    <a:pt x="17" y="2805"/>
                                  </a:lnTo>
                                  <a:lnTo>
                                    <a:pt x="20" y="2805"/>
                                  </a:lnTo>
                                  <a:lnTo>
                                    <a:pt x="24" y="2803"/>
                                  </a:lnTo>
                                  <a:lnTo>
                                    <a:pt x="24" y="2801"/>
                                  </a:lnTo>
                                  <a:lnTo>
                                    <a:pt x="24" y="2632"/>
                                  </a:lnTo>
                                  <a:lnTo>
                                    <a:pt x="24" y="2630"/>
                                  </a:lnTo>
                                  <a:lnTo>
                                    <a:pt x="22" y="2630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459"/>
                                  </a:lnTo>
                                  <a:moveTo>
                                    <a:pt x="24" y="2108"/>
                                  </a:moveTo>
                                  <a:lnTo>
                                    <a:pt x="24" y="2106"/>
                                  </a:lnTo>
                                  <a:lnTo>
                                    <a:pt x="20" y="2104"/>
                                  </a:lnTo>
                                  <a:lnTo>
                                    <a:pt x="17" y="2104"/>
                                  </a:lnTo>
                                  <a:lnTo>
                                    <a:pt x="10" y="2104"/>
                                  </a:lnTo>
                                  <a:lnTo>
                                    <a:pt x="6" y="2104"/>
                                  </a:lnTo>
                                  <a:lnTo>
                                    <a:pt x="3" y="2106"/>
                                  </a:lnTo>
                                  <a:lnTo>
                                    <a:pt x="1" y="2108"/>
                                  </a:lnTo>
                                  <a:lnTo>
                                    <a:pt x="1" y="2277"/>
                                  </a:lnTo>
                                  <a:lnTo>
                                    <a:pt x="3" y="2279"/>
                                  </a:lnTo>
                                  <a:lnTo>
                                    <a:pt x="5" y="2279"/>
                                  </a:lnTo>
                                  <a:lnTo>
                                    <a:pt x="3" y="2279"/>
                                  </a:lnTo>
                                  <a:lnTo>
                                    <a:pt x="1" y="2281"/>
                                  </a:lnTo>
                                  <a:lnTo>
                                    <a:pt x="1" y="2450"/>
                                  </a:lnTo>
                                  <a:lnTo>
                                    <a:pt x="3" y="2452"/>
                                  </a:lnTo>
                                  <a:lnTo>
                                    <a:pt x="6" y="2454"/>
                                  </a:lnTo>
                                  <a:lnTo>
                                    <a:pt x="10" y="2454"/>
                                  </a:lnTo>
                                  <a:lnTo>
                                    <a:pt x="13" y="2454"/>
                                  </a:lnTo>
                                  <a:lnTo>
                                    <a:pt x="17" y="2454"/>
                                  </a:lnTo>
                                  <a:lnTo>
                                    <a:pt x="20" y="2454"/>
                                  </a:lnTo>
                                  <a:lnTo>
                                    <a:pt x="24" y="2452"/>
                                  </a:lnTo>
                                  <a:lnTo>
                                    <a:pt x="24" y="2450"/>
                                  </a:lnTo>
                                  <a:lnTo>
                                    <a:pt x="24" y="2281"/>
                                  </a:lnTo>
                                  <a:lnTo>
                                    <a:pt x="24" y="2279"/>
                                  </a:lnTo>
                                  <a:lnTo>
                                    <a:pt x="22" y="2279"/>
                                  </a:lnTo>
                                  <a:lnTo>
                                    <a:pt x="24" y="2279"/>
                                  </a:lnTo>
                                  <a:lnTo>
                                    <a:pt x="24" y="2277"/>
                                  </a:lnTo>
                                  <a:lnTo>
                                    <a:pt x="24" y="2108"/>
                                  </a:lnTo>
                                  <a:moveTo>
                                    <a:pt x="24" y="1757"/>
                                  </a:moveTo>
                                  <a:lnTo>
                                    <a:pt x="24" y="1755"/>
                                  </a:lnTo>
                                  <a:lnTo>
                                    <a:pt x="20" y="1753"/>
                                  </a:lnTo>
                                  <a:lnTo>
                                    <a:pt x="17" y="1753"/>
                                  </a:lnTo>
                                  <a:lnTo>
                                    <a:pt x="10" y="1753"/>
                                  </a:lnTo>
                                  <a:lnTo>
                                    <a:pt x="6" y="1753"/>
                                  </a:lnTo>
                                  <a:lnTo>
                                    <a:pt x="3" y="1755"/>
                                  </a:lnTo>
                                  <a:lnTo>
                                    <a:pt x="1" y="1757"/>
                                  </a:lnTo>
                                  <a:lnTo>
                                    <a:pt x="1" y="1926"/>
                                  </a:lnTo>
                                  <a:lnTo>
                                    <a:pt x="3" y="1928"/>
                                  </a:lnTo>
                                  <a:lnTo>
                                    <a:pt x="5" y="1928"/>
                                  </a:lnTo>
                                  <a:lnTo>
                                    <a:pt x="3" y="1930"/>
                                  </a:lnTo>
                                  <a:lnTo>
                                    <a:pt x="1" y="1931"/>
                                  </a:lnTo>
                                  <a:lnTo>
                                    <a:pt x="1" y="2099"/>
                                  </a:lnTo>
                                  <a:lnTo>
                                    <a:pt x="3" y="2101"/>
                                  </a:lnTo>
                                  <a:lnTo>
                                    <a:pt x="6" y="2103"/>
                                  </a:lnTo>
                                  <a:lnTo>
                                    <a:pt x="10" y="2103"/>
                                  </a:lnTo>
                                  <a:lnTo>
                                    <a:pt x="13" y="2103"/>
                                  </a:lnTo>
                                  <a:lnTo>
                                    <a:pt x="17" y="2103"/>
                                  </a:lnTo>
                                  <a:lnTo>
                                    <a:pt x="20" y="2103"/>
                                  </a:lnTo>
                                  <a:lnTo>
                                    <a:pt x="24" y="2101"/>
                                  </a:lnTo>
                                  <a:lnTo>
                                    <a:pt x="24" y="2099"/>
                                  </a:lnTo>
                                  <a:lnTo>
                                    <a:pt x="24" y="1931"/>
                                  </a:lnTo>
                                  <a:lnTo>
                                    <a:pt x="24" y="1930"/>
                                  </a:lnTo>
                                  <a:lnTo>
                                    <a:pt x="22" y="1928"/>
                                  </a:lnTo>
                                  <a:lnTo>
                                    <a:pt x="24" y="1928"/>
                                  </a:lnTo>
                                  <a:lnTo>
                                    <a:pt x="24" y="1926"/>
                                  </a:lnTo>
                                  <a:lnTo>
                                    <a:pt x="24" y="1757"/>
                                  </a:lnTo>
                                  <a:moveTo>
                                    <a:pt x="24" y="1406"/>
                                  </a:moveTo>
                                  <a:lnTo>
                                    <a:pt x="24" y="1404"/>
                                  </a:lnTo>
                                  <a:lnTo>
                                    <a:pt x="20" y="1402"/>
                                  </a:lnTo>
                                  <a:lnTo>
                                    <a:pt x="17" y="1402"/>
                                  </a:lnTo>
                                  <a:lnTo>
                                    <a:pt x="10" y="1402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3" y="1404"/>
                                  </a:lnTo>
                                  <a:lnTo>
                                    <a:pt x="1" y="1406"/>
                                  </a:lnTo>
                                  <a:lnTo>
                                    <a:pt x="1" y="1575"/>
                                  </a:lnTo>
                                  <a:lnTo>
                                    <a:pt x="3" y="1577"/>
                                  </a:lnTo>
                                  <a:lnTo>
                                    <a:pt x="5" y="1577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1" y="1580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3" y="1750"/>
                                  </a:lnTo>
                                  <a:lnTo>
                                    <a:pt x="6" y="1752"/>
                                  </a:lnTo>
                                  <a:lnTo>
                                    <a:pt x="10" y="1753"/>
                                  </a:lnTo>
                                  <a:lnTo>
                                    <a:pt x="13" y="1753"/>
                                  </a:lnTo>
                                  <a:lnTo>
                                    <a:pt x="17" y="1753"/>
                                  </a:lnTo>
                                  <a:lnTo>
                                    <a:pt x="20" y="1752"/>
                                  </a:lnTo>
                                  <a:lnTo>
                                    <a:pt x="24" y="1750"/>
                                  </a:lnTo>
                                  <a:lnTo>
                                    <a:pt x="24" y="1748"/>
                                  </a:lnTo>
                                  <a:lnTo>
                                    <a:pt x="24" y="1580"/>
                                  </a:lnTo>
                                  <a:lnTo>
                                    <a:pt x="24" y="1579"/>
                                  </a:lnTo>
                                  <a:lnTo>
                                    <a:pt x="22" y="1577"/>
                                  </a:lnTo>
                                  <a:lnTo>
                                    <a:pt x="24" y="1577"/>
                                  </a:lnTo>
                                  <a:lnTo>
                                    <a:pt x="24" y="1575"/>
                                  </a:lnTo>
                                  <a:lnTo>
                                    <a:pt x="24" y="1406"/>
                                  </a:lnTo>
                                  <a:moveTo>
                                    <a:pt x="24" y="1055"/>
                                  </a:moveTo>
                                  <a:lnTo>
                                    <a:pt x="24" y="1055"/>
                                  </a:lnTo>
                                  <a:lnTo>
                                    <a:pt x="20" y="1051"/>
                                  </a:lnTo>
                                  <a:lnTo>
                                    <a:pt x="17" y="1051"/>
                                  </a:lnTo>
                                  <a:lnTo>
                                    <a:pt x="10" y="1051"/>
                                  </a:lnTo>
                                  <a:lnTo>
                                    <a:pt x="6" y="1051"/>
                                  </a:lnTo>
                                  <a:lnTo>
                                    <a:pt x="3" y="1055"/>
                                  </a:lnTo>
                                  <a:lnTo>
                                    <a:pt x="1" y="1055"/>
                                  </a:lnTo>
                                  <a:lnTo>
                                    <a:pt x="1" y="1224"/>
                                  </a:lnTo>
                                  <a:lnTo>
                                    <a:pt x="3" y="1226"/>
                                  </a:lnTo>
                                  <a:lnTo>
                                    <a:pt x="5" y="1228"/>
                                  </a:lnTo>
                                  <a:lnTo>
                                    <a:pt x="3" y="1228"/>
                                  </a:lnTo>
                                  <a:lnTo>
                                    <a:pt x="1" y="1229"/>
                                  </a:lnTo>
                                  <a:lnTo>
                                    <a:pt x="1" y="1399"/>
                                  </a:lnTo>
                                  <a:lnTo>
                                    <a:pt x="3" y="1400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10" y="1402"/>
                                  </a:lnTo>
                                  <a:lnTo>
                                    <a:pt x="13" y="1402"/>
                                  </a:lnTo>
                                  <a:lnTo>
                                    <a:pt x="17" y="1402"/>
                                  </a:lnTo>
                                  <a:lnTo>
                                    <a:pt x="20" y="1402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229"/>
                                  </a:lnTo>
                                  <a:lnTo>
                                    <a:pt x="24" y="1228"/>
                                  </a:lnTo>
                                  <a:lnTo>
                                    <a:pt x="22" y="1228"/>
                                  </a:lnTo>
                                  <a:lnTo>
                                    <a:pt x="24" y="1226"/>
                                  </a:lnTo>
                                  <a:lnTo>
                                    <a:pt x="24" y="1224"/>
                                  </a:lnTo>
                                  <a:lnTo>
                                    <a:pt x="24" y="1055"/>
                                  </a:lnTo>
                                  <a:moveTo>
                                    <a:pt x="24" y="706"/>
                                  </a:moveTo>
                                  <a:lnTo>
                                    <a:pt x="24" y="704"/>
                                  </a:lnTo>
                                  <a:lnTo>
                                    <a:pt x="20" y="702"/>
                                  </a:lnTo>
                                  <a:lnTo>
                                    <a:pt x="17" y="700"/>
                                  </a:lnTo>
                                  <a:lnTo>
                                    <a:pt x="10" y="700"/>
                                  </a:lnTo>
                                  <a:lnTo>
                                    <a:pt x="6" y="702"/>
                                  </a:lnTo>
                                  <a:lnTo>
                                    <a:pt x="3" y="704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3" y="875"/>
                                  </a:lnTo>
                                  <a:lnTo>
                                    <a:pt x="5" y="877"/>
                                  </a:lnTo>
                                  <a:lnTo>
                                    <a:pt x="3" y="877"/>
                                  </a:lnTo>
                                  <a:lnTo>
                                    <a:pt x="1" y="878"/>
                                  </a:lnTo>
                                  <a:lnTo>
                                    <a:pt x="1" y="1048"/>
                                  </a:lnTo>
                                  <a:lnTo>
                                    <a:pt x="3" y="1049"/>
                                  </a:lnTo>
                                  <a:lnTo>
                                    <a:pt x="6" y="1051"/>
                                  </a:lnTo>
                                  <a:lnTo>
                                    <a:pt x="10" y="1051"/>
                                  </a:lnTo>
                                  <a:lnTo>
                                    <a:pt x="13" y="1051"/>
                                  </a:lnTo>
                                  <a:lnTo>
                                    <a:pt x="17" y="1051"/>
                                  </a:lnTo>
                                  <a:lnTo>
                                    <a:pt x="20" y="1051"/>
                                  </a:lnTo>
                                  <a:lnTo>
                                    <a:pt x="24" y="1049"/>
                                  </a:lnTo>
                                  <a:lnTo>
                                    <a:pt x="24" y="1048"/>
                                  </a:lnTo>
                                  <a:lnTo>
                                    <a:pt x="24" y="878"/>
                                  </a:lnTo>
                                  <a:lnTo>
                                    <a:pt x="24" y="877"/>
                                  </a:lnTo>
                                  <a:lnTo>
                                    <a:pt x="22" y="877"/>
                                  </a:lnTo>
                                  <a:lnTo>
                                    <a:pt x="24" y="875"/>
                                  </a:lnTo>
                                  <a:lnTo>
                                    <a:pt x="24" y="873"/>
                                  </a:lnTo>
                                  <a:lnTo>
                                    <a:pt x="24" y="706"/>
                                  </a:lnTo>
                                  <a:moveTo>
                                    <a:pt x="24" y="355"/>
                                  </a:moveTo>
                                  <a:lnTo>
                                    <a:pt x="24" y="353"/>
                                  </a:lnTo>
                                  <a:lnTo>
                                    <a:pt x="20" y="351"/>
                                  </a:lnTo>
                                  <a:lnTo>
                                    <a:pt x="17" y="349"/>
                                  </a:lnTo>
                                  <a:lnTo>
                                    <a:pt x="10" y="349"/>
                                  </a:lnTo>
                                  <a:lnTo>
                                    <a:pt x="6" y="351"/>
                                  </a:lnTo>
                                  <a:lnTo>
                                    <a:pt x="3" y="353"/>
                                  </a:lnTo>
                                  <a:lnTo>
                                    <a:pt x="1" y="355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3" y="524"/>
                                  </a:lnTo>
                                  <a:lnTo>
                                    <a:pt x="5" y="526"/>
                                  </a:lnTo>
                                  <a:lnTo>
                                    <a:pt x="3" y="526"/>
                                  </a:lnTo>
                                  <a:lnTo>
                                    <a:pt x="1" y="527"/>
                                  </a:lnTo>
                                  <a:lnTo>
                                    <a:pt x="1" y="697"/>
                                  </a:lnTo>
                                  <a:lnTo>
                                    <a:pt x="3" y="698"/>
                                  </a:lnTo>
                                  <a:lnTo>
                                    <a:pt x="6" y="700"/>
                                  </a:lnTo>
                                  <a:lnTo>
                                    <a:pt x="10" y="700"/>
                                  </a:lnTo>
                                  <a:lnTo>
                                    <a:pt x="13" y="700"/>
                                  </a:lnTo>
                                  <a:lnTo>
                                    <a:pt x="17" y="700"/>
                                  </a:lnTo>
                                  <a:lnTo>
                                    <a:pt x="20" y="700"/>
                                  </a:lnTo>
                                  <a:lnTo>
                                    <a:pt x="24" y="698"/>
                                  </a:lnTo>
                                  <a:lnTo>
                                    <a:pt x="24" y="697"/>
                                  </a:lnTo>
                                  <a:lnTo>
                                    <a:pt x="24" y="527"/>
                                  </a:lnTo>
                                  <a:lnTo>
                                    <a:pt x="24" y="526"/>
                                  </a:lnTo>
                                  <a:lnTo>
                                    <a:pt x="22" y="526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355"/>
                                  </a:lnTo>
                                  <a:moveTo>
                                    <a:pt x="24" y="4"/>
                                  </a:moveTo>
                                  <a:lnTo>
                                    <a:pt x="24" y="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1" y="4"/>
                                  </a:lnTo>
                                  <a:lnTo>
                                    <a:pt x="1" y="173"/>
                                  </a:lnTo>
                                  <a:lnTo>
                                    <a:pt x="3" y="175"/>
                                  </a:lnTo>
                                  <a:lnTo>
                                    <a:pt x="5" y="175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1" y="176"/>
                                  </a:lnTo>
                                  <a:lnTo>
                                    <a:pt x="1" y="346"/>
                                  </a:lnTo>
                                  <a:lnTo>
                                    <a:pt x="3" y="347"/>
                                  </a:lnTo>
                                  <a:lnTo>
                                    <a:pt x="6" y="349"/>
                                  </a:lnTo>
                                  <a:lnTo>
                                    <a:pt x="10" y="349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17" y="349"/>
                                  </a:lnTo>
                                  <a:lnTo>
                                    <a:pt x="20" y="349"/>
                                  </a:lnTo>
                                  <a:lnTo>
                                    <a:pt x="24" y="347"/>
                                  </a:lnTo>
                                  <a:lnTo>
                                    <a:pt x="24" y="346"/>
                                  </a:lnTo>
                                  <a:lnTo>
                                    <a:pt x="24" y="176"/>
                                  </a:lnTo>
                                  <a:lnTo>
                                    <a:pt x="24" y="176"/>
                                  </a:lnTo>
                                  <a:lnTo>
                                    <a:pt x="22" y="175"/>
                                  </a:lnTo>
                                  <a:lnTo>
                                    <a:pt x="24" y="175"/>
                                  </a:lnTo>
                                  <a:lnTo>
                                    <a:pt x="24" y="173"/>
                                  </a:lnTo>
                                  <a:lnTo>
                                    <a:pt x="2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0" y="4419720"/>
                              <a:ext cx="8280" cy="1893600"/>
                            </a:xfrm>
                            <a:custGeom>
                              <a:avLst/>
                              <a:gdLst>
                                <a:gd name="textAreaLeft" fmla="*/ 0 w 4680"/>
                                <a:gd name="textAreaRight" fmla="*/ 5040 w 4680"/>
                                <a:gd name="textAreaTop" fmla="*/ 0 h 1073520"/>
                                <a:gd name="textAreaBottom" fmla="*/ 1073880 h 107352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3" h="5262">
                                  <a:moveTo>
                                    <a:pt x="24" y="4914"/>
                                  </a:moveTo>
                                  <a:lnTo>
                                    <a:pt x="24" y="4913"/>
                                  </a:lnTo>
                                  <a:lnTo>
                                    <a:pt x="20" y="4911"/>
                                  </a:lnTo>
                                  <a:lnTo>
                                    <a:pt x="17" y="4911"/>
                                  </a:lnTo>
                                  <a:lnTo>
                                    <a:pt x="10" y="4911"/>
                                  </a:lnTo>
                                  <a:lnTo>
                                    <a:pt x="6" y="4911"/>
                                  </a:lnTo>
                                  <a:lnTo>
                                    <a:pt x="3" y="4913"/>
                                  </a:lnTo>
                                  <a:lnTo>
                                    <a:pt x="1" y="4914"/>
                                  </a:lnTo>
                                  <a:lnTo>
                                    <a:pt x="1" y="5084"/>
                                  </a:lnTo>
                                  <a:lnTo>
                                    <a:pt x="3" y="5086"/>
                                  </a:lnTo>
                                  <a:lnTo>
                                    <a:pt x="5" y="5086"/>
                                  </a:lnTo>
                                  <a:lnTo>
                                    <a:pt x="3" y="5087"/>
                                  </a:lnTo>
                                  <a:lnTo>
                                    <a:pt x="1" y="5089"/>
                                  </a:lnTo>
                                  <a:lnTo>
                                    <a:pt x="1" y="5257"/>
                                  </a:lnTo>
                                  <a:lnTo>
                                    <a:pt x="3" y="5258"/>
                                  </a:lnTo>
                                  <a:lnTo>
                                    <a:pt x="6" y="5260"/>
                                  </a:lnTo>
                                  <a:lnTo>
                                    <a:pt x="10" y="5262"/>
                                  </a:lnTo>
                                  <a:lnTo>
                                    <a:pt x="13" y="5262"/>
                                  </a:lnTo>
                                  <a:lnTo>
                                    <a:pt x="17" y="5262"/>
                                  </a:lnTo>
                                  <a:lnTo>
                                    <a:pt x="20" y="5260"/>
                                  </a:lnTo>
                                  <a:lnTo>
                                    <a:pt x="24" y="5258"/>
                                  </a:lnTo>
                                  <a:lnTo>
                                    <a:pt x="24" y="5257"/>
                                  </a:lnTo>
                                  <a:lnTo>
                                    <a:pt x="24" y="5089"/>
                                  </a:lnTo>
                                  <a:lnTo>
                                    <a:pt x="24" y="5087"/>
                                  </a:lnTo>
                                  <a:lnTo>
                                    <a:pt x="22" y="5086"/>
                                  </a:lnTo>
                                  <a:lnTo>
                                    <a:pt x="24" y="5086"/>
                                  </a:lnTo>
                                  <a:lnTo>
                                    <a:pt x="24" y="5084"/>
                                  </a:lnTo>
                                  <a:lnTo>
                                    <a:pt x="24" y="4914"/>
                                  </a:lnTo>
                                  <a:moveTo>
                                    <a:pt x="24" y="4563"/>
                                  </a:moveTo>
                                  <a:lnTo>
                                    <a:pt x="24" y="4563"/>
                                  </a:lnTo>
                                  <a:lnTo>
                                    <a:pt x="20" y="4560"/>
                                  </a:lnTo>
                                  <a:lnTo>
                                    <a:pt x="17" y="4560"/>
                                  </a:lnTo>
                                  <a:lnTo>
                                    <a:pt x="10" y="4560"/>
                                  </a:lnTo>
                                  <a:lnTo>
                                    <a:pt x="6" y="4560"/>
                                  </a:lnTo>
                                  <a:lnTo>
                                    <a:pt x="3" y="4563"/>
                                  </a:lnTo>
                                  <a:lnTo>
                                    <a:pt x="1" y="4563"/>
                                  </a:lnTo>
                                  <a:lnTo>
                                    <a:pt x="1" y="4733"/>
                                  </a:lnTo>
                                  <a:lnTo>
                                    <a:pt x="3" y="4735"/>
                                  </a:lnTo>
                                  <a:lnTo>
                                    <a:pt x="5" y="4735"/>
                                  </a:lnTo>
                                  <a:lnTo>
                                    <a:pt x="3" y="4736"/>
                                  </a:lnTo>
                                  <a:lnTo>
                                    <a:pt x="1" y="4738"/>
                                  </a:lnTo>
                                  <a:lnTo>
                                    <a:pt x="1" y="4907"/>
                                  </a:lnTo>
                                  <a:lnTo>
                                    <a:pt x="3" y="4907"/>
                                  </a:lnTo>
                                  <a:lnTo>
                                    <a:pt x="6" y="4909"/>
                                  </a:lnTo>
                                  <a:lnTo>
                                    <a:pt x="10" y="4911"/>
                                  </a:lnTo>
                                  <a:lnTo>
                                    <a:pt x="13" y="4911"/>
                                  </a:lnTo>
                                  <a:lnTo>
                                    <a:pt x="17" y="4911"/>
                                  </a:lnTo>
                                  <a:lnTo>
                                    <a:pt x="20" y="4909"/>
                                  </a:lnTo>
                                  <a:lnTo>
                                    <a:pt x="24" y="4907"/>
                                  </a:lnTo>
                                  <a:lnTo>
                                    <a:pt x="24" y="4907"/>
                                  </a:lnTo>
                                  <a:lnTo>
                                    <a:pt x="24" y="4738"/>
                                  </a:lnTo>
                                  <a:lnTo>
                                    <a:pt x="24" y="4736"/>
                                  </a:lnTo>
                                  <a:lnTo>
                                    <a:pt x="22" y="4735"/>
                                  </a:lnTo>
                                  <a:lnTo>
                                    <a:pt x="24" y="4735"/>
                                  </a:lnTo>
                                  <a:lnTo>
                                    <a:pt x="24" y="4733"/>
                                  </a:lnTo>
                                  <a:lnTo>
                                    <a:pt x="24" y="4563"/>
                                  </a:lnTo>
                                  <a:moveTo>
                                    <a:pt x="24" y="4214"/>
                                  </a:moveTo>
                                  <a:lnTo>
                                    <a:pt x="24" y="4212"/>
                                  </a:lnTo>
                                  <a:lnTo>
                                    <a:pt x="20" y="4211"/>
                                  </a:lnTo>
                                  <a:lnTo>
                                    <a:pt x="17" y="4209"/>
                                  </a:lnTo>
                                  <a:lnTo>
                                    <a:pt x="10" y="4209"/>
                                  </a:lnTo>
                                  <a:lnTo>
                                    <a:pt x="6" y="4211"/>
                                  </a:lnTo>
                                  <a:lnTo>
                                    <a:pt x="3" y="4212"/>
                                  </a:lnTo>
                                  <a:lnTo>
                                    <a:pt x="1" y="4214"/>
                                  </a:lnTo>
                                  <a:lnTo>
                                    <a:pt x="1" y="4382"/>
                                  </a:lnTo>
                                  <a:lnTo>
                                    <a:pt x="3" y="4384"/>
                                  </a:lnTo>
                                  <a:lnTo>
                                    <a:pt x="5" y="4385"/>
                                  </a:lnTo>
                                  <a:lnTo>
                                    <a:pt x="3" y="4385"/>
                                  </a:lnTo>
                                  <a:lnTo>
                                    <a:pt x="1" y="4387"/>
                                  </a:lnTo>
                                  <a:lnTo>
                                    <a:pt x="1" y="4556"/>
                                  </a:lnTo>
                                  <a:lnTo>
                                    <a:pt x="3" y="4558"/>
                                  </a:lnTo>
                                  <a:lnTo>
                                    <a:pt x="6" y="4560"/>
                                  </a:lnTo>
                                  <a:lnTo>
                                    <a:pt x="10" y="4560"/>
                                  </a:lnTo>
                                  <a:lnTo>
                                    <a:pt x="13" y="4560"/>
                                  </a:lnTo>
                                  <a:lnTo>
                                    <a:pt x="17" y="4560"/>
                                  </a:lnTo>
                                  <a:lnTo>
                                    <a:pt x="20" y="4560"/>
                                  </a:lnTo>
                                  <a:lnTo>
                                    <a:pt x="24" y="4558"/>
                                  </a:lnTo>
                                  <a:lnTo>
                                    <a:pt x="24" y="4556"/>
                                  </a:lnTo>
                                  <a:lnTo>
                                    <a:pt x="24" y="4387"/>
                                  </a:lnTo>
                                  <a:lnTo>
                                    <a:pt x="24" y="4385"/>
                                  </a:lnTo>
                                  <a:lnTo>
                                    <a:pt x="22" y="4385"/>
                                  </a:lnTo>
                                  <a:lnTo>
                                    <a:pt x="24" y="4384"/>
                                  </a:lnTo>
                                  <a:lnTo>
                                    <a:pt x="24" y="4382"/>
                                  </a:lnTo>
                                  <a:lnTo>
                                    <a:pt x="24" y="4214"/>
                                  </a:lnTo>
                                  <a:moveTo>
                                    <a:pt x="24" y="3863"/>
                                  </a:moveTo>
                                  <a:lnTo>
                                    <a:pt x="24" y="3861"/>
                                  </a:lnTo>
                                  <a:lnTo>
                                    <a:pt x="20" y="3860"/>
                                  </a:lnTo>
                                  <a:lnTo>
                                    <a:pt x="17" y="3858"/>
                                  </a:lnTo>
                                  <a:lnTo>
                                    <a:pt x="10" y="3858"/>
                                  </a:lnTo>
                                  <a:lnTo>
                                    <a:pt x="6" y="3860"/>
                                  </a:lnTo>
                                  <a:lnTo>
                                    <a:pt x="3" y="3861"/>
                                  </a:lnTo>
                                  <a:lnTo>
                                    <a:pt x="1" y="3863"/>
                                  </a:lnTo>
                                  <a:lnTo>
                                    <a:pt x="1" y="4032"/>
                                  </a:lnTo>
                                  <a:lnTo>
                                    <a:pt x="3" y="4032"/>
                                  </a:lnTo>
                                  <a:lnTo>
                                    <a:pt x="5" y="4034"/>
                                  </a:lnTo>
                                  <a:lnTo>
                                    <a:pt x="3" y="4034"/>
                                  </a:lnTo>
                                  <a:lnTo>
                                    <a:pt x="1" y="4036"/>
                                  </a:lnTo>
                                  <a:lnTo>
                                    <a:pt x="1" y="4205"/>
                                  </a:lnTo>
                                  <a:lnTo>
                                    <a:pt x="3" y="4207"/>
                                  </a:lnTo>
                                  <a:lnTo>
                                    <a:pt x="6" y="4209"/>
                                  </a:lnTo>
                                  <a:lnTo>
                                    <a:pt x="10" y="4209"/>
                                  </a:lnTo>
                                  <a:lnTo>
                                    <a:pt x="13" y="4209"/>
                                  </a:lnTo>
                                  <a:lnTo>
                                    <a:pt x="17" y="4209"/>
                                  </a:lnTo>
                                  <a:lnTo>
                                    <a:pt x="20" y="4209"/>
                                  </a:lnTo>
                                  <a:lnTo>
                                    <a:pt x="24" y="4207"/>
                                  </a:lnTo>
                                  <a:lnTo>
                                    <a:pt x="24" y="4205"/>
                                  </a:lnTo>
                                  <a:lnTo>
                                    <a:pt x="24" y="4036"/>
                                  </a:lnTo>
                                  <a:lnTo>
                                    <a:pt x="24" y="4034"/>
                                  </a:lnTo>
                                  <a:lnTo>
                                    <a:pt x="22" y="4034"/>
                                  </a:lnTo>
                                  <a:lnTo>
                                    <a:pt x="24" y="4032"/>
                                  </a:lnTo>
                                  <a:lnTo>
                                    <a:pt x="24" y="4032"/>
                                  </a:lnTo>
                                  <a:lnTo>
                                    <a:pt x="24" y="3863"/>
                                  </a:lnTo>
                                  <a:moveTo>
                                    <a:pt x="24" y="3512"/>
                                  </a:moveTo>
                                  <a:lnTo>
                                    <a:pt x="24" y="3510"/>
                                  </a:lnTo>
                                  <a:lnTo>
                                    <a:pt x="20" y="3509"/>
                                  </a:lnTo>
                                  <a:lnTo>
                                    <a:pt x="17" y="3509"/>
                                  </a:lnTo>
                                  <a:lnTo>
                                    <a:pt x="10" y="3509"/>
                                  </a:lnTo>
                                  <a:lnTo>
                                    <a:pt x="6" y="3509"/>
                                  </a:lnTo>
                                  <a:lnTo>
                                    <a:pt x="3" y="3510"/>
                                  </a:lnTo>
                                  <a:lnTo>
                                    <a:pt x="1" y="3512"/>
                                  </a:lnTo>
                                  <a:lnTo>
                                    <a:pt x="1" y="3681"/>
                                  </a:lnTo>
                                  <a:lnTo>
                                    <a:pt x="3" y="3683"/>
                                  </a:lnTo>
                                  <a:lnTo>
                                    <a:pt x="5" y="3683"/>
                                  </a:lnTo>
                                  <a:lnTo>
                                    <a:pt x="3" y="3683"/>
                                  </a:lnTo>
                                  <a:lnTo>
                                    <a:pt x="1" y="3685"/>
                                  </a:lnTo>
                                  <a:lnTo>
                                    <a:pt x="1" y="3854"/>
                                  </a:lnTo>
                                  <a:lnTo>
                                    <a:pt x="3" y="3856"/>
                                  </a:lnTo>
                                  <a:lnTo>
                                    <a:pt x="6" y="3858"/>
                                  </a:lnTo>
                                  <a:lnTo>
                                    <a:pt x="10" y="3858"/>
                                  </a:lnTo>
                                  <a:lnTo>
                                    <a:pt x="13" y="3858"/>
                                  </a:lnTo>
                                  <a:lnTo>
                                    <a:pt x="17" y="3858"/>
                                  </a:lnTo>
                                  <a:lnTo>
                                    <a:pt x="20" y="3858"/>
                                  </a:lnTo>
                                  <a:lnTo>
                                    <a:pt x="24" y="3856"/>
                                  </a:lnTo>
                                  <a:lnTo>
                                    <a:pt x="24" y="3854"/>
                                  </a:lnTo>
                                  <a:lnTo>
                                    <a:pt x="24" y="3685"/>
                                  </a:lnTo>
                                  <a:lnTo>
                                    <a:pt x="24" y="3683"/>
                                  </a:lnTo>
                                  <a:lnTo>
                                    <a:pt x="22" y="3683"/>
                                  </a:lnTo>
                                  <a:lnTo>
                                    <a:pt x="24" y="3681"/>
                                  </a:lnTo>
                                  <a:lnTo>
                                    <a:pt x="24" y="3681"/>
                                  </a:lnTo>
                                  <a:lnTo>
                                    <a:pt x="24" y="3512"/>
                                  </a:lnTo>
                                  <a:moveTo>
                                    <a:pt x="24" y="3161"/>
                                  </a:moveTo>
                                  <a:lnTo>
                                    <a:pt x="24" y="3159"/>
                                  </a:lnTo>
                                  <a:lnTo>
                                    <a:pt x="20" y="3158"/>
                                  </a:lnTo>
                                  <a:lnTo>
                                    <a:pt x="17" y="3158"/>
                                  </a:lnTo>
                                  <a:lnTo>
                                    <a:pt x="10" y="3158"/>
                                  </a:lnTo>
                                  <a:lnTo>
                                    <a:pt x="6" y="3158"/>
                                  </a:lnTo>
                                  <a:lnTo>
                                    <a:pt x="3" y="3159"/>
                                  </a:lnTo>
                                  <a:lnTo>
                                    <a:pt x="1" y="3161"/>
                                  </a:lnTo>
                                  <a:lnTo>
                                    <a:pt x="1" y="3330"/>
                                  </a:lnTo>
                                  <a:lnTo>
                                    <a:pt x="3" y="3332"/>
                                  </a:lnTo>
                                  <a:lnTo>
                                    <a:pt x="5" y="3332"/>
                                  </a:lnTo>
                                  <a:lnTo>
                                    <a:pt x="3" y="3334"/>
                                  </a:lnTo>
                                  <a:lnTo>
                                    <a:pt x="1" y="3336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3" y="3505"/>
                                  </a:lnTo>
                                  <a:lnTo>
                                    <a:pt x="6" y="3507"/>
                                  </a:lnTo>
                                  <a:lnTo>
                                    <a:pt x="10" y="3507"/>
                                  </a:lnTo>
                                  <a:lnTo>
                                    <a:pt x="13" y="3507"/>
                                  </a:lnTo>
                                  <a:lnTo>
                                    <a:pt x="17" y="3507"/>
                                  </a:lnTo>
                                  <a:lnTo>
                                    <a:pt x="20" y="3507"/>
                                  </a:lnTo>
                                  <a:lnTo>
                                    <a:pt x="24" y="3505"/>
                                  </a:lnTo>
                                  <a:lnTo>
                                    <a:pt x="24" y="3503"/>
                                  </a:lnTo>
                                  <a:lnTo>
                                    <a:pt x="24" y="3336"/>
                                  </a:lnTo>
                                  <a:lnTo>
                                    <a:pt x="24" y="3334"/>
                                  </a:lnTo>
                                  <a:lnTo>
                                    <a:pt x="22" y="3332"/>
                                  </a:lnTo>
                                  <a:lnTo>
                                    <a:pt x="24" y="3332"/>
                                  </a:lnTo>
                                  <a:lnTo>
                                    <a:pt x="24" y="3330"/>
                                  </a:lnTo>
                                  <a:lnTo>
                                    <a:pt x="24" y="3161"/>
                                  </a:lnTo>
                                  <a:moveTo>
                                    <a:pt x="24" y="2810"/>
                                  </a:moveTo>
                                  <a:lnTo>
                                    <a:pt x="24" y="2808"/>
                                  </a:lnTo>
                                  <a:lnTo>
                                    <a:pt x="20" y="2807"/>
                                  </a:lnTo>
                                  <a:lnTo>
                                    <a:pt x="17" y="2807"/>
                                  </a:lnTo>
                                  <a:lnTo>
                                    <a:pt x="10" y="2807"/>
                                  </a:lnTo>
                                  <a:lnTo>
                                    <a:pt x="6" y="2807"/>
                                  </a:lnTo>
                                  <a:lnTo>
                                    <a:pt x="3" y="2808"/>
                                  </a:lnTo>
                                  <a:lnTo>
                                    <a:pt x="1" y="2810"/>
                                  </a:lnTo>
                                  <a:lnTo>
                                    <a:pt x="1" y="2979"/>
                                  </a:lnTo>
                                  <a:lnTo>
                                    <a:pt x="3" y="2981"/>
                                  </a:lnTo>
                                  <a:lnTo>
                                    <a:pt x="5" y="2981"/>
                                  </a:lnTo>
                                  <a:lnTo>
                                    <a:pt x="3" y="2983"/>
                                  </a:lnTo>
                                  <a:lnTo>
                                    <a:pt x="1" y="2985"/>
                                  </a:lnTo>
                                  <a:lnTo>
                                    <a:pt x="1" y="3154"/>
                                  </a:lnTo>
                                  <a:lnTo>
                                    <a:pt x="3" y="3154"/>
                                  </a:lnTo>
                                  <a:lnTo>
                                    <a:pt x="6" y="3156"/>
                                  </a:lnTo>
                                  <a:lnTo>
                                    <a:pt x="10" y="3158"/>
                                  </a:lnTo>
                                  <a:lnTo>
                                    <a:pt x="13" y="3158"/>
                                  </a:lnTo>
                                  <a:lnTo>
                                    <a:pt x="17" y="3158"/>
                                  </a:lnTo>
                                  <a:lnTo>
                                    <a:pt x="20" y="3156"/>
                                  </a:lnTo>
                                  <a:lnTo>
                                    <a:pt x="24" y="3154"/>
                                  </a:lnTo>
                                  <a:lnTo>
                                    <a:pt x="24" y="3152"/>
                                  </a:lnTo>
                                  <a:lnTo>
                                    <a:pt x="24" y="2985"/>
                                  </a:lnTo>
                                  <a:lnTo>
                                    <a:pt x="24" y="2983"/>
                                  </a:lnTo>
                                  <a:lnTo>
                                    <a:pt x="22" y="2981"/>
                                  </a:lnTo>
                                  <a:lnTo>
                                    <a:pt x="24" y="2981"/>
                                  </a:lnTo>
                                  <a:lnTo>
                                    <a:pt x="24" y="2979"/>
                                  </a:lnTo>
                                  <a:lnTo>
                                    <a:pt x="24" y="2810"/>
                                  </a:lnTo>
                                  <a:moveTo>
                                    <a:pt x="24" y="2459"/>
                                  </a:moveTo>
                                  <a:lnTo>
                                    <a:pt x="24" y="2459"/>
                                  </a:lnTo>
                                  <a:lnTo>
                                    <a:pt x="20" y="2455"/>
                                  </a:lnTo>
                                  <a:lnTo>
                                    <a:pt x="17" y="2455"/>
                                  </a:lnTo>
                                  <a:lnTo>
                                    <a:pt x="10" y="2455"/>
                                  </a:lnTo>
                                  <a:lnTo>
                                    <a:pt x="6" y="2455"/>
                                  </a:lnTo>
                                  <a:lnTo>
                                    <a:pt x="3" y="2459"/>
                                  </a:lnTo>
                                  <a:lnTo>
                                    <a:pt x="1" y="2459"/>
                                  </a:lnTo>
                                  <a:lnTo>
                                    <a:pt x="1" y="2628"/>
                                  </a:lnTo>
                                  <a:lnTo>
                                    <a:pt x="3" y="2630"/>
                                  </a:lnTo>
                                  <a:lnTo>
                                    <a:pt x="5" y="2632"/>
                                  </a:lnTo>
                                  <a:lnTo>
                                    <a:pt x="3" y="2632"/>
                                  </a:lnTo>
                                  <a:lnTo>
                                    <a:pt x="1" y="2634"/>
                                  </a:lnTo>
                                  <a:lnTo>
                                    <a:pt x="1" y="2803"/>
                                  </a:lnTo>
                                  <a:lnTo>
                                    <a:pt x="3" y="2805"/>
                                  </a:lnTo>
                                  <a:lnTo>
                                    <a:pt x="6" y="2807"/>
                                  </a:lnTo>
                                  <a:lnTo>
                                    <a:pt x="10" y="2807"/>
                                  </a:lnTo>
                                  <a:lnTo>
                                    <a:pt x="13" y="2807"/>
                                  </a:lnTo>
                                  <a:lnTo>
                                    <a:pt x="17" y="2807"/>
                                  </a:lnTo>
                                  <a:lnTo>
                                    <a:pt x="20" y="2807"/>
                                  </a:lnTo>
                                  <a:lnTo>
                                    <a:pt x="24" y="2803"/>
                                  </a:lnTo>
                                  <a:lnTo>
                                    <a:pt x="24" y="2803"/>
                                  </a:lnTo>
                                  <a:lnTo>
                                    <a:pt x="24" y="2634"/>
                                  </a:lnTo>
                                  <a:lnTo>
                                    <a:pt x="24" y="2632"/>
                                  </a:lnTo>
                                  <a:lnTo>
                                    <a:pt x="22" y="2632"/>
                                  </a:lnTo>
                                  <a:lnTo>
                                    <a:pt x="24" y="2630"/>
                                  </a:lnTo>
                                  <a:lnTo>
                                    <a:pt x="24" y="2628"/>
                                  </a:lnTo>
                                  <a:lnTo>
                                    <a:pt x="24" y="2459"/>
                                  </a:lnTo>
                                  <a:moveTo>
                                    <a:pt x="24" y="2110"/>
                                  </a:moveTo>
                                  <a:lnTo>
                                    <a:pt x="24" y="2108"/>
                                  </a:lnTo>
                                  <a:lnTo>
                                    <a:pt x="20" y="2106"/>
                                  </a:lnTo>
                                  <a:lnTo>
                                    <a:pt x="17" y="2104"/>
                                  </a:lnTo>
                                  <a:lnTo>
                                    <a:pt x="10" y="2104"/>
                                  </a:lnTo>
                                  <a:lnTo>
                                    <a:pt x="6" y="2106"/>
                                  </a:lnTo>
                                  <a:lnTo>
                                    <a:pt x="3" y="2108"/>
                                  </a:lnTo>
                                  <a:lnTo>
                                    <a:pt x="1" y="2110"/>
                                  </a:lnTo>
                                  <a:lnTo>
                                    <a:pt x="1" y="2279"/>
                                  </a:lnTo>
                                  <a:lnTo>
                                    <a:pt x="3" y="2279"/>
                                  </a:lnTo>
                                  <a:lnTo>
                                    <a:pt x="5" y="2281"/>
                                  </a:lnTo>
                                  <a:lnTo>
                                    <a:pt x="3" y="2281"/>
                                  </a:lnTo>
                                  <a:lnTo>
                                    <a:pt x="1" y="2283"/>
                                  </a:lnTo>
                                  <a:lnTo>
                                    <a:pt x="1" y="2452"/>
                                  </a:lnTo>
                                  <a:lnTo>
                                    <a:pt x="3" y="2454"/>
                                  </a:lnTo>
                                  <a:lnTo>
                                    <a:pt x="6" y="2455"/>
                                  </a:lnTo>
                                  <a:lnTo>
                                    <a:pt x="10" y="2455"/>
                                  </a:lnTo>
                                  <a:lnTo>
                                    <a:pt x="13" y="2455"/>
                                  </a:lnTo>
                                  <a:lnTo>
                                    <a:pt x="17" y="2455"/>
                                  </a:lnTo>
                                  <a:lnTo>
                                    <a:pt x="20" y="2455"/>
                                  </a:lnTo>
                                  <a:lnTo>
                                    <a:pt x="24" y="2454"/>
                                  </a:lnTo>
                                  <a:lnTo>
                                    <a:pt x="24" y="2452"/>
                                  </a:lnTo>
                                  <a:lnTo>
                                    <a:pt x="24" y="2283"/>
                                  </a:lnTo>
                                  <a:lnTo>
                                    <a:pt x="24" y="2281"/>
                                  </a:lnTo>
                                  <a:lnTo>
                                    <a:pt x="22" y="2281"/>
                                  </a:lnTo>
                                  <a:lnTo>
                                    <a:pt x="24" y="2279"/>
                                  </a:lnTo>
                                  <a:lnTo>
                                    <a:pt x="24" y="2277"/>
                                  </a:lnTo>
                                  <a:lnTo>
                                    <a:pt x="24" y="2110"/>
                                  </a:lnTo>
                                  <a:moveTo>
                                    <a:pt x="24" y="1759"/>
                                  </a:moveTo>
                                  <a:lnTo>
                                    <a:pt x="24" y="1757"/>
                                  </a:lnTo>
                                  <a:lnTo>
                                    <a:pt x="20" y="1755"/>
                                  </a:lnTo>
                                  <a:lnTo>
                                    <a:pt x="17" y="1753"/>
                                  </a:lnTo>
                                  <a:lnTo>
                                    <a:pt x="10" y="1753"/>
                                  </a:lnTo>
                                  <a:lnTo>
                                    <a:pt x="6" y="1755"/>
                                  </a:lnTo>
                                  <a:lnTo>
                                    <a:pt x="3" y="1757"/>
                                  </a:lnTo>
                                  <a:lnTo>
                                    <a:pt x="1" y="1759"/>
                                  </a:lnTo>
                                  <a:lnTo>
                                    <a:pt x="1" y="1928"/>
                                  </a:lnTo>
                                  <a:lnTo>
                                    <a:pt x="3" y="1928"/>
                                  </a:lnTo>
                                  <a:lnTo>
                                    <a:pt x="5" y="1930"/>
                                  </a:lnTo>
                                  <a:lnTo>
                                    <a:pt x="3" y="1930"/>
                                  </a:lnTo>
                                  <a:lnTo>
                                    <a:pt x="1" y="1932"/>
                                  </a:lnTo>
                                  <a:lnTo>
                                    <a:pt x="1" y="2101"/>
                                  </a:lnTo>
                                  <a:lnTo>
                                    <a:pt x="3" y="2103"/>
                                  </a:lnTo>
                                  <a:lnTo>
                                    <a:pt x="6" y="2104"/>
                                  </a:lnTo>
                                  <a:lnTo>
                                    <a:pt x="10" y="2104"/>
                                  </a:lnTo>
                                  <a:lnTo>
                                    <a:pt x="13" y="2104"/>
                                  </a:lnTo>
                                  <a:lnTo>
                                    <a:pt x="17" y="2104"/>
                                  </a:lnTo>
                                  <a:lnTo>
                                    <a:pt x="20" y="2104"/>
                                  </a:lnTo>
                                  <a:lnTo>
                                    <a:pt x="24" y="2103"/>
                                  </a:lnTo>
                                  <a:lnTo>
                                    <a:pt x="24" y="2101"/>
                                  </a:lnTo>
                                  <a:lnTo>
                                    <a:pt x="24" y="1932"/>
                                  </a:lnTo>
                                  <a:lnTo>
                                    <a:pt x="24" y="1930"/>
                                  </a:lnTo>
                                  <a:lnTo>
                                    <a:pt x="22" y="1930"/>
                                  </a:lnTo>
                                  <a:lnTo>
                                    <a:pt x="24" y="1928"/>
                                  </a:lnTo>
                                  <a:lnTo>
                                    <a:pt x="24" y="1928"/>
                                  </a:lnTo>
                                  <a:lnTo>
                                    <a:pt x="24" y="1759"/>
                                  </a:lnTo>
                                  <a:moveTo>
                                    <a:pt x="24" y="1408"/>
                                  </a:moveTo>
                                  <a:lnTo>
                                    <a:pt x="24" y="1406"/>
                                  </a:lnTo>
                                  <a:lnTo>
                                    <a:pt x="20" y="1404"/>
                                  </a:lnTo>
                                  <a:lnTo>
                                    <a:pt x="17" y="1404"/>
                                  </a:lnTo>
                                  <a:lnTo>
                                    <a:pt x="10" y="1404"/>
                                  </a:lnTo>
                                  <a:lnTo>
                                    <a:pt x="6" y="1404"/>
                                  </a:lnTo>
                                  <a:lnTo>
                                    <a:pt x="3" y="1406"/>
                                  </a:lnTo>
                                  <a:lnTo>
                                    <a:pt x="1" y="1408"/>
                                  </a:lnTo>
                                  <a:lnTo>
                                    <a:pt x="1" y="1577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5" y="1579"/>
                                  </a:lnTo>
                                  <a:lnTo>
                                    <a:pt x="3" y="1581"/>
                                  </a:lnTo>
                                  <a:lnTo>
                                    <a:pt x="1" y="1581"/>
                                  </a:lnTo>
                                  <a:lnTo>
                                    <a:pt x="1" y="1750"/>
                                  </a:lnTo>
                                  <a:lnTo>
                                    <a:pt x="3" y="1752"/>
                                  </a:lnTo>
                                  <a:lnTo>
                                    <a:pt x="6" y="1753"/>
                                  </a:lnTo>
                                  <a:lnTo>
                                    <a:pt x="10" y="1753"/>
                                  </a:lnTo>
                                  <a:lnTo>
                                    <a:pt x="13" y="1753"/>
                                  </a:lnTo>
                                  <a:lnTo>
                                    <a:pt x="17" y="1753"/>
                                  </a:lnTo>
                                  <a:lnTo>
                                    <a:pt x="20" y="1753"/>
                                  </a:lnTo>
                                  <a:lnTo>
                                    <a:pt x="24" y="1752"/>
                                  </a:lnTo>
                                  <a:lnTo>
                                    <a:pt x="24" y="1750"/>
                                  </a:lnTo>
                                  <a:lnTo>
                                    <a:pt x="24" y="1581"/>
                                  </a:lnTo>
                                  <a:lnTo>
                                    <a:pt x="24" y="1581"/>
                                  </a:lnTo>
                                  <a:lnTo>
                                    <a:pt x="22" y="1579"/>
                                  </a:lnTo>
                                  <a:lnTo>
                                    <a:pt x="24" y="1579"/>
                                  </a:lnTo>
                                  <a:lnTo>
                                    <a:pt x="24" y="1577"/>
                                  </a:lnTo>
                                  <a:lnTo>
                                    <a:pt x="24" y="1408"/>
                                  </a:lnTo>
                                  <a:moveTo>
                                    <a:pt x="24" y="1057"/>
                                  </a:moveTo>
                                  <a:lnTo>
                                    <a:pt x="24" y="1055"/>
                                  </a:lnTo>
                                  <a:lnTo>
                                    <a:pt x="20" y="1053"/>
                                  </a:lnTo>
                                  <a:lnTo>
                                    <a:pt x="17" y="1053"/>
                                  </a:lnTo>
                                  <a:lnTo>
                                    <a:pt x="10" y="1053"/>
                                  </a:lnTo>
                                  <a:lnTo>
                                    <a:pt x="6" y="1053"/>
                                  </a:lnTo>
                                  <a:lnTo>
                                    <a:pt x="3" y="1055"/>
                                  </a:lnTo>
                                  <a:lnTo>
                                    <a:pt x="1" y="1057"/>
                                  </a:lnTo>
                                  <a:lnTo>
                                    <a:pt x="1" y="1226"/>
                                  </a:lnTo>
                                  <a:lnTo>
                                    <a:pt x="3" y="1228"/>
                                  </a:lnTo>
                                  <a:lnTo>
                                    <a:pt x="5" y="1228"/>
                                  </a:lnTo>
                                  <a:lnTo>
                                    <a:pt x="3" y="1230"/>
                                  </a:lnTo>
                                  <a:lnTo>
                                    <a:pt x="1" y="1231"/>
                                  </a:lnTo>
                                  <a:lnTo>
                                    <a:pt x="1" y="1399"/>
                                  </a:lnTo>
                                  <a:lnTo>
                                    <a:pt x="3" y="1401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10" y="1404"/>
                                  </a:lnTo>
                                  <a:lnTo>
                                    <a:pt x="13" y="1404"/>
                                  </a:lnTo>
                                  <a:lnTo>
                                    <a:pt x="17" y="1404"/>
                                  </a:lnTo>
                                  <a:lnTo>
                                    <a:pt x="20" y="1402"/>
                                  </a:lnTo>
                                  <a:lnTo>
                                    <a:pt x="24" y="1401"/>
                                  </a:lnTo>
                                  <a:lnTo>
                                    <a:pt x="24" y="1399"/>
                                  </a:lnTo>
                                  <a:lnTo>
                                    <a:pt x="24" y="1231"/>
                                  </a:lnTo>
                                  <a:lnTo>
                                    <a:pt x="24" y="1230"/>
                                  </a:lnTo>
                                  <a:lnTo>
                                    <a:pt x="22" y="1228"/>
                                  </a:lnTo>
                                  <a:lnTo>
                                    <a:pt x="24" y="1228"/>
                                  </a:lnTo>
                                  <a:lnTo>
                                    <a:pt x="24" y="1226"/>
                                  </a:lnTo>
                                  <a:lnTo>
                                    <a:pt x="24" y="1057"/>
                                  </a:lnTo>
                                  <a:moveTo>
                                    <a:pt x="24" y="706"/>
                                  </a:moveTo>
                                  <a:lnTo>
                                    <a:pt x="24" y="706"/>
                                  </a:lnTo>
                                  <a:lnTo>
                                    <a:pt x="20" y="702"/>
                                  </a:lnTo>
                                  <a:lnTo>
                                    <a:pt x="17" y="702"/>
                                  </a:lnTo>
                                  <a:lnTo>
                                    <a:pt x="10" y="702"/>
                                  </a:lnTo>
                                  <a:lnTo>
                                    <a:pt x="6" y="702"/>
                                  </a:lnTo>
                                  <a:lnTo>
                                    <a:pt x="3" y="706"/>
                                  </a:lnTo>
                                  <a:lnTo>
                                    <a:pt x="1" y="706"/>
                                  </a:lnTo>
                                  <a:lnTo>
                                    <a:pt x="1" y="875"/>
                                  </a:lnTo>
                                  <a:lnTo>
                                    <a:pt x="3" y="877"/>
                                  </a:lnTo>
                                  <a:lnTo>
                                    <a:pt x="5" y="877"/>
                                  </a:lnTo>
                                  <a:lnTo>
                                    <a:pt x="3" y="878"/>
                                  </a:lnTo>
                                  <a:lnTo>
                                    <a:pt x="1" y="880"/>
                                  </a:lnTo>
                                  <a:lnTo>
                                    <a:pt x="1" y="1050"/>
                                  </a:lnTo>
                                  <a:lnTo>
                                    <a:pt x="3" y="1050"/>
                                  </a:lnTo>
                                  <a:lnTo>
                                    <a:pt x="6" y="1051"/>
                                  </a:lnTo>
                                  <a:lnTo>
                                    <a:pt x="10" y="1053"/>
                                  </a:lnTo>
                                  <a:lnTo>
                                    <a:pt x="13" y="1053"/>
                                  </a:lnTo>
                                  <a:lnTo>
                                    <a:pt x="17" y="1053"/>
                                  </a:lnTo>
                                  <a:lnTo>
                                    <a:pt x="20" y="1051"/>
                                  </a:lnTo>
                                  <a:lnTo>
                                    <a:pt x="24" y="1050"/>
                                  </a:lnTo>
                                  <a:lnTo>
                                    <a:pt x="24" y="1050"/>
                                  </a:lnTo>
                                  <a:lnTo>
                                    <a:pt x="24" y="880"/>
                                  </a:lnTo>
                                  <a:lnTo>
                                    <a:pt x="24" y="878"/>
                                  </a:lnTo>
                                  <a:lnTo>
                                    <a:pt x="22" y="877"/>
                                  </a:lnTo>
                                  <a:lnTo>
                                    <a:pt x="24" y="877"/>
                                  </a:lnTo>
                                  <a:lnTo>
                                    <a:pt x="24" y="875"/>
                                  </a:lnTo>
                                  <a:lnTo>
                                    <a:pt x="24" y="706"/>
                                  </a:lnTo>
                                  <a:moveTo>
                                    <a:pt x="24" y="356"/>
                                  </a:moveTo>
                                  <a:lnTo>
                                    <a:pt x="24" y="355"/>
                                  </a:lnTo>
                                  <a:lnTo>
                                    <a:pt x="20" y="353"/>
                                  </a:lnTo>
                                  <a:lnTo>
                                    <a:pt x="17" y="351"/>
                                  </a:lnTo>
                                  <a:lnTo>
                                    <a:pt x="10" y="351"/>
                                  </a:lnTo>
                                  <a:lnTo>
                                    <a:pt x="6" y="353"/>
                                  </a:lnTo>
                                  <a:lnTo>
                                    <a:pt x="3" y="355"/>
                                  </a:lnTo>
                                  <a:lnTo>
                                    <a:pt x="1" y="356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3" y="526"/>
                                  </a:lnTo>
                                  <a:lnTo>
                                    <a:pt x="5" y="527"/>
                                  </a:lnTo>
                                  <a:lnTo>
                                    <a:pt x="3" y="527"/>
                                  </a:lnTo>
                                  <a:lnTo>
                                    <a:pt x="1" y="529"/>
                                  </a:lnTo>
                                  <a:lnTo>
                                    <a:pt x="1" y="699"/>
                                  </a:lnTo>
                                  <a:lnTo>
                                    <a:pt x="3" y="700"/>
                                  </a:lnTo>
                                  <a:lnTo>
                                    <a:pt x="6" y="702"/>
                                  </a:lnTo>
                                  <a:lnTo>
                                    <a:pt x="10" y="702"/>
                                  </a:lnTo>
                                  <a:lnTo>
                                    <a:pt x="13" y="702"/>
                                  </a:lnTo>
                                  <a:lnTo>
                                    <a:pt x="17" y="702"/>
                                  </a:lnTo>
                                  <a:lnTo>
                                    <a:pt x="20" y="702"/>
                                  </a:lnTo>
                                  <a:lnTo>
                                    <a:pt x="24" y="700"/>
                                  </a:lnTo>
                                  <a:lnTo>
                                    <a:pt x="24" y="699"/>
                                  </a:lnTo>
                                  <a:lnTo>
                                    <a:pt x="24" y="529"/>
                                  </a:lnTo>
                                  <a:lnTo>
                                    <a:pt x="24" y="527"/>
                                  </a:lnTo>
                                  <a:lnTo>
                                    <a:pt x="22" y="527"/>
                                  </a:lnTo>
                                  <a:lnTo>
                                    <a:pt x="24" y="526"/>
                                  </a:lnTo>
                                  <a:lnTo>
                                    <a:pt x="24" y="524"/>
                                  </a:lnTo>
                                  <a:lnTo>
                                    <a:pt x="24" y="356"/>
                                  </a:lnTo>
                                  <a:moveTo>
                                    <a:pt x="24" y="5"/>
                                  </a:moveTo>
                                  <a:lnTo>
                                    <a:pt x="24" y="4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6" y="2"/>
                                  </a:lnTo>
                                  <a:lnTo>
                                    <a:pt x="3" y="4"/>
                                  </a:lnTo>
                                  <a:lnTo>
                                    <a:pt x="1" y="5"/>
                                  </a:lnTo>
                                  <a:lnTo>
                                    <a:pt x="1" y="175"/>
                                  </a:lnTo>
                                  <a:lnTo>
                                    <a:pt x="3" y="175"/>
                                  </a:lnTo>
                                  <a:lnTo>
                                    <a:pt x="5" y="176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1" y="178"/>
                                  </a:lnTo>
                                  <a:lnTo>
                                    <a:pt x="1" y="348"/>
                                  </a:lnTo>
                                  <a:lnTo>
                                    <a:pt x="3" y="349"/>
                                  </a:lnTo>
                                  <a:lnTo>
                                    <a:pt x="6" y="351"/>
                                  </a:lnTo>
                                  <a:lnTo>
                                    <a:pt x="10" y="351"/>
                                  </a:lnTo>
                                  <a:lnTo>
                                    <a:pt x="13" y="351"/>
                                  </a:lnTo>
                                  <a:lnTo>
                                    <a:pt x="17" y="351"/>
                                  </a:lnTo>
                                  <a:lnTo>
                                    <a:pt x="20" y="351"/>
                                  </a:lnTo>
                                  <a:lnTo>
                                    <a:pt x="24" y="349"/>
                                  </a:lnTo>
                                  <a:lnTo>
                                    <a:pt x="24" y="348"/>
                                  </a:lnTo>
                                  <a:lnTo>
                                    <a:pt x="24" y="178"/>
                                  </a:lnTo>
                                  <a:lnTo>
                                    <a:pt x="24" y="176"/>
                                  </a:lnTo>
                                  <a:lnTo>
                                    <a:pt x="22" y="176"/>
                                  </a:lnTo>
                                  <a:lnTo>
                                    <a:pt x="24" y="175"/>
                                  </a:lnTo>
                                  <a:lnTo>
                                    <a:pt x="24" y="173"/>
                                  </a:lnTo>
                                  <a:lnTo>
                                    <a:pt x="24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20" style="position:absolute;margin-left:447.25pt;margin-top:-528.95pt;width:0.65pt;height:497.1pt" coordorigin="8945,-10579" coordsize="13,9942"/>
              </w:pict>
            </mc:Fallback>
          </mc:AlternateContent>
          <w:delText>​​</w:delText>
        </w:r>
      </w:del>
      <w:del w:id="392" w:author="User" w:date="2023-04-17T13:51:00Z">
        <w:r>
          <w:rPr/>
          <mc:AlternateContent>
            <mc:Choice Requires="wpg">
              <w:drawing>
                <wp:anchor behindDoc="1" distT="0" distB="0" distL="0" distR="0" simplePos="0" locked="0" layoutInCell="0" allowOverlap="1" relativeHeight="225">
                  <wp:simplePos x="0" y="0"/>
                  <wp:positionH relativeFrom="page">
                    <wp:posOffset>5244465</wp:posOffset>
                  </wp:positionH>
                  <wp:positionV relativeFrom="page">
                    <wp:posOffset>457200</wp:posOffset>
                  </wp:positionV>
                  <wp:extent cx="280670" cy="6503035"/>
                  <wp:effectExtent l="0" t="0" r="0" b="0"/>
                  <wp:wrapNone/>
                  <wp:docPr id="198" name="Фигура12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80800" cy="6503040"/>
                            <a:chOff x="0" y="0"/>
                            <a:chExt cx="280800" cy="6503040"/>
                          </a:xfrm>
                        </wpg:grpSpPr>
                        <wps:wsp>
                          <wps:cNvSpPr/>
                          <wps:spPr>
                            <a:xfrm>
                              <a:off x="187200" y="0"/>
                              <a:ext cx="82080" cy="94680"/>
                            </a:xfrm>
                            <a:custGeom>
                              <a:avLst/>
                              <a:gdLst>
                                <a:gd name="textAreaLeft" fmla="*/ 0 w 46440"/>
                                <a:gd name="textAreaRight" fmla="*/ 46800 w 46440"/>
                                <a:gd name="textAreaTop" fmla="*/ 0 h 53640"/>
                                <a:gd name="textAreaBottom" fmla="*/ 54000 h 5364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229" h="265">
                                  <a:moveTo>
                                    <a:pt x="174" y="189"/>
                                  </a:moveTo>
                                  <a:lnTo>
                                    <a:pt x="174" y="182"/>
                                  </a:lnTo>
                                  <a:lnTo>
                                    <a:pt x="171" y="170"/>
                                  </a:lnTo>
                                  <a:lnTo>
                                    <a:pt x="169" y="165"/>
                                  </a:lnTo>
                                  <a:lnTo>
                                    <a:pt x="167" y="154"/>
                                  </a:lnTo>
                                  <a:lnTo>
                                    <a:pt x="164" y="149"/>
                                  </a:lnTo>
                                  <a:lnTo>
                                    <a:pt x="160" y="140"/>
                                  </a:lnTo>
                                  <a:lnTo>
                                    <a:pt x="158" y="138"/>
                                  </a:lnTo>
                                  <a:lnTo>
                                    <a:pt x="155" y="135"/>
                                  </a:lnTo>
                                  <a:lnTo>
                                    <a:pt x="153" y="133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7" y="133"/>
                                  </a:lnTo>
                                  <a:lnTo>
                                    <a:pt x="134" y="133"/>
                                  </a:lnTo>
                                  <a:lnTo>
                                    <a:pt x="132" y="133"/>
                                  </a:lnTo>
                                  <a:lnTo>
                                    <a:pt x="128" y="135"/>
                                  </a:lnTo>
                                  <a:lnTo>
                                    <a:pt x="128" y="136"/>
                                  </a:lnTo>
                                  <a:lnTo>
                                    <a:pt x="126" y="138"/>
                                  </a:lnTo>
                                  <a:lnTo>
                                    <a:pt x="125" y="138"/>
                                  </a:lnTo>
                                  <a:lnTo>
                                    <a:pt x="125" y="142"/>
                                  </a:lnTo>
                                  <a:lnTo>
                                    <a:pt x="126" y="143"/>
                                  </a:lnTo>
                                  <a:lnTo>
                                    <a:pt x="130" y="150"/>
                                  </a:lnTo>
                                  <a:lnTo>
                                    <a:pt x="132" y="154"/>
                                  </a:lnTo>
                                  <a:lnTo>
                                    <a:pt x="135" y="163"/>
                                  </a:lnTo>
                                  <a:lnTo>
                                    <a:pt x="137" y="168"/>
                                  </a:lnTo>
                                  <a:lnTo>
                                    <a:pt x="141" y="179"/>
                                  </a:lnTo>
                                  <a:lnTo>
                                    <a:pt x="141" y="186"/>
                                  </a:lnTo>
                                  <a:lnTo>
                                    <a:pt x="141" y="198"/>
                                  </a:lnTo>
                                  <a:lnTo>
                                    <a:pt x="141" y="202"/>
                                  </a:lnTo>
                                  <a:lnTo>
                                    <a:pt x="139" y="210"/>
                                  </a:lnTo>
                                  <a:lnTo>
                                    <a:pt x="137" y="212"/>
                                  </a:lnTo>
                                  <a:lnTo>
                                    <a:pt x="132" y="217"/>
                                  </a:lnTo>
                                  <a:lnTo>
                                    <a:pt x="132" y="217"/>
                                  </a:lnTo>
                                  <a:lnTo>
                                    <a:pt x="128" y="219"/>
                                  </a:lnTo>
                                  <a:lnTo>
                                    <a:pt x="121" y="221"/>
                                  </a:lnTo>
                                  <a:lnTo>
                                    <a:pt x="118" y="221"/>
                                  </a:lnTo>
                                  <a:lnTo>
                                    <a:pt x="104" y="221"/>
                                  </a:lnTo>
                                  <a:lnTo>
                                    <a:pt x="104" y="193"/>
                                  </a:lnTo>
                                  <a:lnTo>
                                    <a:pt x="102" y="180"/>
                                  </a:lnTo>
                                  <a:lnTo>
                                    <a:pt x="98" y="159"/>
                                  </a:lnTo>
                                  <a:lnTo>
                                    <a:pt x="95" y="152"/>
                                  </a:lnTo>
                                  <a:lnTo>
                                    <a:pt x="86" y="138"/>
                                  </a:lnTo>
                                  <a:lnTo>
                                    <a:pt x="81" y="133"/>
                                  </a:lnTo>
                                  <a:lnTo>
                                    <a:pt x="75" y="129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75" y="221"/>
                                  </a:lnTo>
                                  <a:lnTo>
                                    <a:pt x="50" y="221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40" y="210"/>
                                  </a:lnTo>
                                  <a:lnTo>
                                    <a:pt x="33" y="200"/>
                                  </a:lnTo>
                                  <a:lnTo>
                                    <a:pt x="31" y="195"/>
                                  </a:lnTo>
                                  <a:lnTo>
                                    <a:pt x="31" y="182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36" y="172"/>
                                  </a:lnTo>
                                  <a:lnTo>
                                    <a:pt x="40" y="168"/>
                                  </a:lnTo>
                                  <a:lnTo>
                                    <a:pt x="45" y="166"/>
                                  </a:lnTo>
                                  <a:lnTo>
                                    <a:pt x="56" y="166"/>
                                  </a:lnTo>
                                  <a:lnTo>
                                    <a:pt x="59" y="166"/>
                                  </a:lnTo>
                                  <a:lnTo>
                                    <a:pt x="65" y="170"/>
                                  </a:lnTo>
                                  <a:lnTo>
                                    <a:pt x="68" y="172"/>
                                  </a:lnTo>
                                  <a:lnTo>
                                    <a:pt x="72" y="179"/>
                                  </a:lnTo>
                                  <a:lnTo>
                                    <a:pt x="73" y="182"/>
                                  </a:lnTo>
                                  <a:lnTo>
                                    <a:pt x="75" y="191"/>
                                  </a:lnTo>
                                  <a:lnTo>
                                    <a:pt x="75" y="198"/>
                                  </a:lnTo>
                                  <a:lnTo>
                                    <a:pt x="75" y="129"/>
                                  </a:lnTo>
                                  <a:lnTo>
                                    <a:pt x="73" y="129"/>
                                  </a:lnTo>
                                  <a:lnTo>
                                    <a:pt x="68" y="126"/>
                                  </a:lnTo>
                                  <a:lnTo>
                                    <a:pt x="59" y="124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35" y="126"/>
                                  </a:lnTo>
                                  <a:lnTo>
                                    <a:pt x="22" y="131"/>
                                  </a:lnTo>
                                  <a:lnTo>
                                    <a:pt x="17" y="135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5" y="158"/>
                                  </a:lnTo>
                                  <a:lnTo>
                                    <a:pt x="3" y="165"/>
                                  </a:lnTo>
                                  <a:lnTo>
                                    <a:pt x="1" y="172"/>
                                  </a:lnTo>
                                  <a:lnTo>
                                    <a:pt x="1" y="189"/>
                                  </a:lnTo>
                                  <a:lnTo>
                                    <a:pt x="3" y="198"/>
                                  </a:lnTo>
                                  <a:lnTo>
                                    <a:pt x="6" y="207"/>
                                  </a:lnTo>
                                  <a:lnTo>
                                    <a:pt x="10" y="214"/>
                                  </a:lnTo>
                                  <a:lnTo>
                                    <a:pt x="15" y="221"/>
                                  </a:lnTo>
                                  <a:lnTo>
                                    <a:pt x="22" y="228"/>
                                  </a:lnTo>
                                  <a:lnTo>
                                    <a:pt x="8" y="228"/>
                                  </a:lnTo>
                                  <a:lnTo>
                                    <a:pt x="8" y="228"/>
                                  </a:lnTo>
                                  <a:lnTo>
                                    <a:pt x="6" y="230"/>
                                  </a:lnTo>
                                  <a:lnTo>
                                    <a:pt x="5" y="232"/>
                                  </a:lnTo>
                                  <a:lnTo>
                                    <a:pt x="5" y="235"/>
                                  </a:lnTo>
                                  <a:lnTo>
                                    <a:pt x="5" y="237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5" y="251"/>
                                  </a:lnTo>
                                  <a:lnTo>
                                    <a:pt x="5" y="254"/>
                                  </a:lnTo>
                                  <a:lnTo>
                                    <a:pt x="5" y="256"/>
                                  </a:lnTo>
                                  <a:lnTo>
                                    <a:pt x="5" y="258"/>
                                  </a:lnTo>
                                  <a:lnTo>
                                    <a:pt x="6" y="260"/>
                                  </a:lnTo>
                                  <a:lnTo>
                                    <a:pt x="8" y="263"/>
                                  </a:lnTo>
                                  <a:lnTo>
                                    <a:pt x="8" y="263"/>
                                  </a:lnTo>
                                  <a:lnTo>
                                    <a:pt x="22" y="263"/>
                                  </a:lnTo>
                                  <a:lnTo>
                                    <a:pt x="31" y="263"/>
                                  </a:lnTo>
                                  <a:lnTo>
                                    <a:pt x="75" y="263"/>
                                  </a:lnTo>
                                  <a:lnTo>
                                    <a:pt x="126" y="263"/>
                                  </a:lnTo>
                                  <a:lnTo>
                                    <a:pt x="132" y="261"/>
                                  </a:lnTo>
                                  <a:lnTo>
                                    <a:pt x="134" y="261"/>
                                  </a:lnTo>
                                  <a:lnTo>
                                    <a:pt x="141" y="260"/>
                                  </a:lnTo>
                                  <a:lnTo>
                                    <a:pt x="148" y="258"/>
                                  </a:lnTo>
                                  <a:lnTo>
                                    <a:pt x="155" y="253"/>
                                  </a:lnTo>
                                  <a:lnTo>
                                    <a:pt x="164" y="242"/>
                                  </a:lnTo>
                                  <a:lnTo>
                                    <a:pt x="167" y="235"/>
                                  </a:lnTo>
                                  <a:lnTo>
                                    <a:pt x="172" y="217"/>
                                  </a:lnTo>
                                  <a:lnTo>
                                    <a:pt x="174" y="209"/>
                                  </a:lnTo>
                                  <a:lnTo>
                                    <a:pt x="174" y="189"/>
                                  </a:lnTo>
                                  <a:moveTo>
                                    <a:pt x="229" y="62"/>
                                  </a:moveTo>
                                  <a:lnTo>
                                    <a:pt x="227" y="52"/>
                                  </a:lnTo>
                                  <a:lnTo>
                                    <a:pt x="225" y="47"/>
                                  </a:lnTo>
                                  <a:lnTo>
                                    <a:pt x="222" y="45"/>
                                  </a:lnTo>
                                  <a:lnTo>
                                    <a:pt x="63" y="45"/>
                                  </a:lnTo>
                                  <a:lnTo>
                                    <a:pt x="59" y="45"/>
                                  </a:lnTo>
                                  <a:lnTo>
                                    <a:pt x="50" y="43"/>
                                  </a:lnTo>
                                  <a:lnTo>
                                    <a:pt x="49" y="41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42" y="32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42" y="20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45" y="-1"/>
                                  </a:lnTo>
                                  <a:lnTo>
                                    <a:pt x="40" y="-1"/>
                                  </a:lnTo>
                                  <a:lnTo>
                                    <a:pt x="17" y="-1"/>
                                  </a:lnTo>
                                  <a:lnTo>
                                    <a:pt x="12" y="-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6" y="8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" y="29"/>
                                  </a:lnTo>
                                  <a:lnTo>
                                    <a:pt x="1" y="43"/>
                                  </a:lnTo>
                                  <a:lnTo>
                                    <a:pt x="3" y="52"/>
                                  </a:lnTo>
                                  <a:lnTo>
                                    <a:pt x="8" y="68"/>
                                  </a:lnTo>
                                  <a:lnTo>
                                    <a:pt x="13" y="73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56" y="91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5" y="87"/>
                                  </a:lnTo>
                                  <a:lnTo>
                                    <a:pt x="227" y="82"/>
                                  </a:lnTo>
                                  <a:lnTo>
                                    <a:pt x="229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65" name="" descr=""/>
                            <pic:cNvPicPr/>
                          </pic:nvPicPr>
                          <pic:blipFill>
                            <a:blip r:embed="rId205"/>
                            <a:stretch/>
                          </pic:blipFill>
                          <pic:spPr>
                            <a:xfrm>
                              <a:off x="0" y="4320"/>
                              <a:ext cx="280800" cy="649872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21" style="position:absolute;margin-left:412.95pt;margin-top:36pt;width:22.1pt;height:512.05pt" coordorigin="8259,720" coordsize="442,10241">
                  <v:shape id="shape_0" stroked="f" o:allowincell="f" style="position:absolute;left:8259;top:727;width:441;height:10233;mso-wrap-style:none;v-text-anchor:middle;mso-position-horizontal-relative:page;mso-position-vertical-relative:page" type="_x0000_t75">
                    <v:imagedata r:id="rId206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​​</w:delText>
        </w:r>
      </w:del>
      <w:del w:id="393" w:author="User" w:date="2023-04-17T13:51:00Z">
        <w:r>
          <w:rPr/>
          <mc:AlternateContent>
            <mc:Choice Requires="wpg">
              <w:drawing>
                <wp:anchor behindDoc="1" distT="635" distB="0" distL="635" distR="0" simplePos="0" locked="0" layoutInCell="0" allowOverlap="1" relativeHeight="226">
                  <wp:simplePos x="0" y="0"/>
                  <wp:positionH relativeFrom="page">
                    <wp:posOffset>9958070</wp:posOffset>
                  </wp:positionH>
                  <wp:positionV relativeFrom="page">
                    <wp:posOffset>6790055</wp:posOffset>
                  </wp:positionV>
                  <wp:extent cx="295910" cy="483235"/>
                  <wp:effectExtent l="635" t="635" r="0" b="0"/>
                  <wp:wrapNone/>
                  <wp:docPr id="199" name="Фигура122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95920" cy="483120"/>
                            <a:chOff x="0" y="0"/>
                            <a:chExt cx="295920" cy="483120"/>
                          </a:xfrm>
                        </wpg:grpSpPr>
                        <pic:pic xmlns:pic="http://schemas.openxmlformats.org/drawingml/2006/picture">
                          <pic:nvPicPr>
                            <pic:cNvPr id="66" name="" descr=""/>
                            <pic:cNvPicPr/>
                          </pic:nvPicPr>
                          <pic:blipFill>
                            <a:blip r:embed="rId207"/>
                            <a:stretch/>
                          </pic:blipFill>
                          <pic:spPr>
                            <a:xfrm>
                              <a:off x="160560" y="260280"/>
                              <a:ext cx="132840" cy="2228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0"/>
                              <a:ext cx="295920" cy="219240"/>
                            </a:xfrm>
                            <a:custGeom>
                              <a:avLst/>
                              <a:gdLst>
                                <a:gd name="textAreaLeft" fmla="*/ 0 w 167760"/>
                                <a:gd name="textAreaRight" fmla="*/ 168120 w 167760"/>
                                <a:gd name="textAreaTop" fmla="*/ 0 h 124200"/>
                                <a:gd name="textAreaBottom" fmla="*/ 124560 h 12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822" h="610">
                                  <a:moveTo>
                                    <a:pt x="822" y="304"/>
                                  </a:moveTo>
                                  <a:lnTo>
                                    <a:pt x="815" y="241"/>
                                  </a:lnTo>
                                  <a:lnTo>
                                    <a:pt x="797" y="184"/>
                                  </a:lnTo>
                                  <a:lnTo>
                                    <a:pt x="769" y="135"/>
                                  </a:lnTo>
                                  <a:lnTo>
                                    <a:pt x="732" y="94"/>
                                  </a:lnTo>
                                  <a:lnTo>
                                    <a:pt x="676" y="52"/>
                                  </a:lnTo>
                                  <a:lnTo>
                                    <a:pt x="612" y="22"/>
                                  </a:lnTo>
                                  <a:lnTo>
                                    <a:pt x="543" y="4"/>
                                  </a:lnTo>
                                  <a:lnTo>
                                    <a:pt x="473" y="-1"/>
                                  </a:lnTo>
                                  <a:lnTo>
                                    <a:pt x="5" y="-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5" y="89"/>
                                  </a:lnTo>
                                  <a:lnTo>
                                    <a:pt x="282" y="89"/>
                                  </a:lnTo>
                                  <a:lnTo>
                                    <a:pt x="282" y="609"/>
                                  </a:lnTo>
                                  <a:lnTo>
                                    <a:pt x="367" y="609"/>
                                  </a:lnTo>
                                  <a:lnTo>
                                    <a:pt x="367" y="89"/>
                                  </a:lnTo>
                                  <a:lnTo>
                                    <a:pt x="473" y="89"/>
                                  </a:lnTo>
                                  <a:lnTo>
                                    <a:pt x="526" y="92"/>
                                  </a:lnTo>
                                  <a:lnTo>
                                    <a:pt x="577" y="105"/>
                                  </a:lnTo>
                                  <a:lnTo>
                                    <a:pt x="623" y="122"/>
                                  </a:lnTo>
                                  <a:lnTo>
                                    <a:pt x="663" y="149"/>
                                  </a:lnTo>
                                  <a:lnTo>
                                    <a:pt x="691" y="181"/>
                                  </a:lnTo>
                                  <a:lnTo>
                                    <a:pt x="714" y="218"/>
                                  </a:lnTo>
                                  <a:lnTo>
                                    <a:pt x="729" y="258"/>
                                  </a:lnTo>
                                  <a:lnTo>
                                    <a:pt x="734" y="304"/>
                                  </a:lnTo>
                                  <a:lnTo>
                                    <a:pt x="734" y="514"/>
                                  </a:lnTo>
                                  <a:lnTo>
                                    <a:pt x="769" y="475"/>
                                  </a:lnTo>
                                  <a:lnTo>
                                    <a:pt x="797" y="426"/>
                                  </a:lnTo>
                                  <a:lnTo>
                                    <a:pt x="815" y="369"/>
                                  </a:lnTo>
                                  <a:lnTo>
                                    <a:pt x="822" y="304"/>
                                  </a:lnTo>
                                  <a:moveTo>
                                    <a:pt x="282" y="609"/>
                                  </a:moveTo>
                                  <a:lnTo>
                                    <a:pt x="282" y="519"/>
                                  </a:lnTo>
                                  <a:lnTo>
                                    <a:pt x="5" y="519"/>
                                  </a:lnTo>
                                  <a:lnTo>
                                    <a:pt x="0" y="526"/>
                                  </a:lnTo>
                                  <a:lnTo>
                                    <a:pt x="0" y="606"/>
                                  </a:lnTo>
                                  <a:lnTo>
                                    <a:pt x="5" y="609"/>
                                  </a:lnTo>
                                  <a:lnTo>
                                    <a:pt x="282" y="609"/>
                                  </a:lnTo>
                                  <a:moveTo>
                                    <a:pt x="734" y="514"/>
                                  </a:moveTo>
                                  <a:lnTo>
                                    <a:pt x="734" y="304"/>
                                  </a:lnTo>
                                  <a:lnTo>
                                    <a:pt x="729" y="352"/>
                                  </a:lnTo>
                                  <a:lnTo>
                                    <a:pt x="714" y="392"/>
                                  </a:lnTo>
                                  <a:lnTo>
                                    <a:pt x="691" y="429"/>
                                  </a:lnTo>
                                  <a:lnTo>
                                    <a:pt x="663" y="459"/>
                                  </a:lnTo>
                                  <a:lnTo>
                                    <a:pt x="623" y="486"/>
                                  </a:lnTo>
                                  <a:lnTo>
                                    <a:pt x="577" y="505"/>
                                  </a:lnTo>
                                  <a:lnTo>
                                    <a:pt x="526" y="516"/>
                                  </a:lnTo>
                                  <a:lnTo>
                                    <a:pt x="473" y="519"/>
                                  </a:lnTo>
                                  <a:lnTo>
                                    <a:pt x="367" y="519"/>
                                  </a:lnTo>
                                  <a:lnTo>
                                    <a:pt x="367" y="609"/>
                                  </a:lnTo>
                                  <a:lnTo>
                                    <a:pt x="473" y="609"/>
                                  </a:lnTo>
                                  <a:lnTo>
                                    <a:pt x="543" y="604"/>
                                  </a:lnTo>
                                  <a:lnTo>
                                    <a:pt x="612" y="588"/>
                                  </a:lnTo>
                                  <a:lnTo>
                                    <a:pt x="676" y="558"/>
                                  </a:lnTo>
                                  <a:lnTo>
                                    <a:pt x="732" y="516"/>
                                  </a:lnTo>
                                  <a:lnTo>
                                    <a:pt x="734" y="5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22" style="position:absolute;margin-left:784.1pt;margin-top:534.65pt;width:23.3pt;height:38.05pt" coordorigin="15682,10693" coordsize="466,761">
                  <v:shape id="shape_0" stroked="f" o:allowincell="f" style="position:absolute;left:15935;top:11103;width:208;height:350;mso-wrap-style:none;v-text-anchor:middle;mso-position-horizontal-relative:page;mso-position-vertical-relative:page" type="_x0000_t75">
                    <v:imagedata r:id="rId208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  <w:delText>​</w:delText>
        </w:r>
      </w:del>
      <w:del w:id="394" w:author="User" w:date="2023-04-17T13:51:00Z">
        <w:r>
          <mc:AlternateContent>
            <mc:Choice Requires="wpg">
              <w:drawing>
                <wp:anchor behindDoc="1" distT="0" distB="635" distL="635" distR="0" simplePos="0" locked="0" layoutInCell="0" allowOverlap="1" relativeHeight="227">
                  <wp:simplePos x="0" y="0"/>
                  <wp:positionH relativeFrom="page">
                    <wp:posOffset>9944100</wp:posOffset>
                  </wp:positionH>
                  <wp:positionV relativeFrom="page">
                    <wp:posOffset>3968115</wp:posOffset>
                  </wp:positionV>
                  <wp:extent cx="428625" cy="1013460"/>
                  <wp:effectExtent l="635" t="0" r="0" b="635"/>
                  <wp:wrapNone/>
                  <wp:docPr id="200" name="Фигура123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28760" cy="1013400"/>
                            <a:chOff x="0" y="0"/>
                            <a:chExt cx="428760" cy="1013400"/>
                          </a:xfrm>
                        </wpg:grpSpPr>
                        <pic:pic xmlns:pic="http://schemas.openxmlformats.org/drawingml/2006/picture">
                          <pic:nvPicPr>
                            <pic:cNvPr id="67" name="" descr=""/>
                            <pic:cNvPicPr/>
                          </pic:nvPicPr>
                          <pic:blipFill>
                            <a:blip r:embed="rId209"/>
                            <a:stretch/>
                          </pic:blipFill>
                          <pic:spPr>
                            <a:xfrm>
                              <a:off x="167760" y="220320"/>
                              <a:ext cx="146520" cy="24120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187200"/>
                              <a:ext cx="191160" cy="306720"/>
                            </a:xfrm>
                            <a:custGeom>
                              <a:avLst/>
                              <a:gdLst>
                                <a:gd name="textAreaLeft" fmla="*/ 0 w 108360"/>
                                <a:gd name="textAreaRight" fmla="*/ 108720 w 108360"/>
                                <a:gd name="textAreaTop" fmla="*/ 0 h 173880"/>
                                <a:gd name="textAreaBottom" fmla="*/ 174240 h 17388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533" h="854">
                                  <a:moveTo>
                                    <a:pt x="533" y="852"/>
                                  </a:moveTo>
                                  <a:lnTo>
                                    <a:pt x="390" y="819"/>
                                  </a:lnTo>
                                  <a:lnTo>
                                    <a:pt x="274" y="757"/>
                                  </a:lnTo>
                                  <a:lnTo>
                                    <a:pt x="189" y="667"/>
                                  </a:lnTo>
                                  <a:lnTo>
                                    <a:pt x="136" y="556"/>
                                  </a:lnTo>
                                  <a:lnTo>
                                    <a:pt x="118" y="427"/>
                                  </a:lnTo>
                                  <a:lnTo>
                                    <a:pt x="136" y="300"/>
                                  </a:lnTo>
                                  <a:lnTo>
                                    <a:pt x="189" y="189"/>
                                  </a:lnTo>
                                  <a:lnTo>
                                    <a:pt x="274" y="97"/>
                                  </a:lnTo>
                                  <a:lnTo>
                                    <a:pt x="388" y="34"/>
                                  </a:lnTo>
                                  <a:lnTo>
                                    <a:pt x="533" y="2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369" y="19"/>
                                  </a:lnTo>
                                  <a:lnTo>
                                    <a:pt x="249" y="64"/>
                                  </a:lnTo>
                                  <a:lnTo>
                                    <a:pt x="148" y="131"/>
                                  </a:lnTo>
                                  <a:lnTo>
                                    <a:pt x="69" y="215"/>
                                  </a:lnTo>
                                  <a:lnTo>
                                    <a:pt x="18" y="314"/>
                                  </a:lnTo>
                                  <a:lnTo>
                                    <a:pt x="0" y="425"/>
                                  </a:lnTo>
                                  <a:lnTo>
                                    <a:pt x="0" y="431"/>
                                  </a:lnTo>
                                  <a:lnTo>
                                    <a:pt x="18" y="542"/>
                                  </a:lnTo>
                                  <a:lnTo>
                                    <a:pt x="69" y="641"/>
                                  </a:lnTo>
                                  <a:lnTo>
                                    <a:pt x="148" y="723"/>
                                  </a:lnTo>
                                  <a:lnTo>
                                    <a:pt x="249" y="789"/>
                                  </a:lnTo>
                                  <a:lnTo>
                                    <a:pt x="369" y="835"/>
                                  </a:lnTo>
                                  <a:lnTo>
                                    <a:pt x="503" y="854"/>
                                  </a:lnTo>
                                  <a:lnTo>
                                    <a:pt x="533" y="8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370b8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9360" y="0"/>
                              <a:ext cx="299160" cy="1013400"/>
                            </a:xfrm>
                            <a:custGeom>
                              <a:avLst/>
                              <a:gdLst>
                                <a:gd name="textAreaLeft" fmla="*/ 0 w 169560"/>
                                <a:gd name="textAreaRight" fmla="*/ 169920 w 169560"/>
                                <a:gd name="textAreaTop" fmla="*/ 0 h 574560"/>
                                <a:gd name="textAreaBottom" fmla="*/ 574920 h 57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833" h="2815">
                                  <a:moveTo>
                                    <a:pt x="811" y="5"/>
                                  </a:moveTo>
                                  <a:lnTo>
                                    <a:pt x="804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" y="5"/>
                                  </a:lnTo>
                                  <a:lnTo>
                                    <a:pt x="1" y="485"/>
                                  </a:lnTo>
                                  <a:lnTo>
                                    <a:pt x="5" y="490"/>
                                  </a:lnTo>
                                  <a:lnTo>
                                    <a:pt x="79" y="490"/>
                                  </a:lnTo>
                                  <a:lnTo>
                                    <a:pt x="84" y="485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04" y="90"/>
                                  </a:lnTo>
                                  <a:lnTo>
                                    <a:pt x="811" y="85"/>
                                  </a:lnTo>
                                  <a:lnTo>
                                    <a:pt x="811" y="79"/>
                                  </a:lnTo>
                                  <a:lnTo>
                                    <a:pt x="811" y="5"/>
                                  </a:lnTo>
                                  <a:moveTo>
                                    <a:pt x="823" y="1423"/>
                                  </a:moveTo>
                                  <a:lnTo>
                                    <a:pt x="815" y="1422"/>
                                  </a:lnTo>
                                  <a:lnTo>
                                    <a:pt x="806" y="1425"/>
                                  </a:lnTo>
                                  <a:lnTo>
                                    <a:pt x="22" y="1720"/>
                                  </a:lnTo>
                                  <a:lnTo>
                                    <a:pt x="12" y="1723"/>
                                  </a:lnTo>
                                  <a:lnTo>
                                    <a:pt x="8" y="1729"/>
                                  </a:lnTo>
                                  <a:lnTo>
                                    <a:pt x="8" y="1818"/>
                                  </a:lnTo>
                                  <a:lnTo>
                                    <a:pt x="12" y="1822"/>
                                  </a:lnTo>
                                  <a:lnTo>
                                    <a:pt x="22" y="1827"/>
                                  </a:lnTo>
                                  <a:lnTo>
                                    <a:pt x="806" y="2125"/>
                                  </a:lnTo>
                                  <a:lnTo>
                                    <a:pt x="816" y="2129"/>
                                  </a:lnTo>
                                  <a:lnTo>
                                    <a:pt x="823" y="2125"/>
                                  </a:lnTo>
                                  <a:lnTo>
                                    <a:pt x="823" y="2035"/>
                                  </a:lnTo>
                                  <a:lnTo>
                                    <a:pt x="818" y="2030"/>
                                  </a:lnTo>
                                  <a:lnTo>
                                    <a:pt x="128" y="1776"/>
                                  </a:lnTo>
                                  <a:lnTo>
                                    <a:pt x="128" y="1773"/>
                                  </a:lnTo>
                                  <a:lnTo>
                                    <a:pt x="809" y="1522"/>
                                  </a:lnTo>
                                  <a:lnTo>
                                    <a:pt x="818" y="1520"/>
                                  </a:lnTo>
                                  <a:lnTo>
                                    <a:pt x="823" y="1515"/>
                                  </a:lnTo>
                                  <a:lnTo>
                                    <a:pt x="823" y="1423"/>
                                  </a:lnTo>
                                  <a:moveTo>
                                    <a:pt x="834" y="2568"/>
                                  </a:moveTo>
                                  <a:lnTo>
                                    <a:pt x="813" y="2443"/>
                                  </a:lnTo>
                                  <a:lnTo>
                                    <a:pt x="753" y="2333"/>
                                  </a:lnTo>
                                  <a:lnTo>
                                    <a:pt x="663" y="2245"/>
                                  </a:lnTo>
                                  <a:lnTo>
                                    <a:pt x="548" y="2189"/>
                                  </a:lnTo>
                                  <a:lnTo>
                                    <a:pt x="418" y="2169"/>
                                  </a:lnTo>
                                  <a:lnTo>
                                    <a:pt x="276" y="2189"/>
                                  </a:lnTo>
                                  <a:lnTo>
                                    <a:pt x="162" y="2244"/>
                                  </a:lnTo>
                                  <a:lnTo>
                                    <a:pt x="75" y="2328"/>
                                  </a:lnTo>
                                  <a:lnTo>
                                    <a:pt x="19" y="2438"/>
                                  </a:lnTo>
                                  <a:lnTo>
                                    <a:pt x="1" y="2566"/>
                                  </a:lnTo>
                                  <a:lnTo>
                                    <a:pt x="6" y="2642"/>
                                  </a:lnTo>
                                  <a:lnTo>
                                    <a:pt x="20" y="2707"/>
                                  </a:lnTo>
                                  <a:lnTo>
                                    <a:pt x="42" y="2760"/>
                                  </a:lnTo>
                                  <a:lnTo>
                                    <a:pt x="66" y="2806"/>
                                  </a:lnTo>
                                  <a:lnTo>
                                    <a:pt x="70" y="2813"/>
                                  </a:lnTo>
                                  <a:lnTo>
                                    <a:pt x="75" y="2815"/>
                                  </a:lnTo>
                                  <a:lnTo>
                                    <a:pt x="142" y="2785"/>
                                  </a:lnTo>
                                  <a:lnTo>
                                    <a:pt x="151" y="2781"/>
                                  </a:lnTo>
                                  <a:lnTo>
                                    <a:pt x="151" y="2776"/>
                                  </a:lnTo>
                                  <a:lnTo>
                                    <a:pt x="146" y="2769"/>
                                  </a:lnTo>
                                  <a:lnTo>
                                    <a:pt x="125" y="2732"/>
                                  </a:lnTo>
                                  <a:lnTo>
                                    <a:pt x="105" y="2686"/>
                                  </a:lnTo>
                                  <a:lnTo>
                                    <a:pt x="91" y="2632"/>
                                  </a:lnTo>
                                  <a:lnTo>
                                    <a:pt x="86" y="2568"/>
                                  </a:lnTo>
                                  <a:lnTo>
                                    <a:pt x="110" y="2450"/>
                                  </a:lnTo>
                                  <a:lnTo>
                                    <a:pt x="177" y="2353"/>
                                  </a:lnTo>
                                  <a:lnTo>
                                    <a:pt x="283" y="2286"/>
                                  </a:lnTo>
                                  <a:lnTo>
                                    <a:pt x="418" y="2261"/>
                                  </a:lnTo>
                                  <a:lnTo>
                                    <a:pt x="545" y="2286"/>
                                  </a:lnTo>
                                  <a:lnTo>
                                    <a:pt x="650" y="2353"/>
                                  </a:lnTo>
                                  <a:lnTo>
                                    <a:pt x="721" y="2450"/>
                                  </a:lnTo>
                                  <a:lnTo>
                                    <a:pt x="748" y="2566"/>
                                  </a:lnTo>
                                  <a:lnTo>
                                    <a:pt x="742" y="2630"/>
                                  </a:lnTo>
                                  <a:lnTo>
                                    <a:pt x="728" y="2684"/>
                                  </a:lnTo>
                                  <a:lnTo>
                                    <a:pt x="709" y="2729"/>
                                  </a:lnTo>
                                  <a:lnTo>
                                    <a:pt x="684" y="2773"/>
                                  </a:lnTo>
                                  <a:lnTo>
                                    <a:pt x="684" y="2778"/>
                                  </a:lnTo>
                                  <a:lnTo>
                                    <a:pt x="691" y="2781"/>
                                  </a:lnTo>
                                  <a:lnTo>
                                    <a:pt x="758" y="2813"/>
                                  </a:lnTo>
                                  <a:lnTo>
                                    <a:pt x="763" y="2810"/>
                                  </a:lnTo>
                                  <a:lnTo>
                                    <a:pt x="769" y="2803"/>
                                  </a:lnTo>
                                  <a:lnTo>
                                    <a:pt x="793" y="2759"/>
                                  </a:lnTo>
                                  <a:lnTo>
                                    <a:pt x="813" y="2707"/>
                                  </a:lnTo>
                                  <a:lnTo>
                                    <a:pt x="827" y="2644"/>
                                  </a:lnTo>
                                  <a:lnTo>
                                    <a:pt x="834" y="25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77a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68" name="" descr=""/>
                            <pic:cNvPicPr/>
                          </pic:nvPicPr>
                          <pic:blipFill>
                            <a:blip r:embed="rId210"/>
                            <a:stretch/>
                          </pic:blipFill>
                          <pic:spPr>
                            <a:xfrm>
                              <a:off x="345960" y="885240"/>
                              <a:ext cx="82440" cy="68040"/>
                            </a:xfrm>
                            <a:prstGeom prst="rect">
                              <a:avLst/>
                            </a:prstGeom>
                            <a:ln w="0"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id="shape_0" alt="Фигура123" style="position:absolute;margin-left:783pt;margin-top:312.45pt;width:33.75pt;height:79.8pt" coordorigin="15660,6249" coordsize="675,1596">
                  <v:shape id="shape_0" stroked="f" o:allowincell="f" style="position:absolute;left:15924;top:6596;width:230;height:379;mso-wrap-style:none;v-text-anchor:middle;mso-position-horizontal-relative:page;mso-position-vertical-relative:page" type="_x0000_t75">
                    <v:imagedata r:id="rId211" o:detectmouseclick="t"/>
                    <v:stroke color="#3465a4" joinstyle="round" endcap="flat"/>
                    <w10:wrap type="none"/>
                  </v:shape>
                  <v:shape id="shape_0" stroked="f" o:allowincell="f" style="position:absolute;left:16205;top:7643;width:129;height:106;mso-wrap-style:none;v-text-anchor:middle;mso-position-horizontal-relative:page;mso-position-vertical-relative:page" type="_x0000_t75">
                    <v:imagedata r:id="rId212" o:detectmouseclick="t"/>
                    <v:stroke color="#3465a4" joinstyle="round" endcap="flat"/>
                    <w10:wrap type="none"/>
                  </v:shape>
                </v:group>
              </w:pict>
            </mc:Fallback>
          </mc:AlternateContent>
        </w:r>
      </w:del>
      <w:del w:id="395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Lovćen</w:delText>
        </w:r>
      </w:del>
      <w:del w:id="396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397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banka</w:delText>
        </w:r>
      </w:del>
      <w:del w:id="398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399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AD</w:delText>
        </w:r>
      </w:del>
      <w:del w:id="400" w:author="User" w:date="2023-04-17T13:51:00Z">
        <w:r>
          <w:rPr>
            <w:rFonts w:ascii="Trebuchet MS" w:hAnsi="Trebuchet MS"/>
            <w:color w:val="010202"/>
            <w:spacing w:val="3"/>
            <w:w w:val="90"/>
            <w:sz w:val="16"/>
          </w:rPr>
          <w:delText xml:space="preserve"> </w:delText>
        </w:r>
      </w:del>
      <w:del w:id="401" w:author="User" w:date="2023-04-17T13:51:00Z">
        <w:r>
          <w:rPr>
            <w:rFonts w:ascii="Trebuchet MS" w:hAnsi="Trebuchet MS"/>
            <w:color w:val="010202"/>
            <w:w w:val="90"/>
            <w:sz w:val="16"/>
          </w:rPr>
          <w:delText>Podgorica</w:delText>
        </w:r>
      </w:del>
    </w:p>
    <w:p>
      <w:pPr>
        <w:sectPr>
          <w:type w:val="nextPage"/>
          <w:pgSz w:orient="landscape" w:w="16838" w:h="11906"/>
          <w:pgMar w:left="620" w:right="1860" w:gutter="0" w:header="0" w:top="600" w:footer="0" w:bottom="0"/>
          <w:pgNumType w:fmt="decimal"/>
          <w:formProt w:val="false"/>
          <w:textDirection w:val="lrTb"/>
          <w:docGrid w:type="default" w:linePitch="100" w:charSpace="4096"/>
        </w:sectPr>
        <w:pStyle w:val="Normal"/>
        <w:rPr>
          <w:rFonts w:ascii="Trebuchet MS" w:hAnsi="Trebuchet MS"/>
          <w:sz w:val="16"/>
          <w:del w:id="404" w:author="User" w:date="2023-04-17T13:56:00Z"/>
        </w:rPr>
      </w:pPr>
      <w:del w:id="403" w:author="User" w:date="2023-04-17T13:56:00Z">
        <w:r>
          <w:rPr>
            <w:rFonts w:ascii="Trebuchet MS" w:hAnsi="Trebuchet MS"/>
            <w:sz w:val="16"/>
          </w:rPr>
        </w:r>
      </w:del>
    </w:p>
    <w:p>
      <w:pPr>
        <w:pStyle w:val="Normal"/>
        <w:tabs>
          <w:tab w:val="clear" w:pos="720"/>
          <w:tab w:val="left" w:pos="8718" w:leader="none"/>
        </w:tabs>
        <w:ind w:left="6037" w:hanging="0"/>
        <w:rPr>
          <w:rFonts w:ascii="Trebuchet MS" w:hAnsi="Trebuchet MS"/>
        </w:rPr>
      </w:pPr>
      <w:r>
        <w:rPr/>
        <mc:AlternateContent>
          <mc:Choice Requires="wpg">
            <w:drawing>
              <wp:inline distT="0" distB="0" distL="0" distR="0">
                <wp:extent cx="1012825" cy="428625"/>
                <wp:effectExtent l="0" t="0" r="0" b="0"/>
                <wp:docPr id="201" name="Фигура1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680" cy="428760"/>
                          <a:chOff x="0" y="0"/>
                          <a:chExt cx="1012680" cy="428760"/>
                        </a:xfrm>
                      </wpg:grpSpPr>
                      <pic:pic xmlns:pic="http://schemas.openxmlformats.org/drawingml/2006/picture">
                        <pic:nvPicPr>
                          <pic:cNvPr id="69" name="" descr=""/>
                          <pic:cNvPicPr/>
                        </pic:nvPicPr>
                        <pic:blipFill>
                          <a:blip r:embed="rId213"/>
                          <a:stretch/>
                        </pic:blipFill>
                        <pic:spPr>
                          <a:xfrm>
                            <a:off x="220320" y="114480"/>
                            <a:ext cx="24120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6880"/>
                            <a:ext cx="306720" cy="191880"/>
                          </a:xfrm>
                          <a:custGeom>
                            <a:avLst/>
                            <a:gdLst>
                              <a:gd name="textAreaLeft" fmla="*/ 0 w 173880"/>
                              <a:gd name="textAreaRight" fmla="*/ 174240 w 173880"/>
                              <a:gd name="textAreaTop" fmla="*/ 0 h 108720"/>
                              <a:gd name="textAreaBottom" fmla="*/ 109080 h 10872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1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19520"/>
                            <a:ext cx="1012680" cy="299880"/>
                          </a:xfrm>
                          <a:custGeom>
                            <a:avLst/>
                            <a:gdLst>
                              <a:gd name="textAreaLeft" fmla="*/ 0 w 574200"/>
                              <a:gd name="textAreaRight" fmla="*/ 574560 w 574200"/>
                              <a:gd name="textAreaTop" fmla="*/ 0 h 169920"/>
                              <a:gd name="textAreaBottom" fmla="*/ 170280 h 169920"/>
                            </a:gdLst>
                            <a:ahLst/>
                            <a:rect l="textAreaLeft" t="textAreaTop" r="textAreaRight" b="textAreaBottom"/>
                            <a:pathLst>
                              <a:path w="2813" h="833">
                                <a:moveTo>
                                  <a:pt x="489" y="756"/>
                                </a:moveTo>
                                <a:lnTo>
                                  <a:pt x="484" y="749"/>
                                </a:lnTo>
                                <a:lnTo>
                                  <a:pt x="89" y="749"/>
                                </a:lnTo>
                                <a:lnTo>
                                  <a:pt x="89" y="29"/>
                                </a:lnTo>
                                <a:lnTo>
                                  <a:pt x="84" y="24"/>
                                </a:lnTo>
                                <a:lnTo>
                                  <a:pt x="78" y="24"/>
                                </a:lnTo>
                                <a:lnTo>
                                  <a:pt x="4" y="24"/>
                                </a:lnTo>
                                <a:lnTo>
                                  <a:pt x="0" y="29"/>
                                </a:lnTo>
                                <a:lnTo>
                                  <a:pt x="0" y="829"/>
                                </a:lnTo>
                                <a:lnTo>
                                  <a:pt x="4" y="834"/>
                                </a:lnTo>
                                <a:lnTo>
                                  <a:pt x="484" y="834"/>
                                </a:lnTo>
                                <a:lnTo>
                                  <a:pt x="489" y="829"/>
                                </a:lnTo>
                                <a:lnTo>
                                  <a:pt x="489" y="756"/>
                                </a:lnTo>
                                <a:moveTo>
                                  <a:pt x="2126" y="19"/>
                                </a:moveTo>
                                <a:lnTo>
                                  <a:pt x="2124" y="12"/>
                                </a:lnTo>
                                <a:lnTo>
                                  <a:pt x="2034" y="12"/>
                                </a:lnTo>
                                <a:lnTo>
                                  <a:pt x="2029" y="17"/>
                                </a:lnTo>
                                <a:lnTo>
                                  <a:pt x="1773" y="707"/>
                                </a:lnTo>
                                <a:lnTo>
                                  <a:pt x="1772" y="707"/>
                                </a:lnTo>
                                <a:lnTo>
                                  <a:pt x="1521" y="26"/>
                                </a:lnTo>
                                <a:lnTo>
                                  <a:pt x="1519" y="17"/>
                                </a:lnTo>
                                <a:lnTo>
                                  <a:pt x="1514" y="12"/>
                                </a:lnTo>
                                <a:lnTo>
                                  <a:pt x="1422" y="12"/>
                                </a:lnTo>
                                <a:lnTo>
                                  <a:pt x="1421" y="19"/>
                                </a:lnTo>
                                <a:lnTo>
                                  <a:pt x="1424" y="29"/>
                                </a:lnTo>
                                <a:lnTo>
                                  <a:pt x="1719" y="813"/>
                                </a:lnTo>
                                <a:lnTo>
                                  <a:pt x="1722" y="823"/>
                                </a:lnTo>
                                <a:lnTo>
                                  <a:pt x="1728" y="825"/>
                                </a:lnTo>
                                <a:lnTo>
                                  <a:pt x="1817" y="825"/>
                                </a:lnTo>
                                <a:lnTo>
                                  <a:pt x="1821" y="823"/>
                                </a:lnTo>
                                <a:lnTo>
                                  <a:pt x="1826" y="813"/>
                                </a:lnTo>
                                <a:lnTo>
                                  <a:pt x="2124" y="29"/>
                                </a:lnTo>
                                <a:lnTo>
                                  <a:pt x="2126" y="19"/>
                                </a:lnTo>
                                <a:moveTo>
                                  <a:pt x="2814" y="760"/>
                                </a:moveTo>
                                <a:lnTo>
                                  <a:pt x="2784" y="691"/>
                                </a:lnTo>
                                <a:lnTo>
                                  <a:pt x="2780" y="684"/>
                                </a:lnTo>
                                <a:lnTo>
                                  <a:pt x="2775" y="682"/>
                                </a:lnTo>
                                <a:lnTo>
                                  <a:pt x="2768" y="688"/>
                                </a:lnTo>
                                <a:lnTo>
                                  <a:pt x="2731" y="710"/>
                                </a:lnTo>
                                <a:lnTo>
                                  <a:pt x="2683" y="730"/>
                                </a:lnTo>
                                <a:lnTo>
                                  <a:pt x="2631" y="744"/>
                                </a:lnTo>
                                <a:lnTo>
                                  <a:pt x="2567" y="749"/>
                                </a:lnTo>
                                <a:lnTo>
                                  <a:pt x="2449" y="725"/>
                                </a:lnTo>
                                <a:lnTo>
                                  <a:pt x="2352" y="658"/>
                                </a:lnTo>
                                <a:lnTo>
                                  <a:pt x="2285" y="552"/>
                                </a:lnTo>
                                <a:lnTo>
                                  <a:pt x="2260" y="416"/>
                                </a:lnTo>
                                <a:lnTo>
                                  <a:pt x="2285" y="289"/>
                                </a:lnTo>
                                <a:lnTo>
                                  <a:pt x="2350" y="185"/>
                                </a:lnTo>
                                <a:lnTo>
                                  <a:pt x="2447" y="114"/>
                                </a:lnTo>
                                <a:lnTo>
                                  <a:pt x="2565" y="87"/>
                                </a:lnTo>
                                <a:lnTo>
                                  <a:pt x="2629" y="93"/>
                                </a:lnTo>
                                <a:lnTo>
                                  <a:pt x="2682" y="107"/>
                                </a:lnTo>
                                <a:lnTo>
                                  <a:pt x="2728" y="126"/>
                                </a:lnTo>
                                <a:lnTo>
                                  <a:pt x="2772" y="149"/>
                                </a:lnTo>
                                <a:lnTo>
                                  <a:pt x="2777" y="151"/>
                                </a:lnTo>
                                <a:lnTo>
                                  <a:pt x="2780" y="142"/>
                                </a:lnTo>
                                <a:lnTo>
                                  <a:pt x="2810" y="77"/>
                                </a:lnTo>
                                <a:lnTo>
                                  <a:pt x="2809" y="70"/>
                                </a:lnTo>
                                <a:lnTo>
                                  <a:pt x="2802" y="66"/>
                                </a:lnTo>
                                <a:lnTo>
                                  <a:pt x="2758" y="42"/>
                                </a:lnTo>
                                <a:lnTo>
                                  <a:pt x="2705" y="22"/>
                                </a:lnTo>
                                <a:lnTo>
                                  <a:pt x="2643" y="6"/>
                                </a:lnTo>
                                <a:lnTo>
                                  <a:pt x="2567" y="1"/>
                                </a:lnTo>
                                <a:lnTo>
                                  <a:pt x="2442" y="22"/>
                                </a:lnTo>
                                <a:lnTo>
                                  <a:pt x="2331" y="82"/>
                                </a:lnTo>
                                <a:lnTo>
                                  <a:pt x="2244" y="172"/>
                                </a:lnTo>
                                <a:lnTo>
                                  <a:pt x="2188" y="285"/>
                                </a:lnTo>
                                <a:lnTo>
                                  <a:pt x="2167" y="416"/>
                                </a:lnTo>
                                <a:lnTo>
                                  <a:pt x="2188" y="557"/>
                                </a:lnTo>
                                <a:lnTo>
                                  <a:pt x="2243" y="673"/>
                                </a:lnTo>
                                <a:lnTo>
                                  <a:pt x="2327" y="760"/>
                                </a:lnTo>
                                <a:lnTo>
                                  <a:pt x="2437" y="815"/>
                                </a:lnTo>
                                <a:lnTo>
                                  <a:pt x="2565" y="834"/>
                                </a:lnTo>
                                <a:lnTo>
                                  <a:pt x="2641" y="829"/>
                                </a:lnTo>
                                <a:lnTo>
                                  <a:pt x="2706" y="815"/>
                                </a:lnTo>
                                <a:lnTo>
                                  <a:pt x="2759" y="793"/>
                                </a:lnTo>
                                <a:lnTo>
                                  <a:pt x="2805" y="769"/>
                                </a:lnTo>
                                <a:lnTo>
                                  <a:pt x="2812" y="763"/>
                                </a:lnTo>
                                <a:lnTo>
                                  <a:pt x="2814" y="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" name="" descr=""/>
                          <pic:cNvPicPr/>
                        </pic:nvPicPr>
                        <pic:blipFill>
                          <a:blip r:embed="rId214"/>
                          <a:stretch/>
                        </pic:blipFill>
                        <pic:spPr>
                          <a:xfrm>
                            <a:off x="885240" y="0"/>
                            <a:ext cx="68040" cy="82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Фигура124" style="position:absolute;margin-left:0pt;margin-top:-33.8pt;width:79.75pt;height:33.75pt" coordorigin="0,-676" coordsize="1595,675">
                <v:shape id="shape_0" stroked="f" o:allowincell="f" style="position:absolute;left:347;top:-495;width:379;height:231;mso-wrap-style:none;v-text-anchor:middle;mso-position-vertical:top" type="_x0000_t75">
                  <v:imagedata r:id="rId215" o:detectmouseclick="t"/>
                  <v:stroke color="#3465a4" joinstyle="round" endcap="flat"/>
                  <w10:wrap type="square"/>
                </v:shape>
                <v:shape id="shape_0" stroked="f" o:allowincell="f" style="position:absolute;left:1394;top:-676;width:106;height:129;mso-wrap-style:none;v-text-anchor:middle;mso-position-vertical:top" type="_x0000_t75">
                  <v:imagedata r:id="rId21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02" name="Фигура1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1960 w 11160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25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03" name="Фигура1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26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rebuchet MS" w:hAnsi="Trebuchet MS"/>
          <w:spacing w:val="6"/>
          <w:position w:val="2"/>
        </w:rPr>
        <w:tab/>
      </w:r>
      <w:r>
        <w:rPr>
          <w:rFonts w:ascii="Trebuchet MS" w:hAnsi="Trebuchet MS"/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204" name="Фигура1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000 w 1166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90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3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27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205" name="Фигура12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280 w 12492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28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06" name="Фигура1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29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207" name="Фигура1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8800 w 1184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-1"/>
                                </a:moveTo>
                                <a:lnTo>
                                  <a:pt x="453" y="-1"/>
                                </a:lnTo>
                                <a:lnTo>
                                  <a:pt x="448" y="3"/>
                                </a:lnTo>
                                <a:lnTo>
                                  <a:pt x="441" y="11"/>
                                </a:lnTo>
                                <a:lnTo>
                                  <a:pt x="90" y="389"/>
                                </a:lnTo>
                                <a:lnTo>
                                  <a:pt x="90" y="4"/>
                                </a:lnTo>
                                <a:lnTo>
                                  <a:pt x="85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5" y="808"/>
                                </a:lnTo>
                                <a:lnTo>
                                  <a:pt x="90" y="803"/>
                                </a:lnTo>
                                <a:lnTo>
                                  <a:pt x="90" y="510"/>
                                </a:lnTo>
                                <a:lnTo>
                                  <a:pt x="171" y="424"/>
                                </a:lnTo>
                                <a:lnTo>
                                  <a:pt x="465" y="798"/>
                                </a:lnTo>
                                <a:lnTo>
                                  <a:pt x="472" y="806"/>
                                </a:lnTo>
                                <a:lnTo>
                                  <a:pt x="476" y="808"/>
                                </a:lnTo>
                                <a:lnTo>
                                  <a:pt x="580" y="808"/>
                                </a:lnTo>
                                <a:lnTo>
                                  <a:pt x="580" y="798"/>
                                </a:lnTo>
                                <a:lnTo>
                                  <a:pt x="234" y="355"/>
                                </a:lnTo>
                                <a:lnTo>
                                  <a:pt x="562" y="8"/>
                                </a:lnTo>
                                <a:lnTo>
                                  <a:pt x="55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30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208" name="Фигура1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71" name="" descr=""/>
                          <pic:cNvPicPr/>
                        </pic:nvPicPr>
                        <pic:blipFill>
                          <a:blip r:embed="rId217"/>
                          <a:stretch/>
                        </pic:blipFill>
                        <pic:spPr>
                          <a:xfrm>
                            <a:off x="259560" y="1800"/>
                            <a:ext cx="222840" cy="13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600" cy="295200"/>
                          </a:xfrm>
                          <a:custGeom>
                            <a:avLst/>
                            <a:gdLst>
                              <a:gd name="textAreaLeft" fmla="*/ 0 w 124560"/>
                              <a:gd name="textAreaRight" fmla="*/ 124920 w 12456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87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31" style="position:absolute;margin-left:0pt;margin-top:-23.3pt;width:38pt;height:23.25pt" coordorigin="0,-466" coordsize="760,465">
                <v:shape id="shape_0" stroked="f" o:allowincell="f" style="position:absolute;left:409;top:-463;width:350;height:208;mso-wrap-style:none;v-text-anchor:middle;mso-position-vertical:top" type="_x0000_t75">
                  <v:imagedata r:id="rId21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Style18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1"/>
        <w:spacing w:before="172" w:after="0"/>
        <w:ind w:left="186" w:hanging="0"/>
        <w:rPr/>
      </w:pPr>
      <w:r>
        <w:rPr>
          <w:color w:val="231F20"/>
          <w:spacing w:val="-1"/>
        </w:rPr>
        <w:t>INFORMATIVNI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DODATAK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ZA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DEPONENTA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/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INFORMATION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DEPOSITORS</w:t>
      </w:r>
    </w:p>
    <w:p>
      <w:pPr>
        <w:pStyle w:val="3"/>
        <w:spacing w:before="214" w:after="0"/>
        <w:ind w:left="186" w:hanging="0"/>
        <w:rPr>
          <w:u w:val="none"/>
        </w:rPr>
      </w:pPr>
      <w:r>
        <w:rPr>
          <w:color w:val="231F20"/>
          <w:u w:val="none" w:color="231F20"/>
        </w:rPr>
        <w:t>Osnovne</w:t>
      </w:r>
      <w:r>
        <w:rPr>
          <w:color w:val="231F20"/>
          <w:spacing w:val="-2"/>
          <w:u w:val="none" w:color="231F20"/>
        </w:rPr>
        <w:t xml:space="preserve"> </w:t>
      </w:r>
      <w:r>
        <w:rPr>
          <w:color w:val="231F20"/>
          <w:u w:val="none" w:color="231F20"/>
        </w:rPr>
        <w:t>informacije</w:t>
      </w:r>
      <w:r>
        <w:rPr>
          <w:color w:val="231F20"/>
          <w:spacing w:val="-1"/>
          <w:u w:val="none" w:color="231F20"/>
        </w:rPr>
        <w:t xml:space="preserve"> </w:t>
      </w:r>
      <w:r>
        <w:rPr>
          <w:color w:val="231F20"/>
          <w:u w:val="none" w:color="231F20"/>
        </w:rPr>
        <w:t>o</w:t>
      </w:r>
      <w:r>
        <w:rPr>
          <w:color w:val="231F20"/>
          <w:spacing w:val="-1"/>
          <w:u w:val="none" w:color="231F20"/>
        </w:rPr>
        <w:t xml:space="preserve"> </w:t>
      </w:r>
      <w:r>
        <w:rPr>
          <w:color w:val="231F20"/>
          <w:u w:val="none" w:color="231F20"/>
        </w:rPr>
        <w:t>zaštiti</w:t>
      </w:r>
      <w:r>
        <w:rPr>
          <w:color w:val="231F20"/>
          <w:spacing w:val="-2"/>
          <w:u w:val="none" w:color="231F20"/>
        </w:rPr>
        <w:t xml:space="preserve"> </w:t>
      </w:r>
      <w:r>
        <w:rPr>
          <w:color w:val="231F20"/>
          <w:u w:val="none" w:color="231F20"/>
        </w:rPr>
        <w:t>depozita</w:t>
      </w:r>
      <w:r>
        <w:rPr>
          <w:color w:val="231F20"/>
          <w:spacing w:val="-1"/>
          <w:u w:val="none" w:color="231F20"/>
        </w:rPr>
        <w:t xml:space="preserve"> </w:t>
      </w:r>
      <w:r>
        <w:rPr>
          <w:color w:val="231F20"/>
          <w:u w:val="none" w:color="231F20"/>
        </w:rPr>
        <w:t>/</w:t>
      </w:r>
      <w:r>
        <w:rPr>
          <w:color w:val="231F20"/>
          <w:spacing w:val="-2"/>
          <w:u w:val="none"/>
        </w:rPr>
        <w:t xml:space="preserve"> </w:t>
      </w:r>
      <w:r>
        <w:rPr>
          <w:color w:val="939598"/>
          <w:u w:val="none" w:color="939598"/>
        </w:rPr>
        <w:t>Basic</w:t>
      </w:r>
      <w:r>
        <w:rPr>
          <w:color w:val="939598"/>
          <w:spacing w:val="-1"/>
          <w:u w:val="none" w:color="939598"/>
        </w:rPr>
        <w:t xml:space="preserve"> </w:t>
      </w:r>
      <w:r>
        <w:rPr>
          <w:color w:val="939598"/>
          <w:u w:val="none" w:color="939598"/>
        </w:rPr>
        <w:t>information</w:t>
      </w:r>
      <w:r>
        <w:rPr>
          <w:color w:val="939598"/>
          <w:spacing w:val="-2"/>
          <w:u w:val="none" w:color="939598"/>
        </w:rPr>
        <w:t xml:space="preserve"> </w:t>
      </w:r>
      <w:r>
        <w:rPr>
          <w:color w:val="939598"/>
          <w:u w:val="none" w:color="939598"/>
        </w:rPr>
        <w:t>on</w:t>
      </w:r>
      <w:r>
        <w:rPr>
          <w:color w:val="939598"/>
          <w:spacing w:val="-1"/>
          <w:u w:val="none" w:color="939598"/>
        </w:rPr>
        <w:t xml:space="preserve"> </w:t>
      </w:r>
      <w:r>
        <w:rPr>
          <w:color w:val="939598"/>
          <w:u w:val="none" w:color="939598"/>
        </w:rPr>
        <w:t>deposit</w:t>
      </w:r>
      <w:r>
        <w:rPr>
          <w:color w:val="939598"/>
          <w:spacing w:val="-1"/>
          <w:u w:val="none" w:color="939598"/>
        </w:rPr>
        <w:t xml:space="preserve"> </w:t>
      </w:r>
      <w:r>
        <w:rPr>
          <w:color w:val="939598"/>
          <w:u w:val="none" w:color="939598"/>
        </w:rPr>
        <w:t>protection</w:t>
      </w:r>
    </w:p>
    <w:p>
      <w:pPr>
        <w:pStyle w:val="Style18"/>
        <w:spacing w:before="11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Normal"/>
        <w:spacing w:before="60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Depozite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Lovćen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banci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štiti</w:t>
      </w:r>
      <w:r>
        <w:rPr>
          <w:b/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Deposits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in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Lovćen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Bank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are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protected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138">
                <wp:simplePos x="0" y="0"/>
                <wp:positionH relativeFrom="page">
                  <wp:posOffset>313690</wp:posOffset>
                </wp:positionH>
                <wp:positionV relativeFrom="paragraph">
                  <wp:posOffset>240030</wp:posOffset>
                </wp:positionV>
                <wp:extent cx="6932930" cy="253365"/>
                <wp:effectExtent l="0" t="3810" r="0" b="2540"/>
                <wp:wrapTopAndBottom/>
                <wp:docPr id="209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253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before="57" w:after="0"/>
                              <w:ind w:left="67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</w:t>
                            </w:r>
                            <w:r>
                              <w:rPr>
                                <w:color w:val="231F2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5" path="m0,0l-2147483645,0l-2147483645,-2147483646l0,-2147483646xe" fillcolor="white" stroked="t" o:allowincell="f" style="position:absolute;margin-left:24.7pt;margin-top:18.9pt;width:545.85pt;height:19.9pt;mso-wrap-style:square;v-text-anchor:top;mso-position-horizontal-relative:page">
                <v:fill o:detectmouseclick="t" type="solid" color2="black" opacity="0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before="57" w:after="0"/>
                        <w:ind w:left="67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Fond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zaštitu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</w:t>
                      </w:r>
                      <w:r>
                        <w:rPr>
                          <w:color w:val="231F2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by:</w:t>
      </w:r>
    </w:p>
    <w:p>
      <w:pPr>
        <w:pStyle w:val="Normal"/>
        <w:spacing w:before="110" w:after="11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Nivo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zaštite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Level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protection:</w:t>
      </w:r>
    </w:p>
    <w:p>
      <w:pPr>
        <w:pStyle w:val="Style18"/>
        <w:ind w:left="108" w:hanging="0"/>
        <w:rPr/>
      </w:pPr>
      <w:r>
        <w:rPr/>
        <mc:AlternateContent>
          <mc:Choice Requires="wps">
            <w:drawing>
              <wp:inline distT="0" distB="0" distL="0" distR="0">
                <wp:extent cx="6932930" cy="667385"/>
                <wp:effectExtent l="0" t="0" r="0" b="0"/>
                <wp:docPr id="211" name="Фигура1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667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lineRule="auto" w:line="235" w:before="20" w:after="0"/>
                              <w:ind w:left="67" w:right="6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20"/>
                              </w:rPr>
                              <w:t>50.000 eura po deponetu po kreditnoj instituciji do dana pristupanja Crne Gore Evropskoj uniji. 100.000 eura po deponetu po kreditnoj</w:t>
                            </w:r>
                            <w:r>
                              <w:rPr>
                                <w:color w:val="231F20"/>
                                <w:spacing w:val="1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instituciji od dana pristupanja Crne Gore Evropskoj uniji. /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 50,000 per deposit per credit institution until the day of Montenegro’s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100,000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credit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institution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33" path="m0,0l-2147483645,0l-2147483645,-2147483646l0,-2147483646xe" fillcolor="white" stroked="t" o:allowincell="f" style="position:absolute;margin-left:0pt;margin-top:-52.6pt;width:545.85pt;height:52.5pt;mso-wrap-style:square;v-text-anchor:top;mso-position-vertical:top">
                <v:fill o:detectmouseclick="t" type="solid" color2="black" opacity="0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lineRule="auto" w:line="235" w:before="20" w:after="0"/>
                        <w:ind w:left="67" w:right="64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w w:val="95"/>
                          <w:sz w:val="20"/>
                        </w:rPr>
                        <w:t>50.000 eura po deponetu po kreditnoj instituciji do dana pristupanja Crne Gore Evropskoj uniji. 100.000 eura po deponetu po kreditnoj</w:t>
                      </w:r>
                      <w:r>
                        <w:rPr>
                          <w:color w:val="231F20"/>
                          <w:spacing w:val="1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 xml:space="preserve">instituciji od dana pristupanja Crne Gore Evropskoj uniji. /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 50,000 per deposit per credit institution until the day of Montenegro’s</w:t>
                      </w:r>
                      <w:r>
                        <w:rPr>
                          <w:i/>
                          <w:color w:val="939598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European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Union.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100,000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per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per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credit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institution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date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Euro-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pean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18"/>
        <w:spacing w:before="3" w:after="0"/>
        <w:rPr>
          <w:b/>
          <w:b/>
          <w:i/>
          <w:i/>
          <w:sz w:val="6"/>
        </w:rPr>
      </w:pPr>
      <w:r>
        <w:rPr>
          <w:b/>
          <w:i/>
          <w:sz w:val="6"/>
        </w:rPr>
      </w:r>
    </w:p>
    <w:p>
      <w:pPr>
        <w:pStyle w:val="Normal"/>
        <w:spacing w:before="59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Ako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istoj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kreditnoj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instituciji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imate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više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depozita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1"/>
          <w:sz w:val="20"/>
        </w:rPr>
        <w:t xml:space="preserve"> </w:t>
      </w:r>
      <w:r>
        <w:rPr>
          <w:b/>
          <w:i/>
          <w:color w:val="939598"/>
          <w:sz w:val="20"/>
        </w:rPr>
        <w:t>If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you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have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more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deposits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in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same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credit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140">
                <wp:simplePos x="0" y="0"/>
                <wp:positionH relativeFrom="page">
                  <wp:posOffset>313690</wp:posOffset>
                </wp:positionH>
                <wp:positionV relativeFrom="paragraph">
                  <wp:posOffset>248285</wp:posOffset>
                </wp:positionV>
                <wp:extent cx="6932930" cy="667385"/>
                <wp:effectExtent l="0" t="3810" r="0" b="2540"/>
                <wp:wrapTopAndBottom/>
                <wp:docPr id="213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667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lineRule="auto" w:line="235" w:before="46" w:after="0"/>
                              <w:ind w:left="67" w:right="6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Svi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vaši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depoziti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istoj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kreditnoj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instituciji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»agregirani«,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ukupan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iznos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ograničen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50.000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eura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pristupanja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Crne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Gore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Evropskoj uniji, odnosno 100.000 eura od dana pristupanja Crne Gore Evropskoj uniji. /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All your deposits in the same credit institution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 “aggregated”, and the total amount of protection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is limited to EUR 50,000 until the date of Montenegro’s accession to the Euro-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Union,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i.e.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100,000 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date of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 European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7" path="m0,0l-2147483645,0l-2147483645,-2147483646l0,-2147483646xe" fillcolor="white" stroked="t" o:allowincell="f" style="position:absolute;margin-left:24.7pt;margin-top:19.55pt;width:545.85pt;height:52.5pt;mso-wrap-style:square;v-text-anchor:top;mso-position-horizontal-relative:page">
                <v:fill o:detectmouseclick="t" type="solid" color2="black" opacity="0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lineRule="auto" w:line="235" w:before="46" w:after="0"/>
                        <w:ind w:left="67" w:right="64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Svi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vaši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depoziti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istoj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kreditnoj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instituciji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su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»agregirani«,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ukupan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iznos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ograničen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je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50.000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eura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do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dana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pristupanja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Crne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Gore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Evropskoj uniji, odnosno 100.000 eura od dana pristupanja Crne Gore Evropskoj uniji. /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All your deposits in the same credit institution</w:t>
                      </w:r>
                      <w:r>
                        <w:rPr>
                          <w:i/>
                          <w:color w:val="939598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 “aggregated”, and the total amount of protection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is limited to EUR 50,000 until the date of Montenegro’s accession to the Euro-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pean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Union,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i.e.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100,000 from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date of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 European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institution:</w:t>
      </w:r>
    </w:p>
    <w:p>
      <w:pPr>
        <w:pStyle w:val="Style18"/>
        <w:spacing w:before="6" w:after="0"/>
        <w:rPr>
          <w:b/>
          <w:b/>
          <w:i/>
          <w:i/>
          <w:sz w:val="8"/>
        </w:rPr>
      </w:pPr>
      <w:r>
        <w:rPr>
          <w:b/>
          <w:i/>
          <w:sz w:val="8"/>
        </w:rPr>
      </w:r>
    </w:p>
    <w:p>
      <w:pPr>
        <w:pStyle w:val="Normal"/>
        <w:spacing w:before="60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Ako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dijelite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račun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s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drugim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licem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drugim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licima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If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you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share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account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with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another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person/other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142">
                <wp:simplePos x="0" y="0"/>
                <wp:positionH relativeFrom="page">
                  <wp:posOffset>313690</wp:posOffset>
                </wp:positionH>
                <wp:positionV relativeFrom="paragraph">
                  <wp:posOffset>232410</wp:posOffset>
                </wp:positionV>
                <wp:extent cx="6932930" cy="551815"/>
                <wp:effectExtent l="0" t="3810" r="0" b="2540"/>
                <wp:wrapTopAndBottom/>
                <wp:docPr id="215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551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42" w:before="69" w:after="0"/>
                              <w:ind w:left="67" w:hanging="0"/>
                              <w:rPr/>
                            </w:pPr>
                            <w:r>
                              <w:rPr>
                                <w:color w:val="231F20"/>
                              </w:rPr>
                              <w:t>Ograničenje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50.000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eura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primjenjuje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svakog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deponenta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posebno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pristupanja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Crne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Gore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Evropskoj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uniji,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odnosno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</w:t>
                            </w:r>
                          </w:p>
                          <w:p>
                            <w:pPr>
                              <w:pStyle w:val="Style26"/>
                              <w:spacing w:lineRule="auto" w:line="235" w:before="2" w:after="0"/>
                              <w:ind w:left="67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100.000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eura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pristupanja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Crne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Gore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Evropskoj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uniji.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limit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50,000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applies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each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depositor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separately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Union,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i.e.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100,000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8" path="m0,0l-2147483645,0l-2147483645,-2147483646l0,-2147483646xe" fillcolor="white" stroked="t" o:allowincell="f" style="position:absolute;margin-left:24.7pt;margin-top:18.3pt;width:545.85pt;height:43.4pt;mso-wrap-style:square;v-text-anchor:top;mso-position-horizontal-relative:page">
                <v:fill o:detectmouseclick="t" type="solid" color2="black" opacity="0"/>
                <v:stroke color="#230e0f" weight="6480" joinstyle="round" endcap="flat"/>
                <v:textbox>
                  <w:txbxContent>
                    <w:p>
                      <w:pPr>
                        <w:pStyle w:val="Style18"/>
                        <w:spacing w:lineRule="exact" w:line="242" w:before="69" w:after="0"/>
                        <w:ind w:left="67" w:hanging="0"/>
                        <w:rPr/>
                      </w:pPr>
                      <w:r>
                        <w:rPr>
                          <w:color w:val="231F20"/>
                        </w:rPr>
                        <w:t>Ograničenje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50.000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eura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primjenjuje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svakog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deponenta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posebno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pristupanja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Crne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Gore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Evropskoj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uniji,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odnosno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</w:t>
                      </w:r>
                    </w:p>
                    <w:p>
                      <w:pPr>
                        <w:pStyle w:val="Style26"/>
                        <w:spacing w:lineRule="auto" w:line="235" w:before="2" w:after="0"/>
                        <w:ind w:left="67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pacing w:val="-1"/>
                          <w:sz w:val="20"/>
                        </w:rPr>
                        <w:t>100.000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eura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od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dana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pristupanja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Crne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Gore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Evropskoj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uniji.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limit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50,000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applies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each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depositor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separately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day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European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Union,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i.e.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100,000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date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European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persons:</w:t>
      </w:r>
    </w:p>
    <w:p>
      <w:pPr>
        <w:pStyle w:val="Style18"/>
        <w:spacing w:before="10" w:after="0"/>
        <w:rPr>
          <w:b/>
          <w:b/>
          <w:i/>
          <w:i/>
          <w:sz w:val="5"/>
        </w:rPr>
      </w:pPr>
      <w:r>
        <w:rPr>
          <w:b/>
          <w:i/>
          <w:sz w:val="5"/>
        </w:rPr>
      </w:r>
    </w:p>
    <w:p>
      <w:pPr>
        <w:pStyle w:val="Normal"/>
        <w:spacing w:lineRule="auto" w:line="235" w:before="64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Rok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za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početak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isplate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garantovanog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depozita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u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slučaju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propasti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color w:val="231F20"/>
          <w:sz w:val="20"/>
        </w:rPr>
        <w:t>kreditne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institucije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Deadline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for</w:t>
      </w:r>
      <w:r>
        <w:rPr>
          <w:b/>
          <w:i/>
          <w:color w:val="939598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beginning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payment</w:t>
      </w:r>
      <w:r>
        <w:rPr>
          <w:b/>
          <w:i/>
          <w:color w:val="939598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the</w:t>
      </w:r>
      <w:r>
        <w:rPr>
          <w:b/>
          <w:i/>
          <w:color w:val="939598"/>
          <w:spacing w:val="1"/>
          <w:sz w:val="20"/>
        </w:rPr>
        <w:t xml:space="preserve"> </w:t>
      </w:r>
      <w:r>
        <w:rPr>
          <w:b/>
          <w:i/>
          <w:color w:val="939598"/>
          <w:sz w:val="20"/>
        </w:rPr>
        <w:t>guaranteed</w:t>
      </w:r>
      <w:r>
        <w:rPr>
          <w:b/>
          <w:i/>
          <w:color w:val="939598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deposit in case of</w:t>
      </w:r>
      <w:r>
        <w:rPr>
          <w:b/>
          <w:i/>
          <w:color w:val="939598"/>
          <w:spacing w:val="-1"/>
          <w:sz w:val="20"/>
        </w:rPr>
        <w:t xml:space="preserve"> </w:t>
      </w:r>
      <w:r>
        <w:rPr>
          <w:b/>
          <w:i/>
          <w:color w:val="939598"/>
          <w:sz w:val="20"/>
        </w:rPr>
        <w:t>bankrupcy</w:t>
      </w:r>
      <w:r>
        <w:rPr>
          <w:b/>
          <w:i/>
          <w:color w:val="939598"/>
          <w:spacing w:val="44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1"/>
          <w:sz w:val="20"/>
        </w:rPr>
        <w:t xml:space="preserve"> </w:t>
      </w:r>
      <w:r>
        <w:rPr>
          <w:b/>
          <w:i/>
          <w:color w:val="939598"/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144">
                <wp:simplePos x="0" y="0"/>
                <wp:positionH relativeFrom="page">
                  <wp:posOffset>313690</wp:posOffset>
                </wp:positionH>
                <wp:positionV relativeFrom="paragraph">
                  <wp:posOffset>394970</wp:posOffset>
                </wp:positionV>
                <wp:extent cx="6932930" cy="551815"/>
                <wp:effectExtent l="0" t="3810" r="0" b="2540"/>
                <wp:wrapTopAndBottom/>
                <wp:docPr id="217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551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42" w:before="53" w:after="0"/>
                              <w:ind w:left="67" w:hanging="0"/>
                              <w:rPr/>
                            </w:pPr>
                            <w:r>
                              <w:rPr>
                                <w:color w:val="231F20"/>
                              </w:rPr>
                              <w:t>15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31.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decembra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2020.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10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periodu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januara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2021.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31.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decembra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2023.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janu-</w:t>
                            </w:r>
                          </w:p>
                          <w:p>
                            <w:pPr>
                              <w:pStyle w:val="Style26"/>
                              <w:spacing w:lineRule="exact" w:line="240"/>
                              <w:ind w:left="67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ara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2024.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nadalje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15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days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December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2020.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days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period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January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2021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31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December</w:t>
                            </w:r>
                            <w:r>
                              <w:rPr>
                                <w:i/>
                                <w:color w:val="939598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2023.</w:t>
                            </w:r>
                          </w:p>
                          <w:p>
                            <w:pPr>
                              <w:pStyle w:val="Style26"/>
                              <w:spacing w:lineRule="exact" w:line="242"/>
                              <w:ind w:left="67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7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working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days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January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2024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onwards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9" path="m0,0l-2147483645,0l-2147483645,-2147483646l0,-2147483646xe" fillcolor="white" stroked="t" o:allowincell="f" style="position:absolute;margin-left:24.7pt;margin-top:31.1pt;width:545.85pt;height:43.4pt;mso-wrap-style:square;v-text-anchor:top;mso-position-horizontal-relative:page">
                <v:fill o:detectmouseclick="t" type="solid" color2="black" opacity="0"/>
                <v:stroke color="#230e0f" weight="6480" joinstyle="round" endcap="flat"/>
                <v:textbox>
                  <w:txbxContent>
                    <w:p>
                      <w:pPr>
                        <w:pStyle w:val="Style18"/>
                        <w:spacing w:lineRule="exact" w:line="242" w:before="53" w:after="0"/>
                        <w:ind w:left="67" w:hanging="0"/>
                        <w:rPr/>
                      </w:pPr>
                      <w:r>
                        <w:rPr>
                          <w:color w:val="231F20"/>
                        </w:rPr>
                        <w:t>15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radnih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31.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decembra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2020.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10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radnih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periodu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1.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januara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2021.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31.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decembra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2023.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7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radnih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1.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janu-</w:t>
                      </w:r>
                    </w:p>
                    <w:p>
                      <w:pPr>
                        <w:pStyle w:val="Style26"/>
                        <w:spacing w:lineRule="exact" w:line="240"/>
                        <w:ind w:left="67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ara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2024.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nadalje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15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working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days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31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December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2020.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10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working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days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period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January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2021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31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December</w:t>
                      </w:r>
                      <w:r>
                        <w:rPr>
                          <w:i/>
                          <w:color w:val="939598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2023.</w:t>
                      </w:r>
                    </w:p>
                    <w:p>
                      <w:pPr>
                        <w:pStyle w:val="Style26"/>
                        <w:spacing w:lineRule="exact" w:line="242"/>
                        <w:ind w:left="67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i/>
                          <w:color w:val="939598"/>
                          <w:sz w:val="20"/>
                        </w:rPr>
                        <w:t>7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working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days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January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2024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onwards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the credit institution:</w:t>
      </w:r>
    </w:p>
    <w:p>
      <w:pPr>
        <w:pStyle w:val="Normal"/>
        <w:spacing w:before="115" w:after="57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Valuta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nadoknade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7"/>
          <w:sz w:val="20"/>
        </w:rPr>
        <w:t xml:space="preserve"> </w:t>
      </w:r>
      <w:r>
        <w:rPr>
          <w:b/>
          <w:i/>
          <w:color w:val="939598"/>
          <w:sz w:val="20"/>
        </w:rPr>
        <w:t>Currency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of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compensation:</w:t>
      </w:r>
    </w:p>
    <w:p>
      <w:pPr>
        <w:pStyle w:val="Style18"/>
        <w:ind w:left="108" w:hanging="0"/>
        <w:rPr/>
      </w:pPr>
      <w:r>
        <w:rPr/>
        <mc:AlternateContent>
          <mc:Choice Requires="wps">
            <w:drawing>
              <wp:inline distT="0" distB="0" distL="0" distR="0">
                <wp:extent cx="6932930" cy="857885"/>
                <wp:effectExtent l="0" t="0" r="0" b="0"/>
                <wp:docPr id="219" name="Фигура1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857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42" w:before="69" w:after="0"/>
                              <w:ind w:left="67" w:hanging="0"/>
                              <w:rPr>
                                <w:color w:val="231F20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EUR</w:t>
                            </w:r>
                          </w:p>
                          <w:p>
                            <w:pPr>
                              <w:pStyle w:val="Style26"/>
                              <w:spacing w:lineRule="auto" w:line="235" w:before="2" w:after="0"/>
                              <w:ind w:left="67" w:right="6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Svi depoziti u valutama koja nije euro preračunavaju se u euro po srednjem kursu te valute sa kursne liste koju objavljuje Centralna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banka Crne Gore, važećem na dan nastanka zaštićenog slučaja. /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All deposits in non-euro currencies are converted into euros at me-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dian exchange rate of that currency from the exchange rate list published by the Central Bank of Montenegro, valid on the day of the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event.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37" path="m0,0l-2147483645,0l-2147483645,-2147483646l0,-2147483646xe" fillcolor="white" stroked="t" o:allowincell="f" style="position:absolute;margin-left:0pt;margin-top:-67.6pt;width:545.85pt;height:67.5pt;mso-wrap-style:square;v-text-anchor:top;mso-position-vertical:top">
                <v:fill o:detectmouseclick="t" type="solid" color2="black" opacity="0"/>
                <v:stroke color="#230e0f" weight="6480" joinstyle="round" endcap="flat"/>
                <v:textbox>
                  <w:txbxContent>
                    <w:p>
                      <w:pPr>
                        <w:pStyle w:val="Style18"/>
                        <w:spacing w:lineRule="exact" w:line="242" w:before="69" w:after="0"/>
                        <w:ind w:left="67" w:hanging="0"/>
                        <w:rPr>
                          <w:color w:val="231F20"/>
                        </w:rPr>
                      </w:pPr>
                      <w:r>
                        <w:rPr>
                          <w:color w:val="231F20"/>
                        </w:rPr>
                        <w:t>EUR</w:t>
                      </w:r>
                    </w:p>
                    <w:p>
                      <w:pPr>
                        <w:pStyle w:val="Style26"/>
                        <w:spacing w:lineRule="auto" w:line="235" w:before="2" w:after="0"/>
                        <w:ind w:left="67" w:right="64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Svi depoziti u valutama koja nije euro preračunavaju se u euro po srednjem kursu te valute sa kursne liste koju objavljuje Centralna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 xml:space="preserve">banka Crne Gore, važećem na dan nastanka zaštićenog slučaja. /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All deposits in non-euro currencies are converted into euros at me-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dian exchange rate of that currency from the exchange rate list published by the Central Bank of Montenegro, valid on the day of the</w:t>
                      </w:r>
                      <w:r>
                        <w:rPr>
                          <w:i/>
                          <w:color w:val="939598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protected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event.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18"/>
        <w:spacing w:before="8" w:after="0"/>
        <w:rPr>
          <w:b/>
          <w:b/>
          <w:i/>
          <w:i/>
          <w:sz w:val="5"/>
        </w:rPr>
      </w:pPr>
      <w:r>
        <w:rPr>
          <w:b/>
          <w:i/>
          <w:sz w:val="5"/>
        </w:rPr>
      </w:r>
    </w:p>
    <w:p>
      <w:pPr>
        <w:pStyle w:val="Normal"/>
        <w:spacing w:before="60" w:after="0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Kontakt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146">
                <wp:simplePos x="0" y="0"/>
                <wp:positionH relativeFrom="page">
                  <wp:posOffset>313690</wp:posOffset>
                </wp:positionH>
                <wp:positionV relativeFrom="paragraph">
                  <wp:posOffset>231775</wp:posOffset>
                </wp:positionV>
                <wp:extent cx="6932930" cy="551815"/>
                <wp:effectExtent l="0" t="3810" r="0" b="2540"/>
                <wp:wrapTopAndBottom/>
                <wp:docPr id="221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880" cy="551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42" w:before="69" w:after="0"/>
                              <w:ind w:left="67" w:hanging="0"/>
                              <w:rPr/>
                            </w:pPr>
                            <w:r>
                              <w:rPr>
                                <w:color w:val="231F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depozita;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Miljana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Vukova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bb;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81000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Podgorica,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Crna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Gora;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Telefon: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020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210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466;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Faks: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020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210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465</w:t>
                            </w:r>
                          </w:p>
                          <w:p>
                            <w:pPr>
                              <w:pStyle w:val="Style26"/>
                              <w:spacing w:lineRule="auto" w:line="235" w:before="2" w:after="0"/>
                              <w:ind w:left="67" w:right="1140" w:hanging="0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E-posta: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fzd@fzdcg.org;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hyperlink r:id="rId219">
                              <w:r>
                                <w:rPr>
                                  <w:color w:val="231F20"/>
                                  <w:sz w:val="20"/>
                                </w:rPr>
                                <w:t>fzd@t-com.me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i/>
                                <w:color w:val="939598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bb;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Podgorica,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Montenegro;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Tel: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020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210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466;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Fax: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020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210 465;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E-mail: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fzd@fzdcg.org;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hyperlink r:id="rId220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fzd@t-com.me</w:t>
                              </w:r>
                            </w:hyperlink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1" path="m0,0l-2147483645,0l-2147483645,-2147483646l0,-2147483646xe" fillcolor="white" stroked="t" o:allowincell="f" style="position:absolute;margin-left:24.7pt;margin-top:18.25pt;width:545.85pt;height:43.4pt;mso-wrap-style:square;v-text-anchor:top;mso-position-horizontal-relative:page">
                <v:fill o:detectmouseclick="t" type="solid" color2="black" opacity="0"/>
                <v:stroke color="#230e0f" weight="6480" joinstyle="round" endcap="flat"/>
                <v:textbox>
                  <w:txbxContent>
                    <w:p>
                      <w:pPr>
                        <w:pStyle w:val="Style18"/>
                        <w:spacing w:lineRule="exact" w:line="242" w:before="69" w:after="0"/>
                        <w:ind w:left="67" w:hanging="0"/>
                        <w:rPr/>
                      </w:pPr>
                      <w:r>
                        <w:rPr>
                          <w:color w:val="231F20"/>
                        </w:rPr>
                        <w:t>Fond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zaštitu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depozita;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Miljana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Vukova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bb;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81000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Podgorica,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Crna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Gora;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Telefon: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020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210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466;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Faks: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020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210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465</w:t>
                      </w:r>
                    </w:p>
                    <w:p>
                      <w:pPr>
                        <w:pStyle w:val="Style26"/>
                        <w:spacing w:lineRule="auto" w:line="235" w:before="2" w:after="0"/>
                        <w:ind w:left="67" w:right="1140" w:hanging="0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E-posta: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fzd@fzdcg.org;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hyperlink r:id="rId221">
                        <w:r>
                          <w:rPr>
                            <w:color w:val="231F20"/>
                            <w:sz w:val="20"/>
                          </w:rPr>
                          <w:t>fzd@t-com.me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Fund,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Miljana</w:t>
                      </w:r>
                      <w:r>
                        <w:rPr>
                          <w:i/>
                          <w:color w:val="939598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Vukova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bb;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81000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Podgorica,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Montenegro;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Tel: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020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210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466;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Fax: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020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210 465;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E-mail: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fzd@fzdcg.org;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hyperlink r:id="rId222">
                        <w:r>
                          <w:rPr>
                            <w:i/>
                            <w:color w:val="939598"/>
                            <w:sz w:val="20"/>
                          </w:rPr>
                          <w:t>fzd@t-com.me</w:t>
                        </w:r>
                      </w:hyperlink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Contact:</w:t>
      </w:r>
    </w:p>
    <w:p>
      <w:pPr>
        <w:pStyle w:val="Style18"/>
        <w:spacing w:before="11" w:after="0"/>
        <w:rPr>
          <w:b/>
          <w:b/>
          <w:i/>
          <w:i/>
          <w:sz w:val="5"/>
        </w:rPr>
      </w:pPr>
      <w:r>
        <w:rPr>
          <w:b/>
          <w:i/>
          <w:sz w:val="5"/>
        </w:rPr>
      </w:r>
    </w:p>
    <w:p>
      <w:pPr>
        <w:sectPr>
          <w:type w:val="nextPage"/>
          <w:pgSz w:w="11906" w:h="16838"/>
          <w:pgMar w:left="380" w:right="180" w:gutter="0" w:header="0" w:top="98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60" w:after="0"/>
        <w:ind w:left="186" w:hanging="0"/>
        <w:rPr>
          <w:b/>
          <w:b/>
          <w:i/>
          <w:i/>
          <w:sz w:val="20"/>
        </w:rPr>
      </w:pPr>
      <w:r>
        <mc:AlternateContent>
          <mc:Choice Requires="wpg">
            <w:drawing>
              <wp:anchor behindDoc="1" distT="635" distB="0" distL="114935" distR="114935" simplePos="0" locked="0" layoutInCell="0" allowOverlap="1" relativeHeight="228">
                <wp:simplePos x="0" y="0"/>
                <wp:positionH relativeFrom="page">
                  <wp:posOffset>309880</wp:posOffset>
                </wp:positionH>
                <wp:positionV relativeFrom="paragraph">
                  <wp:posOffset>217805</wp:posOffset>
                </wp:positionV>
                <wp:extent cx="7070090" cy="1144905"/>
                <wp:effectExtent l="635" t="1270" r="635" b="0"/>
                <wp:wrapTopAndBottom/>
                <wp:docPr id="223" name="Фигура1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0040" cy="1144800"/>
                          <a:chOff x="0" y="0"/>
                          <a:chExt cx="7070040" cy="1144800"/>
                        </a:xfrm>
                      </wpg:grpSpPr>
                      <wps:wsp>
                        <wps:cNvSpPr/>
                        <wps:spPr>
                          <a:xfrm>
                            <a:off x="3240" y="619200"/>
                            <a:ext cx="6932880" cy="52272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rgbClr val="230e0f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" name="" descr=""/>
                          <pic:cNvPicPr/>
                        </pic:nvPicPr>
                        <pic:blipFill>
                          <a:blip r:embed="rId223"/>
                          <a:stretch/>
                        </pic:blipFill>
                        <pic:spPr>
                          <a:xfrm>
                            <a:off x="6976800" y="0"/>
                            <a:ext cx="93240" cy="1127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7070040" cy="114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pStyle w:val="Normal"/>
                                <w:overflowPunct w:val="true"/>
                                <w:jc w:val="left"/>
                                <w:rPr/>
                              </w:pP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Potvrda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deponenta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prijemu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z w:val="20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231F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z w:val="20"/>
                                  <w:lang w:val="en-US"/>
                                </w:rPr>
                                <w:t>Depositor’s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pacing w:val="-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z w:val="20"/>
                                  <w:lang w:val="en-US"/>
                                </w:rPr>
                                <w:t>confirmation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pacing w:val="-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z w:val="20"/>
                                  <w:lang w:val="en-US"/>
                                </w:rPr>
                                <w:t>of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pacing w:val="-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cs="" w:cstheme="minorBidi"/>
                                  <w:b/>
                                  <w:color w:val="939598"/>
                                  <w:sz w:val="20"/>
                                  <w:lang w:val="en-US"/>
                                </w:rPr>
                                <w:t>receipt: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40" y="3240"/>
                            <a:ext cx="6932880" cy="24876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rgbClr val="230e0f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overflowPunct w:val="true"/>
                                <w:jc w:val="left"/>
                                <w:rPr>
                                  <w:rFonts w:ascii="Calibri" w:hAnsi="Calibri" w:cs=""/>
                                  <w:color w:val="231F20"/>
                                  <w:sz w:val="20"/>
                                  <w:lang w:val="en-US"/>
                                </w:rPr>
                              </w:pPr>
                              <w:r>
                                <w:rPr>
                                  <w:rFonts w:cs="" w:cstheme="minorBidi"/>
                                  <w:color w:val="231F20"/>
                                  <w:sz w:val="20"/>
                                  <w:lang w:val="en-US"/>
                                </w:rPr>
                                <w:t>http://www.fzdcg,org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139" style="position:absolute;margin-left:24.4pt;margin-top:17.15pt;width:556.75pt;height:90.15pt" coordorigin="488,343" coordsize="11135,1803">
                <v:rect id="shape_0" path="m0,0l-2147483645,0l-2147483645,-2147483646l0,-2147483646xe" stroked="t" o:allowincell="f" style="position:absolute;left:493;top:1318;width:10917;height:822;mso-wrap-style:none;v-text-anchor:middle;mso-position-horizontal-relative:page">
                  <v:fill o:detectmouseclick="t" on="false"/>
                  <v:stroke color="#230e0f" weight="6480" joinstyle="round" endcap="flat"/>
                  <w10:wrap type="topAndBottom"/>
                </v:rect>
                <v:shape id="shape_0" stroked="f" o:allowincell="f" style="position:absolute;left:11475;top:343;width:146;height:1775;mso-wrap-style:none;v-text-anchor:middle;mso-position-horizontal-relative:page" type="_x0000_t75">
                  <v:imagedata r:id="rId224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488;top:343;width:11133;height:180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left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pStyle w:val="Normal"/>
                          <w:overflowPunct w:val="true"/>
                          <w:jc w:val="left"/>
                          <w:rPr/>
                        </w:pP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Potvrda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deponenta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o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prijemu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z w:val="20"/>
                            <w:lang w:val="en-US"/>
                          </w:rPr>
                          <w:t>/</w:t>
                        </w:r>
                        <w:r>
                          <w:rPr>
                            <w:rFonts w:cs="" w:cstheme="minorBidi"/>
                            <w:b/>
                            <w:color w:val="231F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z w:val="20"/>
                            <w:lang w:val="en-US"/>
                          </w:rPr>
                          <w:t>Depositor’s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pacing w:val="-6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z w:val="20"/>
                            <w:lang w:val="en-US"/>
                          </w:rPr>
                          <w:t>confirmation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pacing w:val="-6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z w:val="20"/>
                            <w:lang w:val="en-US"/>
                          </w:rPr>
                          <w:t>of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pacing w:val="-6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cs="" w:cstheme="minorBidi"/>
                            <w:b/>
                            <w:color w:val="939598"/>
                            <w:sz w:val="20"/>
                            <w:lang w:val="en-US"/>
                          </w:rPr>
                          <w:t>receipt: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t" o:allowincell="f" style="position:absolute;left:493;top:348;width:10917;height:391;mso-wrap-style:square;v-text-anchor:top;mso-position-horizontal-relative:page">
                  <v:fill o:detectmouseclick="t" on="false"/>
                  <v:stroke color="#230e0f" weight="6480" joinstyle="miter" endcap="flat"/>
                  <v:textbox>
                    <w:txbxContent>
                      <w:p>
                        <w:pPr>
                          <w:pStyle w:val="Normal"/>
                          <w:overflowPunct w:val="true"/>
                          <w:jc w:val="left"/>
                          <w:rPr>
                            <w:rFonts w:ascii="Calibri" w:hAnsi="Calibri" w:cs=""/>
                            <w:color w:val="231F20"/>
                            <w:sz w:val="20"/>
                            <w:lang w:val="en-US"/>
                          </w:rPr>
                        </w:pPr>
                        <w:r>
                          <w:rPr>
                            <w:rFonts w:cs="" w:cstheme="minorBidi"/>
                            <w:color w:val="231F20"/>
                            <w:sz w:val="20"/>
                            <w:lang w:val="en-US"/>
                          </w:rPr>
                          <w:t>http://www.fzdcg,org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  <w:r>
        <w:rPr>
          <w:b/>
          <w:color w:val="231F20"/>
          <w:sz w:val="20"/>
        </w:rPr>
        <w:t>Više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informacija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More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information</w:t>
      </w:r>
      <w:r>
        <w:rPr>
          <w:b/>
          <w:i/>
          <w:color w:val="939598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w:t>at:</w:t>
      </w:r>
    </w:p>
    <w:p>
      <w:pPr>
        <w:pStyle w:val="Normal"/>
        <w:spacing w:before="48" w:after="0"/>
        <w:ind w:left="186" w:hanging="0"/>
        <w:jc w:val="both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Dodatne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Additional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information:</w:t>
      </w:r>
    </w:p>
    <w:p>
      <w:pPr>
        <w:pStyle w:val="Normal"/>
        <w:spacing w:lineRule="auto" w:line="216" w:before="135" w:after="0"/>
        <w:ind w:left="186" w:right="381" w:hanging="0"/>
        <w:jc w:val="both"/>
        <w:rPr>
          <w:i/>
          <w:i/>
          <w:sz w:val="20"/>
        </w:rPr>
      </w:pPr>
      <w:r>
        <mc:AlternateContent>
          <mc:Choice Requires="wps">
            <w:drawing>
              <wp:anchor behindDoc="1" distT="3175" distB="3175" distL="3175" distR="3175" simplePos="0" locked="0" layoutInCell="0" allowOverlap="1" relativeHeight="130">
                <wp:simplePos x="0" y="0"/>
                <wp:positionH relativeFrom="page">
                  <wp:posOffset>309245</wp:posOffset>
                </wp:positionH>
                <wp:positionV relativeFrom="paragraph">
                  <wp:posOffset>53975</wp:posOffset>
                </wp:positionV>
                <wp:extent cx="6941820" cy="5976620"/>
                <wp:effectExtent l="3175" t="3175" r="3175" b="3175"/>
                <wp:wrapNone/>
                <wp:docPr id="226" name="Фигура1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80" cy="597672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40" path="m0,0l-2147483645,0l-2147483645,-2147483646l0,-2147483646xe" stroked="t" o:allowincell="f" style="position:absolute;margin-left:24.35pt;margin-top:4.25pt;width:546.55pt;height:470.55pt;mso-wrap-style:none;v-text-anchor:middle;mso-position-horizontal-relative:page">
                <v:fill o:detectmouseclick="t" on="false"/>
                <v:stroke color="#230e0f" weight="6480" joinstyle="round" endcap="flat"/>
                <w10:wrap type="none"/>
              </v:rect>
            </w:pict>
          </mc:Fallback>
        </mc:AlternateContent>
      </w:r>
      <w:r>
        <w:rPr>
          <w:color w:val="231F20"/>
          <w:sz w:val="20"/>
        </w:rPr>
        <w:t>Ako je deposit nedostupan zato sto kreditna institucija ne može da ispuni svoje finansijske obaveze, deponenti se isplaćuju iz sistema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zaštite depozita. Tom isplatom pokriveno je najviše 50.000 eura po deponentu po kreditnoj instituciji do dana pristupanja Crne Gore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Evropskoj uniji, odnosno 100.000 eura od dana pristupanja Crne Gore Evropskoj uniji. To znači da se svi depoziti po deponentu u is-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toj kreditnoj instituciji sabiraju kako bi se odredio nivo pokrića. Na primjer, ako deponent na štednom računu ima 90.000 eura, a 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tekućem 20.000 eura, isplatiće mu se samo 50.000 eura do dana pristupanja Evropskoj uniji, odnosno 100.000 eura od dana pristu-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uniji.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deposit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unavailable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because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credit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institution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unable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meet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its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financial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obligations,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depositors are paid out of the deposit protection system. This payment covers a maximum of EUR 50,000 per depositor per credit in-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stitution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i.e.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Union.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This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means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that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all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deposits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in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same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credit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institution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summed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up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determine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level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coverage. For example, if a depositor has 90,000 euros in his/her savings account and 20,000 euros in his/her current account, he will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be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paid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only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50,000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euros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euros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day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European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>
      <w:pPr>
        <w:pStyle w:val="Style18"/>
        <w:spacing w:before="4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spacing w:lineRule="auto" w:line="216"/>
        <w:ind w:left="186" w:right="383" w:hanging="0"/>
        <w:jc w:val="both"/>
        <w:rPr>
          <w:i/>
          <w:i/>
          <w:sz w:val="20"/>
        </w:rPr>
      </w:pP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slučaju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zajedničkih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računa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ograničenje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50.000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primjenjuje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svakog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deponenta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posebno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Evropskoj uniji, odnosno od 100.000 eura od dana pristupanja Crne Gore Evropskoj uniji.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/ </w:t>
      </w:r>
      <w:r>
        <w:rPr>
          <w:i/>
          <w:color w:val="939598"/>
          <w:sz w:val="20"/>
        </w:rPr>
        <w:t>In the case of joint accounts, the limit of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50,000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applies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each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separately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10"/>
          <w:sz w:val="20"/>
        </w:rPr>
        <w:t xml:space="preserve"> </w:t>
      </w:r>
      <w:r>
        <w:rPr>
          <w:i/>
          <w:color w:val="939598"/>
          <w:sz w:val="20"/>
        </w:rPr>
        <w:t>100,000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date of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the European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>
      <w:pPr>
        <w:pStyle w:val="Style18"/>
        <w:spacing w:before="1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spacing w:lineRule="auto" w:line="216"/>
        <w:ind w:left="186" w:right="382" w:hanging="0"/>
        <w:jc w:val="both"/>
        <w:rPr>
          <w:i/>
          <w:i/>
          <w:sz w:val="20"/>
        </w:rPr>
      </w:pPr>
      <w:r>
        <w:rPr>
          <w:color w:val="231F20"/>
          <w:sz w:val="20"/>
        </w:rPr>
        <w:t>Međutim, depoziti na računu na koji pravo imaju dva ili više lica, kao članovi drustva bez svojstva pravnog lica, sabiraju se i tretiraju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kao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sredstva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jednog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deponenta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potrebe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obračunavanja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ograničenja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50.000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uniji,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100.000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eura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dana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pristupanja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Crne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Gore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Evropskoj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uniji.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7"/>
          <w:sz w:val="20"/>
        </w:rPr>
        <w:t xml:space="preserve"> </w:t>
      </w:r>
      <w:r>
        <w:rPr>
          <w:i/>
          <w:color w:val="939598"/>
          <w:sz w:val="20"/>
        </w:rPr>
        <w:t>However,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deposits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in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an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account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which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two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9"/>
          <w:sz w:val="20"/>
        </w:rPr>
        <w:t xml:space="preserve"> </w:t>
      </w:r>
      <w:r>
        <w:rPr>
          <w:i/>
          <w:color w:val="939598"/>
          <w:sz w:val="20"/>
        </w:rPr>
        <w:t>more</w:t>
      </w:r>
      <w:r>
        <w:rPr>
          <w:i/>
          <w:color w:val="939598"/>
          <w:spacing w:val="-8"/>
          <w:sz w:val="20"/>
        </w:rPr>
        <w:t xml:space="preserve"> </w:t>
      </w:r>
      <w:r>
        <w:rPr>
          <w:i/>
          <w:color w:val="939598"/>
          <w:sz w:val="20"/>
        </w:rPr>
        <w:t>persons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entitled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members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company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that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does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not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have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legal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capacity,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are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summed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up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treated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funds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a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single</w:t>
      </w:r>
      <w:r>
        <w:rPr>
          <w:i/>
          <w:color w:val="939598"/>
          <w:spacing w:val="-7"/>
          <w:sz w:val="20"/>
        </w:rPr>
        <w:t xml:space="preserve"> </w:t>
      </w:r>
      <w:r>
        <w:rPr>
          <w:i/>
          <w:color w:val="939598"/>
          <w:sz w:val="20"/>
        </w:rPr>
        <w:t>depositor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the purpose of calculating the limit of 50,000 euros until the date of Montenegro’s accession to the European Union or 100,000 euros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day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accession to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1"/>
          <w:sz w:val="20"/>
        </w:rPr>
        <w:t xml:space="preserve"> </w:t>
      </w:r>
      <w:r>
        <w:rPr>
          <w:i/>
          <w:color w:val="939598"/>
          <w:sz w:val="20"/>
        </w:rPr>
        <w:t>Union.</w:t>
      </w:r>
    </w:p>
    <w:p>
      <w:pPr>
        <w:pStyle w:val="Style18"/>
        <w:spacing w:before="2" w:after="0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spacing w:lineRule="auto" w:line="216"/>
        <w:ind w:left="186" w:right="383" w:hanging="0"/>
        <w:jc w:val="both"/>
        <w:rPr>
          <w:i/>
          <w:i/>
          <w:sz w:val="20"/>
        </w:rPr>
      </w:pPr>
      <w:r>
        <w:rPr>
          <w:color w:val="231F20"/>
          <w:spacing w:val="-1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pojedinim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slučajevima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depoziti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koji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predstavljaju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1"/>
          <w:sz w:val="20"/>
        </w:rPr>
        <w:t>privremeni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visoki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saldo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zastićeni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dodatnom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iznosu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30.000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eura,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ukupno 80.000 eura do dana pristupanja Crne Gore Evropskoj uniji, odnosno 130.000 eura od dana pristupanja Crne Gore Evropskoj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 xml:space="preserve">uniji, šest mjeseci nakon knjiženja ili od trenutka kada ti depoziti postanu pravno prenosivi, a odnose se na depozite: / </w:t>
      </w:r>
      <w:r>
        <w:rPr>
          <w:i/>
          <w:color w:val="939598"/>
          <w:sz w:val="20"/>
        </w:rPr>
        <w:t>In some cases,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deposits representing a temporary high balance are protected by an additional amount of up to EUR 30,000, or up to a total amount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80,000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until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accession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European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Union,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EUR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130,000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date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Montenegro’s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acces-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sion to the European Union, six months after booking or the moment when these deposits become legally transferable and this refers</w:t>
      </w:r>
      <w:r>
        <w:rPr>
          <w:i/>
          <w:color w:val="939598"/>
          <w:spacing w:val="-43"/>
          <w:sz w:val="20"/>
        </w:rPr>
        <w:t xml:space="preserve"> </w:t>
      </w:r>
      <w:r>
        <w:rPr>
          <w:i/>
          <w:color w:val="939598"/>
          <w:sz w:val="20"/>
        </w:rPr>
        <w:t>to</w:t>
      </w:r>
      <w:r>
        <w:rPr>
          <w:i/>
          <w:color w:val="939598"/>
          <w:spacing w:val="-2"/>
          <w:sz w:val="20"/>
        </w:rPr>
        <w:t xml:space="preserve"> </w:t>
      </w:r>
      <w:r>
        <w:rPr>
          <w:i/>
          <w:color w:val="939598"/>
          <w:sz w:val="20"/>
        </w:rPr>
        <w:t>the following deposits:</w:t>
      </w:r>
    </w:p>
    <w:p>
      <w:pPr>
        <w:pStyle w:val="Style18"/>
        <w:spacing w:before="8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95" w:leader="none"/>
        </w:tabs>
        <w:spacing w:lineRule="exact" w:line="232" w:before="0" w:after="0"/>
        <w:ind w:left="394" w:hanging="209"/>
        <w:rPr>
          <w:sz w:val="20"/>
        </w:rPr>
      </w:pPr>
      <w:r>
        <w:rPr>
          <w:color w:val="231F20"/>
          <w:sz w:val="20"/>
        </w:rPr>
        <w:t>prodaje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stambene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nepokretnosti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kojoj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je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deponent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imao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prebivalište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95" w:leader="none"/>
        </w:tabs>
        <w:spacing w:lineRule="exact" w:line="220" w:before="0" w:after="0"/>
        <w:ind w:left="394" w:hanging="209"/>
        <w:rPr>
          <w:sz w:val="20"/>
        </w:rPr>
      </w:pPr>
      <w:r>
        <w:rPr>
          <w:color w:val="231F20"/>
          <w:sz w:val="20"/>
        </w:rPr>
        <w:t>transakcija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vezanih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za: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sklapanja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braka,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razvod,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otpremnine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penzionisanje,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otpuštanje,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invaliditet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smrt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96" w:leader="none"/>
        </w:tabs>
        <w:spacing w:lineRule="auto" w:line="216" w:before="7" w:after="0"/>
        <w:ind w:left="186" w:right="384" w:hanging="0"/>
        <w:rPr>
          <w:sz w:val="20"/>
        </w:rPr>
      </w:pPr>
      <w:r>
        <w:rPr>
          <w:color w:val="231F20"/>
          <w:sz w:val="20"/>
        </w:rPr>
        <w:t>isplate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naknade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iz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osiguranja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odštete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žrtve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krivičnih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djela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grešaka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pravosudnih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državnih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organa,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državne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up-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rave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organa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lokalne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samouprave.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Dodatne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informacije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mogu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dobiti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http://www.fzdcg,org</w:t>
      </w:r>
    </w:p>
    <w:p>
      <w:pPr>
        <w:pStyle w:val="Style18"/>
        <w:spacing w:before="6" w:after="0"/>
        <w:rPr>
          <w:sz w:val="16"/>
        </w:rPr>
      </w:pPr>
      <w:r>
        <w:rPr>
          <w:sz w:val="1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95" w:leader="none"/>
        </w:tabs>
        <w:spacing w:lineRule="exact" w:line="232" w:before="0" w:after="0"/>
        <w:ind w:left="394" w:hanging="209"/>
        <w:rPr>
          <w:i/>
          <w:i/>
          <w:sz w:val="20"/>
        </w:rPr>
      </w:pPr>
      <w:r>
        <w:rPr>
          <w:i/>
          <w:color w:val="939598"/>
          <w:sz w:val="20"/>
        </w:rPr>
        <w:t>sale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residential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real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estate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which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was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the</w:t>
      </w:r>
      <w:r>
        <w:rPr>
          <w:i/>
          <w:color w:val="939598"/>
          <w:spacing w:val="-3"/>
          <w:sz w:val="20"/>
        </w:rPr>
        <w:t xml:space="preserve"> </w:t>
      </w:r>
      <w:r>
        <w:rPr>
          <w:i/>
          <w:color w:val="939598"/>
          <w:sz w:val="20"/>
        </w:rPr>
        <w:t>depositor’s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residence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95" w:leader="none"/>
        </w:tabs>
        <w:spacing w:lineRule="exact" w:line="220" w:before="0" w:after="0"/>
        <w:ind w:left="394" w:hanging="209"/>
        <w:rPr>
          <w:i/>
          <w:i/>
          <w:sz w:val="20"/>
        </w:rPr>
      </w:pPr>
      <w:r>
        <w:rPr>
          <w:i/>
          <w:color w:val="939598"/>
          <w:sz w:val="20"/>
        </w:rPr>
        <w:t>transactions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related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to: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marriage,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divorce,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severance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pay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retirement,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dismissal,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disability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death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96" w:leader="none"/>
        </w:tabs>
        <w:spacing w:lineRule="auto" w:line="216" w:before="7" w:after="0"/>
        <w:ind w:left="186" w:right="386" w:hanging="0"/>
        <w:rPr>
          <w:i/>
          <w:i/>
          <w:sz w:val="20"/>
        </w:rPr>
      </w:pPr>
      <w:r>
        <w:rPr>
          <w:i/>
          <w:color w:val="939598"/>
          <w:sz w:val="20"/>
        </w:rPr>
        <w:t>payment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from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insurance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compensation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for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victims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criminal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offenses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or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errors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of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judicial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bodies,</w:t>
      </w:r>
      <w:r>
        <w:rPr>
          <w:i/>
          <w:color w:val="939598"/>
          <w:spacing w:val="1"/>
          <w:sz w:val="20"/>
        </w:rPr>
        <w:t xml:space="preserve"> </w:t>
      </w:r>
      <w:r>
        <w:rPr>
          <w:i/>
          <w:color w:val="939598"/>
          <w:sz w:val="20"/>
        </w:rPr>
        <w:t>state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administration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and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local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self-government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bodies.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Additional</w:t>
      </w:r>
      <w:r>
        <w:rPr>
          <w:i/>
          <w:color w:val="939598"/>
          <w:spacing w:val="-4"/>
          <w:sz w:val="20"/>
        </w:rPr>
        <w:t xml:space="preserve"> </w:t>
      </w:r>
      <w:r>
        <w:rPr>
          <w:i/>
          <w:color w:val="939598"/>
          <w:sz w:val="20"/>
        </w:rPr>
        <w:t>information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can</w:t>
      </w:r>
      <w:r>
        <w:rPr>
          <w:i/>
          <w:color w:val="939598"/>
          <w:spacing w:val="-6"/>
          <w:sz w:val="20"/>
        </w:rPr>
        <w:t xml:space="preserve"> </w:t>
      </w:r>
      <w:r>
        <w:rPr>
          <w:i/>
          <w:color w:val="939598"/>
          <w:sz w:val="20"/>
        </w:rPr>
        <w:t>be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obtained</w:t>
      </w:r>
      <w:r>
        <w:rPr>
          <w:i/>
          <w:color w:val="939598"/>
          <w:spacing w:val="-5"/>
          <w:sz w:val="20"/>
        </w:rPr>
        <w:t xml:space="preserve"> </w:t>
      </w:r>
      <w:r>
        <w:rPr>
          <w:i/>
          <w:color w:val="939598"/>
          <w:sz w:val="20"/>
        </w:rPr>
        <w:t>at</w:t>
      </w:r>
      <w:r>
        <w:rPr>
          <w:i/>
          <w:color w:val="939598"/>
          <w:spacing w:val="-5"/>
          <w:sz w:val="20"/>
        </w:rPr>
        <w:t xml:space="preserve"> </w:t>
      </w:r>
      <w:hyperlink r:id="rId225">
        <w:r>
          <w:rPr>
            <w:i/>
            <w:color w:val="939598"/>
            <w:sz w:val="20"/>
          </w:rPr>
          <w:t>http://www.fzdcg.org</w:t>
        </w:r>
      </w:hyperlink>
    </w:p>
    <w:p>
      <w:pPr>
        <w:pStyle w:val="Style18"/>
        <w:spacing w:before="6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ind w:left="186" w:hanging="0"/>
        <w:jc w:val="both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Isplata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4"/>
          <w:sz w:val="20"/>
        </w:rPr>
        <w:t xml:space="preserve"> </w:t>
      </w:r>
      <w:r>
        <w:rPr>
          <w:b/>
          <w:i/>
          <w:color w:val="939598"/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148">
                <wp:simplePos x="0" y="0"/>
                <wp:positionH relativeFrom="page">
                  <wp:posOffset>309245</wp:posOffset>
                </wp:positionH>
                <wp:positionV relativeFrom="paragraph">
                  <wp:posOffset>213995</wp:posOffset>
                </wp:positionV>
                <wp:extent cx="6941820" cy="1901825"/>
                <wp:effectExtent l="0" t="3810" r="0" b="2540"/>
                <wp:wrapTopAndBottom/>
                <wp:docPr id="227" name="Врезка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80" cy="1901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lineRule="auto" w:line="216" w:before="37" w:after="0"/>
                              <w:ind w:left="75" w:right="70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Sistemom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zaštite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upravlja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bb,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Podgorica,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Crna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Gora,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broj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telefona:</w:t>
                            </w:r>
                            <w:r>
                              <w:rPr>
                                <w:color w:val="231F20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020/210-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466,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e-pošta: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hyperlink r:id="rId226">
                              <w:r>
                                <w:rPr>
                                  <w:color w:val="231F20"/>
                                  <w:sz w:val="20"/>
                                </w:rPr>
                                <w:t>fzd@fzdcg.org,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</w:hyperlink>
                            <w:hyperlink r:id="rId227">
                              <w:r>
                                <w:rPr>
                                  <w:color w:val="231F20"/>
                                  <w:sz w:val="20"/>
                                </w:rPr>
                                <w:t>fzd@t-com.me,</w:t>
                              </w:r>
                            </w:hyperlink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web: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http://www.fzdcg,org.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Fond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zaštitu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će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vam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staviti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raspolaganje</w:t>
                            </w:r>
                            <w:r>
                              <w:rPr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vaše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depozite (do iznosa od 50.000 eura do pristupanja Crne Gore Evropskoj uniji, odnosno 100.000 eura od pristupanja Crne Gore Evrop-</w:t>
                            </w:r>
                            <w:r>
                              <w:rPr>
                                <w:color w:val="231F20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skoj uniji) najkasnije u roku od: 15 radnih dana do 31.12.2020, 10 radnih dana u periodu od 1. januara 2021. do 31. decembra 2023. i</w:t>
                            </w:r>
                            <w:r>
                              <w:rPr>
                                <w:color w:val="231F20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radnih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dana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januara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2024.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system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managed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Fund,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Miljana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Vukova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bb,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81000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Pod-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gorica,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Montenegro,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Tel.: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020/210-466,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e-mail: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hyperlink r:id="rId228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fzd@fzdcg.org,</w:t>
                              </w:r>
                              <w:r>
                                <w:rPr>
                                  <w:i/>
                                  <w:color w:val="93959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</w:hyperlink>
                            <w:hyperlink r:id="rId229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fzd@t-com.me,</w:t>
                              </w:r>
                            </w:hyperlink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website: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hyperlink r:id="rId230">
                              <w:r>
                                <w:rPr>
                                  <w:i/>
                                  <w:color w:val="939598"/>
                                  <w:sz w:val="20"/>
                                </w:rPr>
                                <w:t>http://www.fzdcg.org.</w:t>
                              </w:r>
                              <w:r>
                                <w:rPr>
                                  <w:i/>
                                  <w:color w:val="939598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make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deposits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available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(up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amount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50,000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Montenegro’s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accession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European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Union,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EUR 100,000 from Montenegro’s accession to the European Union) no later than: 15 working days until 31.12.2020, 10 working days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 period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 January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2021 to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31 December 2023 and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7 working days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1 January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2024.</w:t>
                            </w:r>
                          </w:p>
                          <w:p>
                            <w:pPr>
                              <w:pStyle w:val="Style18"/>
                              <w:spacing w:before="3" w:after="0"/>
                              <w:rPr>
                                <w:i/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</w:r>
                          </w:p>
                          <w:p>
                            <w:pPr>
                              <w:pStyle w:val="Style26"/>
                              <w:spacing w:lineRule="auto" w:line="216"/>
                              <w:ind w:left="75" w:right="74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Pravo na isplatu garantovanog depozita zastarijeva protekom tri godine od dana nastanka zaštićenog slučaja. Dodatne informacije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 xml:space="preserve">mogu se dobiti na http://www.fzdcg,org. /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 right to the payment of a guaranteed deposit expires three years after the occurrence</w:t>
                            </w:r>
                            <w:r>
                              <w:rPr>
                                <w:i/>
                                <w:color w:val="939598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case.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Additional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information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obtained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http://www.fzdcg,org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2" path="m0,0l-2147483645,0l-2147483645,-2147483646l0,-2147483646xe" fillcolor="white" stroked="t" o:allowincell="f" style="position:absolute;margin-left:24.35pt;margin-top:16.85pt;width:546.55pt;height:149.7pt;mso-wrap-style:square;v-text-anchor:top;mso-position-horizontal-relative:page">
                <v:fill o:detectmouseclick="t" type="solid" color2="black" opacity="0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lineRule="auto" w:line="216" w:before="37" w:after="0"/>
                        <w:ind w:left="75" w:right="70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Sistemom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zaštite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upravlja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Fond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zaštitu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depozita,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Miljana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Vukova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bb,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81000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Podgorica,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Crna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Gora,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broj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telefona:</w:t>
                      </w:r>
                      <w:r>
                        <w:rPr>
                          <w:color w:val="231F20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020/210-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466,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e-pošta: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hyperlink r:id="rId231">
                        <w:r>
                          <w:rPr>
                            <w:color w:val="231F20"/>
                            <w:sz w:val="20"/>
                          </w:rPr>
                          <w:t>fzd@fzdcg.org,</w:t>
                        </w:r>
                        <w:r>
                          <w:rPr>
                            <w:color w:val="231F20"/>
                            <w:spacing w:val="-9"/>
                            <w:sz w:val="20"/>
                          </w:rPr>
                          <w:t xml:space="preserve"> </w:t>
                        </w:r>
                      </w:hyperlink>
                      <w:hyperlink r:id="rId232">
                        <w:r>
                          <w:rPr>
                            <w:color w:val="231F20"/>
                            <w:sz w:val="20"/>
                          </w:rPr>
                          <w:t>fzd@t-com.me,</w:t>
                        </w:r>
                      </w:hyperlink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web: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http://www.fzdcg,org.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Fond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zaštitu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će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vam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staviti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raspolaganje</w:t>
                      </w:r>
                      <w:r>
                        <w:rPr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vaše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depozite (do iznosa od 50.000 eura do pristupanja Crne Gore Evropskoj uniji, odnosno 100.000 eura od pristupanja Crne Gore Evrop-</w:t>
                      </w:r>
                      <w:r>
                        <w:rPr>
                          <w:color w:val="231F20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skoj uniji) najkasnije u roku od: 15 radnih dana do 31.12.2020, 10 radnih dana u periodu od 1. januara 2021. do 31. decembra 2023. i</w:t>
                      </w:r>
                      <w:r>
                        <w:rPr>
                          <w:color w:val="231F20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7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radnih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dana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od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1.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januara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2024.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system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is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managed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by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Fund,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Miljana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Vukova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bb,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81000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Pod-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gorica,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Montenegro,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Tel.: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020/210-466,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e-mail: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hyperlink r:id="rId233">
                        <w:r>
                          <w:rPr>
                            <w:i/>
                            <w:color w:val="939598"/>
                            <w:sz w:val="20"/>
                          </w:rPr>
                          <w:t>fzd@fzdcg.org,</w:t>
                        </w:r>
                        <w:r>
                          <w:rPr>
                            <w:i/>
                            <w:color w:val="939598"/>
                            <w:spacing w:val="-10"/>
                            <w:sz w:val="20"/>
                          </w:rPr>
                          <w:t xml:space="preserve"> </w:t>
                        </w:r>
                      </w:hyperlink>
                      <w:hyperlink r:id="rId234">
                        <w:r>
                          <w:rPr>
                            <w:i/>
                            <w:color w:val="939598"/>
                            <w:sz w:val="20"/>
                          </w:rPr>
                          <w:t>fzd@t-com.me,</w:t>
                        </w:r>
                      </w:hyperlink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website: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hyperlink r:id="rId235">
                        <w:r>
                          <w:rPr>
                            <w:i/>
                            <w:color w:val="939598"/>
                            <w:sz w:val="20"/>
                          </w:rPr>
                          <w:t>http://www.fzdcg.org.</w:t>
                        </w:r>
                        <w:r>
                          <w:rPr>
                            <w:i/>
                            <w:color w:val="939598"/>
                            <w:spacing w:val="-10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will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make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your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deposits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available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you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(up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amount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50,000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Montenegro’s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accession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to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European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Union,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or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EUR 100,000 from Montenegro’s accession to the European Union) no later than: 15 working days until 31.12.2020, 10 working days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 period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 January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2021 to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31 December 2023 and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7 working days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from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1 January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2024.</w:t>
                      </w:r>
                    </w:p>
                    <w:p>
                      <w:pPr>
                        <w:pStyle w:val="Style18"/>
                        <w:spacing w:before="3" w:after="0"/>
                        <w:rPr>
                          <w:i/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</w:r>
                    </w:p>
                    <w:p>
                      <w:pPr>
                        <w:pStyle w:val="Style26"/>
                        <w:spacing w:lineRule="auto" w:line="216"/>
                        <w:ind w:left="75" w:right="74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Pravo na isplatu garantovanog depozita zastarijeva protekom tri godine od dana nastanka zaštićenog slučaja. Dodatne informacije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 xml:space="preserve">mogu se dobiti na http://www.fzdcg,org. /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 right to the payment of a guaranteed deposit expires three years after the occurrence</w:t>
                      </w:r>
                      <w:r>
                        <w:rPr>
                          <w:i/>
                          <w:color w:val="939598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protected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case.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Additional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information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can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be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obtained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at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http://www.fzdcg,org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i/>
          <w:color w:val="939598"/>
          <w:sz w:val="20"/>
        </w:rPr>
        <w:t>Payment/Disbursement</w:t>
      </w:r>
    </w:p>
    <w:p>
      <w:pPr>
        <w:pStyle w:val="Normal"/>
        <w:spacing w:before="74" w:after="87"/>
        <w:ind w:left="186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Druge</w:t>
      </w:r>
      <w:r>
        <w:rPr>
          <w:b/>
          <w:color w:val="231F20"/>
          <w:spacing w:val="-6"/>
          <w:sz w:val="20"/>
        </w:rPr>
        <w:t xml:space="preserve"> </w:t>
      </w:r>
      <w:r>
        <w:rPr>
          <w:b/>
          <w:color w:val="231F20"/>
          <w:sz w:val="20"/>
        </w:rPr>
        <w:t>važne</w:t>
      </w:r>
      <w:r>
        <w:rPr>
          <w:b/>
          <w:color w:val="231F20"/>
          <w:spacing w:val="-5"/>
          <w:sz w:val="20"/>
        </w:rPr>
        <w:t xml:space="preserve"> </w:t>
      </w:r>
      <w:r>
        <w:rPr>
          <w:b/>
          <w:color w:val="231F20"/>
          <w:sz w:val="20"/>
        </w:rPr>
        <w:t>informacije</w:t>
      </w:r>
      <w:r>
        <w:rPr>
          <w:b/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/</w:t>
      </w:r>
      <w:r>
        <w:rPr>
          <w:color w:val="231F20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Other</w:t>
      </w:r>
      <w:r>
        <w:rPr>
          <w:b/>
          <w:i/>
          <w:color w:val="939598"/>
          <w:spacing w:val="-6"/>
          <w:sz w:val="20"/>
        </w:rPr>
        <w:t xml:space="preserve"> </w:t>
      </w:r>
      <w:r>
        <w:rPr>
          <w:b/>
          <w:i/>
          <w:color w:val="939598"/>
          <w:sz w:val="20"/>
        </w:rPr>
        <w:t>important</w:t>
      </w:r>
      <w:r>
        <w:rPr>
          <w:b/>
          <w:i/>
          <w:color w:val="939598"/>
          <w:spacing w:val="-5"/>
          <w:sz w:val="20"/>
        </w:rPr>
        <w:t xml:space="preserve"> </w:t>
      </w:r>
      <w:r>
        <w:rPr>
          <w:b/>
          <w:i/>
          <w:color w:val="939598"/>
          <w:sz w:val="20"/>
        </w:rPr>
        <w:t>information</w:t>
      </w:r>
    </w:p>
    <w:p>
      <w:pPr>
        <w:pStyle w:val="Style18"/>
        <w:ind w:left="101" w:hanging="0"/>
        <w:rPr/>
      </w:pPr>
      <w:r>
        <w:rPr>
          <w:rFonts w:ascii="Times New Roman" w:hAnsi="Times New Roman"/>
          <w:spacing w:val="-32"/>
          <w:position w:val="36"/>
        </w:rPr>
        <w:t xml:space="preserve"> </w:t>
      </w:r>
      <w:r>
        <w:rPr/>
        <w:drawing>
          <wp:inline distT="0" distB="0" distL="0" distR="0">
            <wp:extent cx="93345" cy="1123950"/>
            <wp:effectExtent l="0" t="0" r="0" b="0"/>
            <wp:docPr id="229" name="image1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39.png" descr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mc:AlternateContent>
          <mc:Choice Requires="wps">
            <w:drawing>
              <wp:inline distT="0" distB="0" distL="0" distR="0">
                <wp:extent cx="6941820" cy="915670"/>
                <wp:effectExtent l="0" t="0" r="0" b="0"/>
                <wp:docPr id="230" name="Фигура1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80" cy="915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230e0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6"/>
                              <w:spacing w:lineRule="auto" w:line="216" w:before="39" w:after="0"/>
                              <w:ind w:left="75" w:right="73" w:hanging="0"/>
                              <w:jc w:val="both"/>
                              <w:rPr>
                                <w:i/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position w:val="36"/>
                                <w:sz w:val="20"/>
                              </w:rPr>
                              <w:t>Svi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deponenti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koji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spadaju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fizička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lica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ili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pravna</w:t>
                            </w:r>
                            <w:r>
                              <w:rPr>
                                <w:color w:val="231F2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lica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načelu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osigurani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putem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sistema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zaštite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depozita.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Izuzeća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</w:t>
                            </w:r>
                            <w:r>
                              <w:rPr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određene</w:t>
                            </w:r>
                            <w:r>
                              <w:rPr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depoz-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ite navedena su na internet stranici Fonda za zaštitu depozita. Vaša kreditna institucija će Vas, na zahtjev, takođe informisati o tome</w:t>
                            </w:r>
                            <w:r>
                              <w:rPr>
                                <w:color w:val="231F2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jesu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li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određeni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proizvodi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zaštićeni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ili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ne.</w:t>
                            </w:r>
                            <w:r>
                              <w:rPr>
                                <w:color w:val="231F2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Ako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depoziti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zaštićeni,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kreditna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institucija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potvrđuje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izvodu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sa</w:t>
                            </w:r>
                            <w:r>
                              <w:rPr>
                                <w:color w:val="231F20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računa.</w:t>
                            </w:r>
                            <w:r>
                              <w:rPr>
                                <w:color w:val="231F20"/>
                                <w:spacing w:val="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principle,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all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depositors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who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natural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legal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persons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insured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through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system.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Exemptions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certain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deposits</w:t>
                            </w:r>
                            <w:r>
                              <w:rPr>
                                <w:i/>
                                <w:color w:val="939598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listed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website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>Deposit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Protection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Fund.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credit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institution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also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inform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you,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upon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request,</w:t>
                            </w:r>
                            <w:r>
                              <w:rPr>
                                <w:i/>
                                <w:color w:val="939598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whether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certain</w:t>
                            </w:r>
                            <w:r>
                              <w:rPr>
                                <w:i/>
                                <w:color w:val="939598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products</w:t>
                            </w:r>
                            <w:r>
                              <w:rPr>
                                <w:i/>
                                <w:color w:val="939598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not.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deposits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protected,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credit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institution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shall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confirm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i/>
                                <w:color w:val="93959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939598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account</w:t>
                            </w:r>
                            <w:r>
                              <w:rPr>
                                <w:i/>
                                <w:color w:val="93959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39598"/>
                                <w:sz w:val="20"/>
                              </w:rPr>
                              <w:t>statement.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42" path="m0,0l-2147483645,0l-2147483645,-2147483646l0,-2147483646xe" fillcolor="white" stroked="t" o:allowincell="f" style="position:absolute;margin-left:0pt;margin-top:-72.15pt;width:546.55pt;height:72.05pt;mso-wrap-style:square;v-text-anchor:top;mso-position-vertical:top">
                <v:fill o:detectmouseclick="t" type="solid" color2="black" opacity="0"/>
                <v:stroke color="#230e0f" weight="6480" joinstyle="round" endcap="flat"/>
                <v:textbox>
                  <w:txbxContent>
                    <w:p>
                      <w:pPr>
                        <w:pStyle w:val="Style26"/>
                        <w:spacing w:lineRule="auto" w:line="216" w:before="39" w:after="0"/>
                        <w:ind w:left="75" w:right="73" w:hanging="0"/>
                        <w:jc w:val="both"/>
                        <w:rPr>
                          <w:i/>
                          <w:i/>
                          <w:sz w:val="20"/>
                        </w:rPr>
                      </w:pPr>
                      <w:r>
                        <w:rPr>
                          <w:color w:val="231F20"/>
                          <w:position w:val="36"/>
                          <w:sz w:val="20"/>
                        </w:rPr>
                        <w:t>Svi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deponenti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koji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spadaju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fizička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lica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ili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pravna</w:t>
                      </w:r>
                      <w:r>
                        <w:rPr>
                          <w:color w:val="231F2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lica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u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načelu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su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osigurani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putem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sistema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zaštite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depozita.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Izuzeća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</w:t>
                      </w:r>
                      <w:r>
                        <w:rPr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određene</w:t>
                      </w:r>
                      <w:r>
                        <w:rPr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depoz-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ite navedena su na internet stranici Fonda za zaštitu depozita. Vaša kreditna institucija će Vas, na zahtjev, takođe informisati o tome</w:t>
                      </w:r>
                      <w:r>
                        <w:rPr>
                          <w:color w:val="231F2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jesu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li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određeni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proizvodi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zaštićeni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ili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ne.</w:t>
                      </w:r>
                      <w:r>
                        <w:rPr>
                          <w:color w:val="231F20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Ako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su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depoziti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zaštićeni,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kreditna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institucija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to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potvrđuje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na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izvodu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sa</w:t>
                      </w:r>
                      <w:r>
                        <w:rPr>
                          <w:color w:val="231F20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računa.</w:t>
                      </w:r>
                      <w:r>
                        <w:rPr>
                          <w:color w:val="231F20"/>
                          <w:spacing w:val="35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/</w:t>
                      </w:r>
                      <w:r>
                        <w:rPr>
                          <w:color w:val="231F2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principle,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all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depositors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who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natural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or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legal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persons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insured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through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system.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Exemptions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for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certain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deposits</w:t>
                      </w:r>
                      <w:r>
                        <w:rPr>
                          <w:i/>
                          <w:color w:val="939598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listed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website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of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>Deposit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Protection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Fund.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Your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credit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institution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will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also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inform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you,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upon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request,</w:t>
                      </w:r>
                      <w:r>
                        <w:rPr>
                          <w:i/>
                          <w:color w:val="939598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whether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certain</w:t>
                      </w:r>
                      <w:r>
                        <w:rPr>
                          <w:i/>
                          <w:color w:val="939598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products</w:t>
                      </w:r>
                      <w:r>
                        <w:rPr>
                          <w:i/>
                          <w:color w:val="939598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protected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or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not.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If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deposits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are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protected,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credit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institution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shall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confirm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that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on</w:t>
                      </w:r>
                      <w:r>
                        <w:rPr>
                          <w:i/>
                          <w:color w:val="93959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the</w:t>
                      </w:r>
                      <w:r>
                        <w:rPr>
                          <w:i/>
                          <w:color w:val="939598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account</w:t>
                      </w:r>
                      <w:r>
                        <w:rPr>
                          <w:i/>
                          <w:color w:val="939598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39598"/>
                          <w:sz w:val="20"/>
                        </w:rPr>
                        <w:t>statement.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18"/>
        <w:spacing w:before="3" w:after="0"/>
        <w:rPr>
          <w:b/>
          <w:b/>
          <w:i/>
          <w:i/>
          <w:sz w:val="10"/>
        </w:rPr>
      </w:pPr>
      <w:r>
        <w:rPr>
          <w:b/>
          <w:i/>
          <w:sz w:val="10"/>
        </w:rPr>
      </w:r>
    </w:p>
    <w:p>
      <w:pPr>
        <w:pStyle w:val="Style18"/>
        <w:spacing w:lineRule="exact" w:line="20"/>
        <w:ind w:left="6914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2052320" cy="635"/>
                <wp:effectExtent l="114300" t="0" r="114300" b="0"/>
                <wp:docPr id="232" name="Фигура14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360" cy="720"/>
                          <a:chOff x="0" y="0"/>
                          <a:chExt cx="2052360" cy="7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2360" cy="72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02030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3" style="position:absolute;margin-left:0pt;margin-top:-0.1pt;width:161.55pt;height:0pt" coordorigin="0,-2" coordsize="3231,0">
                <v:line id="shape_0" from="0,-2" to="3231,-2" stroked="t" o:allowincell="f" style="position:absolute;mso-position-vertical:top">
                  <v:stroke color="#020302" weight="6480" joinstyle="round" endcap="flat"/>
                  <v:fill o:detectmouseclick="t" on="false"/>
                  <w10:wrap type="square"/>
                </v:line>
              </v:group>
            </w:pict>
          </mc:Fallback>
        </mc:AlternateContent>
      </w:r>
    </w:p>
    <w:p>
      <w:pPr>
        <w:sectPr>
          <w:type w:val="nextPage"/>
          <w:pgSz w:w="11906" w:h="16838"/>
          <w:pgMar w:left="380" w:right="180" w:gutter="0" w:header="0" w:top="4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7180" w:hanging="0"/>
        <w:rPr>
          <w:b/>
          <w:b/>
          <w:i/>
          <w:i/>
          <w:sz w:val="20"/>
        </w:rPr>
      </w:pPr>
      <w:r>
        <w:rPr>
          <w:b/>
          <w:color w:val="231F20"/>
          <w:sz w:val="20"/>
        </w:rPr>
        <w:t>Potpis</w:t>
      </w:r>
      <w:r>
        <w:rPr>
          <w:b/>
          <w:color w:val="231F20"/>
          <w:spacing w:val="-3"/>
          <w:sz w:val="20"/>
        </w:rPr>
        <w:t xml:space="preserve"> </w:t>
      </w:r>
      <w:r>
        <w:rPr>
          <w:b/>
          <w:color w:val="231F20"/>
          <w:sz w:val="20"/>
        </w:rPr>
        <w:t>klijenta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color w:val="231F20"/>
          <w:sz w:val="20"/>
        </w:rPr>
        <w:t>/</w:t>
      </w:r>
      <w:r>
        <w:rPr>
          <w:b/>
          <w:color w:val="231F20"/>
          <w:spacing w:val="-2"/>
          <w:sz w:val="20"/>
        </w:rPr>
        <w:t xml:space="preserve"> </w:t>
      </w:r>
      <w:r>
        <w:rPr>
          <w:b/>
          <w:i/>
          <w:color w:val="939598"/>
          <w:sz w:val="20"/>
        </w:rPr>
        <w:t>Client</w:t>
      </w:r>
      <w:r>
        <w:rPr>
          <w:b/>
          <w:i/>
          <w:color w:val="939598"/>
          <w:spacing w:val="-3"/>
          <w:sz w:val="20"/>
        </w:rPr>
        <w:t xml:space="preserve"> </w:t>
      </w:r>
      <w:r>
        <w:rPr>
          <w:b/>
          <w:i/>
          <w:color w:val="939598"/>
          <w:sz w:val="20"/>
        </w:rPr>
        <w:t>signature</w:t>
      </w:r>
    </w:p>
    <w:p>
      <w:pPr>
        <w:pStyle w:val="Style18"/>
        <w:tabs>
          <w:tab w:val="clear" w:pos="720"/>
          <w:tab w:val="left" w:pos="8695" w:leader="none"/>
        </w:tabs>
        <w:ind w:left="6013" w:hanging="0"/>
        <w:rPr/>
      </w:pPr>
      <w:r>
        <w:rPr/>
        <mc:AlternateContent>
          <mc:Choice Requires="wpg">
            <w:drawing>
              <wp:inline distT="0" distB="0" distL="0" distR="0">
                <wp:extent cx="1012825" cy="428625"/>
                <wp:effectExtent l="114300" t="0" r="114300" b="0"/>
                <wp:docPr id="233" name="Фигура1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680" cy="428760"/>
                          <a:chOff x="0" y="0"/>
                          <a:chExt cx="1012680" cy="428760"/>
                        </a:xfrm>
                      </wpg:grpSpPr>
                      <pic:pic xmlns:pic="http://schemas.openxmlformats.org/drawingml/2006/picture">
                        <pic:nvPicPr>
                          <pic:cNvPr id="73" name="" descr=""/>
                          <pic:cNvPicPr/>
                        </pic:nvPicPr>
                        <pic:blipFill>
                          <a:blip r:embed="rId237"/>
                          <a:stretch/>
                        </pic:blipFill>
                        <pic:spPr>
                          <a:xfrm>
                            <a:off x="220320" y="114480"/>
                            <a:ext cx="24120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6880"/>
                            <a:ext cx="306720" cy="191880"/>
                          </a:xfrm>
                          <a:custGeom>
                            <a:avLst/>
                            <a:gdLst>
                              <a:gd name="textAreaLeft" fmla="*/ 0 w 173880"/>
                              <a:gd name="textAreaRight" fmla="*/ 174240 w 173880"/>
                              <a:gd name="textAreaTop" fmla="*/ 0 h 108720"/>
                              <a:gd name="textAreaBottom" fmla="*/ 109080 h 10872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0"/>
                                </a:moveTo>
                                <a:lnTo>
                                  <a:pt x="819" y="145"/>
                                </a:lnTo>
                                <a:lnTo>
                                  <a:pt x="755" y="261"/>
                                </a:lnTo>
                                <a:lnTo>
                                  <a:pt x="667" y="346"/>
                                </a:lnTo>
                                <a:lnTo>
                                  <a:pt x="556" y="397"/>
                                </a:lnTo>
                                <a:lnTo>
                                  <a:pt x="427" y="415"/>
                                </a:lnTo>
                                <a:lnTo>
                                  <a:pt x="300" y="397"/>
                                </a:lnTo>
                                <a:lnTo>
                                  <a:pt x="187" y="346"/>
                                </a:lnTo>
                                <a:lnTo>
                                  <a:pt x="97" y="261"/>
                                </a:lnTo>
                                <a:lnTo>
                                  <a:pt x="34" y="145"/>
                                </a:lnTo>
                                <a:lnTo>
                                  <a:pt x="2" y="0"/>
                                </a:lnTo>
                                <a:lnTo>
                                  <a:pt x="0" y="32"/>
                                </a:lnTo>
                                <a:lnTo>
                                  <a:pt x="19" y="166"/>
                                </a:lnTo>
                                <a:lnTo>
                                  <a:pt x="64" y="284"/>
                                </a:lnTo>
                                <a:lnTo>
                                  <a:pt x="131" y="387"/>
                                </a:lnTo>
                                <a:lnTo>
                                  <a:pt x="214" y="464"/>
                                </a:lnTo>
                                <a:lnTo>
                                  <a:pt x="314" y="516"/>
                                </a:lnTo>
                                <a:lnTo>
                                  <a:pt x="425" y="535"/>
                                </a:lnTo>
                                <a:lnTo>
                                  <a:pt x="431" y="535"/>
                                </a:lnTo>
                                <a:lnTo>
                                  <a:pt x="542" y="516"/>
                                </a:lnTo>
                                <a:lnTo>
                                  <a:pt x="641" y="464"/>
                                </a:lnTo>
                                <a:lnTo>
                                  <a:pt x="723" y="387"/>
                                </a:lnTo>
                                <a:lnTo>
                                  <a:pt x="789" y="284"/>
                                </a:lnTo>
                                <a:lnTo>
                                  <a:pt x="833" y="166"/>
                                </a:lnTo>
                                <a:lnTo>
                                  <a:pt x="854" y="32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7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012680" cy="419040"/>
                          </a:xfrm>
                          <a:custGeom>
                            <a:avLst/>
                            <a:gdLst>
                              <a:gd name="textAreaLeft" fmla="*/ 0 w 574200"/>
                              <a:gd name="textAreaRight" fmla="*/ 574560 w 574200"/>
                              <a:gd name="textAreaTop" fmla="*/ 0 h 237600"/>
                              <a:gd name="textAreaBottom" fmla="*/ 237960 h 237600"/>
                            </a:gdLst>
                            <a:ahLst/>
                            <a:rect l="textAreaLeft" t="textAreaTop" r="textAreaRight" b="textAreaBottom"/>
                            <a:pathLst>
                              <a:path w="2813" h="1164">
                                <a:moveTo>
                                  <a:pt x="489" y="1087"/>
                                </a:moveTo>
                                <a:lnTo>
                                  <a:pt x="484" y="1080"/>
                                </a:lnTo>
                                <a:lnTo>
                                  <a:pt x="89" y="1080"/>
                                </a:lnTo>
                                <a:lnTo>
                                  <a:pt x="89" y="360"/>
                                </a:lnTo>
                                <a:lnTo>
                                  <a:pt x="84" y="355"/>
                                </a:lnTo>
                                <a:lnTo>
                                  <a:pt x="78" y="355"/>
                                </a:lnTo>
                                <a:lnTo>
                                  <a:pt x="4" y="355"/>
                                </a:lnTo>
                                <a:lnTo>
                                  <a:pt x="0" y="360"/>
                                </a:lnTo>
                                <a:lnTo>
                                  <a:pt x="0" y="1159"/>
                                </a:lnTo>
                                <a:lnTo>
                                  <a:pt x="4" y="1164"/>
                                </a:lnTo>
                                <a:lnTo>
                                  <a:pt x="484" y="1164"/>
                                </a:lnTo>
                                <a:lnTo>
                                  <a:pt x="489" y="1159"/>
                                </a:lnTo>
                                <a:lnTo>
                                  <a:pt x="489" y="1087"/>
                                </a:lnTo>
                                <a:moveTo>
                                  <a:pt x="2126" y="349"/>
                                </a:moveTo>
                                <a:lnTo>
                                  <a:pt x="2124" y="342"/>
                                </a:lnTo>
                                <a:lnTo>
                                  <a:pt x="2034" y="342"/>
                                </a:lnTo>
                                <a:lnTo>
                                  <a:pt x="2029" y="348"/>
                                </a:lnTo>
                                <a:lnTo>
                                  <a:pt x="1773" y="1037"/>
                                </a:lnTo>
                                <a:lnTo>
                                  <a:pt x="1772" y="1037"/>
                                </a:lnTo>
                                <a:lnTo>
                                  <a:pt x="1521" y="356"/>
                                </a:lnTo>
                                <a:lnTo>
                                  <a:pt x="1519" y="348"/>
                                </a:lnTo>
                                <a:lnTo>
                                  <a:pt x="1514" y="342"/>
                                </a:lnTo>
                                <a:lnTo>
                                  <a:pt x="1422" y="342"/>
                                </a:lnTo>
                                <a:lnTo>
                                  <a:pt x="1421" y="349"/>
                                </a:lnTo>
                                <a:lnTo>
                                  <a:pt x="1424" y="360"/>
                                </a:lnTo>
                                <a:lnTo>
                                  <a:pt x="1719" y="1143"/>
                                </a:lnTo>
                                <a:lnTo>
                                  <a:pt x="1722" y="1154"/>
                                </a:lnTo>
                                <a:lnTo>
                                  <a:pt x="1728" y="1155"/>
                                </a:lnTo>
                                <a:lnTo>
                                  <a:pt x="1817" y="1155"/>
                                </a:lnTo>
                                <a:lnTo>
                                  <a:pt x="1821" y="1154"/>
                                </a:lnTo>
                                <a:lnTo>
                                  <a:pt x="1826" y="1143"/>
                                </a:lnTo>
                                <a:lnTo>
                                  <a:pt x="2124" y="360"/>
                                </a:lnTo>
                                <a:lnTo>
                                  <a:pt x="2126" y="349"/>
                                </a:lnTo>
                                <a:moveTo>
                                  <a:pt x="2646" y="11"/>
                                </a:moveTo>
                                <a:lnTo>
                                  <a:pt x="2645" y="0"/>
                                </a:lnTo>
                                <a:lnTo>
                                  <a:pt x="2571" y="0"/>
                                </a:lnTo>
                                <a:lnTo>
                                  <a:pt x="2564" y="12"/>
                                </a:lnTo>
                                <a:lnTo>
                                  <a:pt x="2461" y="210"/>
                                </a:lnTo>
                                <a:lnTo>
                                  <a:pt x="2458" y="220"/>
                                </a:lnTo>
                                <a:lnTo>
                                  <a:pt x="2458" y="231"/>
                                </a:lnTo>
                                <a:lnTo>
                                  <a:pt x="2518" y="231"/>
                                </a:lnTo>
                                <a:lnTo>
                                  <a:pt x="2519" y="228"/>
                                </a:lnTo>
                                <a:lnTo>
                                  <a:pt x="2525" y="220"/>
                                </a:lnTo>
                                <a:lnTo>
                                  <a:pt x="2641" y="19"/>
                                </a:lnTo>
                                <a:lnTo>
                                  <a:pt x="2646" y="11"/>
                                </a:lnTo>
                                <a:moveTo>
                                  <a:pt x="2814" y="1090"/>
                                </a:moveTo>
                                <a:lnTo>
                                  <a:pt x="2810" y="1083"/>
                                </a:lnTo>
                                <a:lnTo>
                                  <a:pt x="2809" y="1080"/>
                                </a:lnTo>
                                <a:lnTo>
                                  <a:pt x="2784" y="1021"/>
                                </a:lnTo>
                                <a:lnTo>
                                  <a:pt x="2780" y="1014"/>
                                </a:lnTo>
                                <a:lnTo>
                                  <a:pt x="2775" y="1013"/>
                                </a:lnTo>
                                <a:lnTo>
                                  <a:pt x="2768" y="1018"/>
                                </a:lnTo>
                                <a:lnTo>
                                  <a:pt x="2731" y="1041"/>
                                </a:lnTo>
                                <a:lnTo>
                                  <a:pt x="2683" y="1060"/>
                                </a:lnTo>
                                <a:lnTo>
                                  <a:pt x="2631" y="1074"/>
                                </a:lnTo>
                                <a:lnTo>
                                  <a:pt x="2567" y="1080"/>
                                </a:lnTo>
                                <a:lnTo>
                                  <a:pt x="2449" y="1055"/>
                                </a:lnTo>
                                <a:lnTo>
                                  <a:pt x="2352" y="988"/>
                                </a:lnTo>
                                <a:lnTo>
                                  <a:pt x="2285" y="882"/>
                                </a:lnTo>
                                <a:lnTo>
                                  <a:pt x="2260" y="746"/>
                                </a:lnTo>
                                <a:lnTo>
                                  <a:pt x="2285" y="619"/>
                                </a:lnTo>
                                <a:lnTo>
                                  <a:pt x="2352" y="515"/>
                                </a:lnTo>
                                <a:lnTo>
                                  <a:pt x="2447" y="445"/>
                                </a:lnTo>
                                <a:lnTo>
                                  <a:pt x="2565" y="418"/>
                                </a:lnTo>
                                <a:lnTo>
                                  <a:pt x="2629" y="423"/>
                                </a:lnTo>
                                <a:lnTo>
                                  <a:pt x="2682" y="437"/>
                                </a:lnTo>
                                <a:lnTo>
                                  <a:pt x="2728" y="457"/>
                                </a:lnTo>
                                <a:lnTo>
                                  <a:pt x="2765" y="476"/>
                                </a:lnTo>
                                <a:lnTo>
                                  <a:pt x="2772" y="480"/>
                                </a:lnTo>
                                <a:lnTo>
                                  <a:pt x="2777" y="482"/>
                                </a:lnTo>
                                <a:lnTo>
                                  <a:pt x="2780" y="473"/>
                                </a:lnTo>
                                <a:lnTo>
                                  <a:pt x="2807" y="418"/>
                                </a:lnTo>
                                <a:lnTo>
                                  <a:pt x="2809" y="415"/>
                                </a:lnTo>
                                <a:lnTo>
                                  <a:pt x="2810" y="407"/>
                                </a:lnTo>
                                <a:lnTo>
                                  <a:pt x="2809" y="400"/>
                                </a:lnTo>
                                <a:lnTo>
                                  <a:pt x="2802" y="397"/>
                                </a:lnTo>
                                <a:lnTo>
                                  <a:pt x="2758" y="372"/>
                                </a:lnTo>
                                <a:lnTo>
                                  <a:pt x="2705" y="353"/>
                                </a:lnTo>
                                <a:lnTo>
                                  <a:pt x="2643" y="337"/>
                                </a:lnTo>
                                <a:lnTo>
                                  <a:pt x="2567" y="332"/>
                                </a:lnTo>
                                <a:lnTo>
                                  <a:pt x="2442" y="353"/>
                                </a:lnTo>
                                <a:lnTo>
                                  <a:pt x="2331" y="413"/>
                                </a:lnTo>
                                <a:lnTo>
                                  <a:pt x="2244" y="503"/>
                                </a:lnTo>
                                <a:lnTo>
                                  <a:pt x="2188" y="616"/>
                                </a:lnTo>
                                <a:lnTo>
                                  <a:pt x="2167" y="746"/>
                                </a:lnTo>
                                <a:lnTo>
                                  <a:pt x="2188" y="887"/>
                                </a:lnTo>
                                <a:lnTo>
                                  <a:pt x="2243" y="1004"/>
                                </a:lnTo>
                                <a:lnTo>
                                  <a:pt x="2327" y="1090"/>
                                </a:lnTo>
                                <a:lnTo>
                                  <a:pt x="2437" y="1145"/>
                                </a:lnTo>
                                <a:lnTo>
                                  <a:pt x="2565" y="1164"/>
                                </a:lnTo>
                                <a:lnTo>
                                  <a:pt x="2641" y="1159"/>
                                </a:lnTo>
                                <a:lnTo>
                                  <a:pt x="2706" y="1145"/>
                                </a:lnTo>
                                <a:lnTo>
                                  <a:pt x="2759" y="1124"/>
                                </a:lnTo>
                                <a:lnTo>
                                  <a:pt x="2805" y="1099"/>
                                </a:lnTo>
                                <a:lnTo>
                                  <a:pt x="2812" y="1094"/>
                                </a:lnTo>
                                <a:lnTo>
                                  <a:pt x="2814" y="1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4" style="position:absolute;margin-left:0pt;margin-top:-33.8pt;width:79.75pt;height:33.75pt" coordorigin="0,-676" coordsize="1595,675">
                <v:shape id="shape_0" stroked="f" o:allowincell="f" style="position:absolute;left:347;top:-495;width:379;height:231;mso-wrap-style:none;v-text-anchor:middle;mso-position-vertical:top" type="_x0000_t75">
                  <v:imagedata r:id="rId23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34" name="Фигура14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1960 w 11160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0"/>
                                </a:moveTo>
                                <a:lnTo>
                                  <a:pt x="538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6"/>
                                </a:lnTo>
                                <a:lnTo>
                                  <a:pt x="5" y="809"/>
                                </a:lnTo>
                                <a:lnTo>
                                  <a:pt x="544" y="809"/>
                                </a:lnTo>
                                <a:lnTo>
                                  <a:pt x="547" y="806"/>
                                </a:lnTo>
                                <a:lnTo>
                                  <a:pt x="547" y="732"/>
                                </a:lnTo>
                                <a:lnTo>
                                  <a:pt x="544" y="725"/>
                                </a:lnTo>
                                <a:lnTo>
                                  <a:pt x="90" y="725"/>
                                </a:lnTo>
                                <a:lnTo>
                                  <a:pt x="90" y="446"/>
                                </a:lnTo>
                                <a:lnTo>
                                  <a:pt x="485" y="446"/>
                                </a:lnTo>
                                <a:lnTo>
                                  <a:pt x="489" y="441"/>
                                </a:lnTo>
                                <a:lnTo>
                                  <a:pt x="489" y="367"/>
                                </a:lnTo>
                                <a:lnTo>
                                  <a:pt x="485" y="363"/>
                                </a:lnTo>
                                <a:lnTo>
                                  <a:pt x="90" y="363"/>
                                </a:lnTo>
                                <a:lnTo>
                                  <a:pt x="90" y="85"/>
                                </a:lnTo>
                                <a:lnTo>
                                  <a:pt x="544" y="85"/>
                                </a:lnTo>
                                <a:lnTo>
                                  <a:pt x="547" y="79"/>
                                </a:lnTo>
                                <a:lnTo>
                                  <a:pt x="547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5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35" name="Фигура14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68" y="797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6" style="position:absolute;margin-left:0pt;margin-top:-23pt;width:18.8pt;height:22.95pt" coordorigin="0,-460" coordsize="376,459"/>
            </w:pict>
          </mc:Fallback>
        </mc:AlternateContent>
      </w:r>
      <w:r>
        <w:rPr>
          <w:spacing w:val="6"/>
          <w:position w:val="2"/>
        </w:rPr>
        <w:tab/>
      </w:r>
      <w:r>
        <w:rPr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236" name="Фигура14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000 w 1166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319" y="809"/>
                                </a:lnTo>
                                <a:lnTo>
                                  <a:pt x="413" y="797"/>
                                </a:lnTo>
                                <a:lnTo>
                                  <a:pt x="494" y="758"/>
                                </a:lnTo>
                                <a:lnTo>
                                  <a:pt x="515" y="732"/>
                                </a:lnTo>
                                <a:lnTo>
                                  <a:pt x="90" y="732"/>
                                </a:lnTo>
                                <a:lnTo>
                                  <a:pt x="90" y="435"/>
                                </a:lnTo>
                                <a:lnTo>
                                  <a:pt x="504" y="435"/>
                                </a:lnTo>
                                <a:lnTo>
                                  <a:pt x="478" y="414"/>
                                </a:lnTo>
                                <a:lnTo>
                                  <a:pt x="407" y="390"/>
                                </a:lnTo>
                                <a:lnTo>
                                  <a:pt x="407" y="384"/>
                                </a:lnTo>
                                <a:lnTo>
                                  <a:pt x="443" y="360"/>
                                </a:lnTo>
                                <a:lnTo>
                                  <a:pt x="90" y="360"/>
                                </a:lnTo>
                                <a:lnTo>
                                  <a:pt x="90" y="78"/>
                                </a:lnTo>
                                <a:lnTo>
                                  <a:pt x="464" y="78"/>
                                </a:lnTo>
                                <a:lnTo>
                                  <a:pt x="460" y="72"/>
                                </a:lnTo>
                                <a:lnTo>
                                  <a:pt x="427" y="44"/>
                                </a:lnTo>
                                <a:lnTo>
                                  <a:pt x="388" y="23"/>
                                </a:lnTo>
                                <a:lnTo>
                                  <a:pt x="346" y="9"/>
                                </a:lnTo>
                                <a:lnTo>
                                  <a:pt x="301" y="2"/>
                                </a:lnTo>
                                <a:lnTo>
                                  <a:pt x="259" y="0"/>
                                </a:lnTo>
                                <a:moveTo>
                                  <a:pt x="504" y="435"/>
                                </a:moveTo>
                                <a:lnTo>
                                  <a:pt x="268" y="435"/>
                                </a:lnTo>
                                <a:lnTo>
                                  <a:pt x="316" y="437"/>
                                </a:lnTo>
                                <a:lnTo>
                                  <a:pt x="356" y="441"/>
                                </a:lnTo>
                                <a:lnTo>
                                  <a:pt x="386" y="448"/>
                                </a:lnTo>
                                <a:lnTo>
                                  <a:pt x="413" y="460"/>
                                </a:lnTo>
                                <a:lnTo>
                                  <a:pt x="443" y="483"/>
                                </a:lnTo>
                                <a:lnTo>
                                  <a:pt x="464" y="511"/>
                                </a:lnTo>
                                <a:lnTo>
                                  <a:pt x="476" y="545"/>
                                </a:lnTo>
                                <a:lnTo>
                                  <a:pt x="481" y="582"/>
                                </a:lnTo>
                                <a:lnTo>
                                  <a:pt x="474" y="629"/>
                                </a:lnTo>
                                <a:lnTo>
                                  <a:pt x="458" y="666"/>
                                </a:lnTo>
                                <a:lnTo>
                                  <a:pt x="432" y="695"/>
                                </a:lnTo>
                                <a:lnTo>
                                  <a:pt x="398" y="714"/>
                                </a:lnTo>
                                <a:lnTo>
                                  <a:pt x="377" y="723"/>
                                </a:lnTo>
                                <a:lnTo>
                                  <a:pt x="353" y="728"/>
                                </a:lnTo>
                                <a:lnTo>
                                  <a:pt x="328" y="732"/>
                                </a:lnTo>
                                <a:lnTo>
                                  <a:pt x="301" y="732"/>
                                </a:lnTo>
                                <a:lnTo>
                                  <a:pt x="515" y="732"/>
                                </a:lnTo>
                                <a:lnTo>
                                  <a:pt x="550" y="691"/>
                                </a:lnTo>
                                <a:lnTo>
                                  <a:pt x="571" y="592"/>
                                </a:lnTo>
                                <a:lnTo>
                                  <a:pt x="561" y="518"/>
                                </a:lnTo>
                                <a:lnTo>
                                  <a:pt x="529" y="458"/>
                                </a:lnTo>
                                <a:lnTo>
                                  <a:pt x="504" y="435"/>
                                </a:lnTo>
                                <a:moveTo>
                                  <a:pt x="464" y="78"/>
                                </a:moveTo>
                                <a:lnTo>
                                  <a:pt x="263" y="78"/>
                                </a:lnTo>
                                <a:lnTo>
                                  <a:pt x="289" y="79"/>
                                </a:lnTo>
                                <a:lnTo>
                                  <a:pt x="314" y="83"/>
                                </a:lnTo>
                                <a:lnTo>
                                  <a:pt x="337" y="92"/>
                                </a:lnTo>
                                <a:lnTo>
                                  <a:pt x="360" y="104"/>
                                </a:lnTo>
                                <a:lnTo>
                                  <a:pt x="384" y="123"/>
                                </a:lnTo>
                                <a:lnTo>
                                  <a:pt x="402" y="150"/>
                                </a:lnTo>
                                <a:lnTo>
                                  <a:pt x="414" y="182"/>
                                </a:lnTo>
                                <a:lnTo>
                                  <a:pt x="420" y="220"/>
                                </a:lnTo>
                                <a:lnTo>
                                  <a:pt x="414" y="263"/>
                                </a:lnTo>
                                <a:lnTo>
                                  <a:pt x="402" y="296"/>
                                </a:lnTo>
                                <a:lnTo>
                                  <a:pt x="381" y="323"/>
                                </a:lnTo>
                                <a:lnTo>
                                  <a:pt x="356" y="342"/>
                                </a:lnTo>
                                <a:lnTo>
                                  <a:pt x="333" y="351"/>
                                </a:lnTo>
                                <a:lnTo>
                                  <a:pt x="309" y="358"/>
                                </a:lnTo>
                                <a:lnTo>
                                  <a:pt x="280" y="360"/>
                                </a:lnTo>
                                <a:lnTo>
                                  <a:pt x="252" y="360"/>
                                </a:lnTo>
                                <a:lnTo>
                                  <a:pt x="443" y="360"/>
                                </a:lnTo>
                                <a:lnTo>
                                  <a:pt x="448" y="356"/>
                                </a:lnTo>
                                <a:lnTo>
                                  <a:pt x="481" y="319"/>
                                </a:lnTo>
                                <a:lnTo>
                                  <a:pt x="501" y="268"/>
                                </a:lnTo>
                                <a:lnTo>
                                  <a:pt x="510" y="206"/>
                                </a:lnTo>
                                <a:lnTo>
                                  <a:pt x="502" y="153"/>
                                </a:lnTo>
                                <a:lnTo>
                                  <a:pt x="487" y="109"/>
                                </a:lnTo>
                                <a:lnTo>
                                  <a:pt x="46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7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237" name="Фигура14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280 w 12492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8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38" name="Фигура14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9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239" name="Фигура15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8800 w 1184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-1"/>
                                </a:moveTo>
                                <a:lnTo>
                                  <a:pt x="453" y="-1"/>
                                </a:lnTo>
                                <a:lnTo>
                                  <a:pt x="448" y="3"/>
                                </a:lnTo>
                                <a:lnTo>
                                  <a:pt x="441" y="11"/>
                                </a:lnTo>
                                <a:lnTo>
                                  <a:pt x="90" y="389"/>
                                </a:lnTo>
                                <a:lnTo>
                                  <a:pt x="90" y="4"/>
                                </a:lnTo>
                                <a:lnTo>
                                  <a:pt x="85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5" y="808"/>
                                </a:lnTo>
                                <a:lnTo>
                                  <a:pt x="90" y="803"/>
                                </a:lnTo>
                                <a:lnTo>
                                  <a:pt x="90" y="510"/>
                                </a:lnTo>
                                <a:lnTo>
                                  <a:pt x="171" y="424"/>
                                </a:lnTo>
                                <a:lnTo>
                                  <a:pt x="465" y="798"/>
                                </a:lnTo>
                                <a:lnTo>
                                  <a:pt x="472" y="806"/>
                                </a:lnTo>
                                <a:lnTo>
                                  <a:pt x="476" y="808"/>
                                </a:lnTo>
                                <a:lnTo>
                                  <a:pt x="580" y="808"/>
                                </a:lnTo>
                                <a:lnTo>
                                  <a:pt x="580" y="798"/>
                                </a:lnTo>
                                <a:lnTo>
                                  <a:pt x="234" y="355"/>
                                </a:lnTo>
                                <a:lnTo>
                                  <a:pt x="562" y="8"/>
                                </a:lnTo>
                                <a:lnTo>
                                  <a:pt x="55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0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240" name="Фигура15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74" name="" descr=""/>
                          <pic:cNvPicPr/>
                        </pic:nvPicPr>
                        <pic:blipFill>
                          <a:blip r:embed="rId239"/>
                          <a:stretch/>
                        </pic:blipFill>
                        <pic:spPr>
                          <a:xfrm>
                            <a:off x="259560" y="1800"/>
                            <a:ext cx="222840" cy="13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600" cy="295200"/>
                          </a:xfrm>
                          <a:custGeom>
                            <a:avLst/>
                            <a:gdLst>
                              <a:gd name="textAreaLeft" fmla="*/ 0 w 124560"/>
                              <a:gd name="textAreaRight" fmla="*/ 124920 w 12456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0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7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1" style="position:absolute;margin-left:0pt;margin-top:-23.3pt;width:38pt;height:23.25pt" coordorigin="0,-466" coordsize="760,465">
                <v:shape id="shape_0" stroked="f" o:allowincell="f" style="position:absolute;left:409;top:-463;width:350;height:208;mso-wrap-style:none;v-text-anchor:middle;mso-position-vertical:top" type="_x0000_t75">
                  <v:imagedata r:id="rId240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spacing w:before="6" w:after="0"/>
        <w:rPr>
          <w:b/>
          <w:b/>
          <w:i/>
          <w:i/>
          <w:sz w:val="9"/>
        </w:rPr>
      </w:pPr>
      <w:r>
        <w:rPr>
          <w:b/>
          <w:i/>
          <w:sz w:val="9"/>
        </w:rPr>
      </w:r>
    </w:p>
    <w:p>
      <w:pPr>
        <w:pStyle w:val="1"/>
        <w:rPr/>
      </w:pPr>
      <w:r>
        <w:rPr>
          <w:color w:val="231F20"/>
        </w:rPr>
        <w:t>IZJAVA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PRAVNO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POVEZANIM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LICIMA</w:t>
      </w:r>
    </w:p>
    <w:p>
      <w:pPr>
        <w:pStyle w:val="Style18"/>
        <w:spacing w:before="10" w:after="0"/>
        <w:rPr>
          <w:b/>
          <w:b/>
        </w:rPr>
      </w:pPr>
      <w:r>
        <w:rPr>
          <w:b/>
        </w:rPr>
      </w:r>
    </w:p>
    <w:p>
      <w:pPr>
        <w:pStyle w:val="Style18"/>
        <w:spacing w:lineRule="auto" w:line="252" w:before="1" w:after="0"/>
        <w:ind w:left="106" w:hanging="0"/>
        <w:rPr/>
      </w:pPr>
      <w:r>
        <w:rPr>
          <w:color w:val="231F20"/>
        </w:rPr>
        <w:t>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skladu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Zakonom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Bankama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(„Sl.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list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CG“,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br.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17/08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44/10),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čl.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stav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vezi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stavova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7,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povezana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dva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ili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više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između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kojih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postoji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najmanje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jedan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sljedećih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oblika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povezanosti:</w:t>
      </w:r>
    </w:p>
    <w:p>
      <w:pPr>
        <w:pStyle w:val="Style18"/>
        <w:spacing w:before="5" w:after="0"/>
        <w:rPr>
          <w:sz w:val="21"/>
        </w:rPr>
      </w:pPr>
      <w:r>
        <w:rPr>
          <w:sz w:val="21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spacing w:before="1" w:after="0"/>
        <w:ind w:left="213" w:hanging="108"/>
        <w:rPr>
          <w:sz w:val="20"/>
        </w:rPr>
      </w:pPr>
      <w:r>
        <w:rPr>
          <w:color w:val="231F20"/>
          <w:sz w:val="20"/>
        </w:rPr>
        <w:t>jedno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kontroliše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ima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direktno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indirektno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drugom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licu</w:t>
      </w:r>
      <w:r>
        <w:rPr>
          <w:color w:val="231F20"/>
          <w:spacing w:val="33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najmanje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20%,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spacing w:before="15" w:after="0"/>
        <w:ind w:left="213" w:hanging="108"/>
        <w:rPr>
          <w:sz w:val="20"/>
        </w:rPr>
      </w:pPr>
      <w:r>
        <w:rPr>
          <w:color w:val="231F20"/>
          <w:sz w:val="20"/>
        </w:rPr>
        <w:t>dva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više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kontrolisana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trećeg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lica,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ind w:left="213" w:hanging="108"/>
        <w:rPr>
          <w:sz w:val="20"/>
        </w:rPr>
      </w:pPr>
      <w:r>
        <w:rPr>
          <w:color w:val="231F20"/>
          <w:sz w:val="20"/>
        </w:rPr>
        <w:t>većinu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članova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odbora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direktora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drugog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organa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upravljanja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kod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dva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više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pravnih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čine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ista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lica,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3" w:leader="none"/>
        </w:tabs>
        <w:spacing w:lineRule="auto" w:line="252"/>
        <w:ind w:left="106" w:right="110" w:hanging="0"/>
        <w:rPr>
          <w:sz w:val="20"/>
        </w:rPr>
      </w:pPr>
      <w:r>
        <w:rPr>
          <w:color w:val="231F20"/>
          <w:spacing w:val="-1"/>
          <w:sz w:val="20"/>
        </w:rPr>
        <w:t>dva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ili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više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lica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su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članovi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porodice,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(bračni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drug,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lice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koje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tim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licem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živi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u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zajednici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koja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je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po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zakonu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izjednačena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1"/>
          <w:sz w:val="20"/>
        </w:rPr>
        <w:t>sa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bračnom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z w:val="20"/>
        </w:rPr>
        <w:t>zajednicom,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kao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djeca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koja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 licem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žive 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porodičnom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domaćinstvu),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spacing w:before="3" w:after="0"/>
        <w:ind w:left="213" w:hanging="108"/>
        <w:rPr>
          <w:sz w:val="20"/>
        </w:rPr>
      </w:pPr>
      <w:r>
        <w:rPr>
          <w:color w:val="231F20"/>
          <w:sz w:val="20"/>
        </w:rPr>
        <w:t>dva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više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lica,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osnovu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ugovora,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sporazuma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neformalno,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zajednički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obavljaju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poslovne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aktivnosti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znatnijem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obimu,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2" w:leader="none"/>
        </w:tabs>
        <w:spacing w:lineRule="auto" w:line="252" w:before="15" w:after="0"/>
        <w:ind w:left="106" w:right="110" w:hanging="0"/>
        <w:rPr>
          <w:sz w:val="20"/>
        </w:rPr>
      </w:pPr>
      <w:r>
        <w:rPr>
          <w:color w:val="231F20"/>
          <w:sz w:val="20"/>
        </w:rPr>
        <w:t>ako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pogoršanje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poboljšanje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finansijskog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stanja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jednog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može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dovesti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pogoršanja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poboljšanja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finansijskog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stanja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drugog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drugih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između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tih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lica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postoji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mogućnost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prenosa gubitka,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dobiti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kreditne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sposobnosti;</w:t>
      </w:r>
    </w:p>
    <w:p>
      <w:pPr>
        <w:pStyle w:val="Normal"/>
        <w:spacing w:before="3" w:after="0"/>
        <w:ind w:left="106" w:hanging="0"/>
        <w:rPr>
          <w:sz w:val="20"/>
        </w:rPr>
      </w:pPr>
      <w:r>
        <w:rPr>
          <w:color w:val="231F20"/>
          <w:sz w:val="20"/>
        </w:rPr>
        <w:t>pri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čemu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je</w:t>
      </w:r>
      <w:r>
        <w:rPr>
          <w:color w:val="231F20"/>
          <w:spacing w:val="-4"/>
          <w:sz w:val="20"/>
        </w:rPr>
        <w:t xml:space="preserve"> </w:t>
      </w:r>
      <w:r>
        <w:rPr>
          <w:b/>
          <w:color w:val="231F20"/>
          <w:sz w:val="20"/>
        </w:rPr>
        <w:t>kvalifikovano</w:t>
      </w:r>
      <w:r>
        <w:rPr>
          <w:b/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učešće: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24" w:leader="none"/>
        </w:tabs>
        <w:spacing w:lineRule="auto" w:line="252"/>
        <w:ind w:left="106" w:right="107" w:hanging="0"/>
        <w:rPr>
          <w:sz w:val="20"/>
        </w:rPr>
      </w:pPr>
      <w:r>
        <w:rPr>
          <w:color w:val="231F20"/>
          <w:sz w:val="20"/>
        </w:rPr>
        <w:t>samostalno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ili,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zajednički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povezanim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licem,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direktno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indirektno,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pravnom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licu</w:t>
      </w:r>
      <w:r>
        <w:rPr>
          <w:color w:val="231F20"/>
          <w:spacing w:val="5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najmanje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5%,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21" w:leader="none"/>
        </w:tabs>
        <w:spacing w:lineRule="auto" w:line="252" w:before="2" w:after="0"/>
        <w:ind w:left="106" w:right="107" w:hanging="0"/>
        <w:rPr>
          <w:sz w:val="20"/>
        </w:rPr>
      </w:pPr>
      <w:r>
        <w:rPr>
          <w:color w:val="231F20"/>
          <w:sz w:val="20"/>
        </w:rPr>
        <w:t>mogućnost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vršenja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značajnog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uticaja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upravljanje,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odnosno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politiku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nekog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pravnog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lica,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osnovu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dogovora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sporazuma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licem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bilo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koji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način,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bez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obzira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visinu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učešća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banci;</w:t>
      </w:r>
    </w:p>
    <w:p>
      <w:pPr>
        <w:pStyle w:val="Style18"/>
        <w:spacing w:before="3" w:after="0"/>
        <w:ind w:left="106" w:hanging="0"/>
        <w:rPr/>
      </w:pPr>
      <w:r>
        <w:rPr>
          <w:b/>
          <w:color w:val="231F20"/>
        </w:rPr>
        <w:t>indirektno</w:t>
      </w:r>
      <w:r>
        <w:rPr>
          <w:b/>
          <w:color w:val="231F20"/>
          <w:spacing w:val="-6"/>
        </w:rPr>
        <w:t xml:space="preserve"> </w:t>
      </w:r>
      <w:r>
        <w:rPr>
          <w:color w:val="231F20"/>
        </w:rPr>
        <w:t>učešće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učešće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kapitalu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ili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glasačkim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pravima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pravnom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licu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preko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trećeg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lica,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tako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indirektni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sticalac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lice: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spacing w:before="15" w:after="0"/>
        <w:ind w:left="213" w:hanging="108"/>
        <w:rPr>
          <w:sz w:val="20"/>
        </w:rPr>
      </w:pPr>
      <w:r>
        <w:rPr>
          <w:color w:val="231F20"/>
          <w:sz w:val="20"/>
        </w:rPr>
        <w:t>za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čiji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je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račun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drugo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(direktni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sticalac)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steklo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glasačka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prava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banke,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4" w:leader="none"/>
        </w:tabs>
        <w:ind w:left="213" w:hanging="108"/>
        <w:rPr>
          <w:sz w:val="20"/>
        </w:rPr>
      </w:pPr>
      <w:r>
        <w:rPr>
          <w:color w:val="231F20"/>
          <w:sz w:val="20"/>
        </w:rPr>
        <w:t>koje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kontroliše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drugo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(direktnog</w:t>
      </w:r>
      <w:r>
        <w:rPr>
          <w:color w:val="231F20"/>
          <w:spacing w:val="-8"/>
          <w:sz w:val="20"/>
        </w:rPr>
        <w:t xml:space="preserve"> </w:t>
      </w:r>
      <w:r>
        <w:rPr>
          <w:color w:val="231F20"/>
          <w:sz w:val="20"/>
        </w:rPr>
        <w:t>sticaoca);</w:t>
      </w:r>
    </w:p>
    <w:p>
      <w:pPr>
        <w:pStyle w:val="Style18"/>
        <w:spacing w:before="16" w:after="0"/>
        <w:ind w:left="106" w:hanging="0"/>
        <w:rPr/>
      </w:pPr>
      <w:r>
        <w:rPr>
          <w:color w:val="231F20"/>
        </w:rPr>
        <w:t>odnosno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b/>
          <w:color w:val="231F20"/>
        </w:rPr>
        <w:t>značajan</w:t>
      </w:r>
      <w:r>
        <w:rPr>
          <w:b/>
          <w:color w:val="231F20"/>
          <w:spacing w:val="-4"/>
        </w:rPr>
        <w:t xml:space="preserve"> </w:t>
      </w:r>
      <w:r>
        <w:rPr>
          <w:color w:val="231F20"/>
        </w:rPr>
        <w:t>uticaj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činjenice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koje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upućuju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neko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lice: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08" w:leader="none"/>
        </w:tabs>
        <w:spacing w:lineRule="auto" w:line="252"/>
        <w:ind w:left="106" w:right="106" w:hanging="0"/>
        <w:rPr>
          <w:sz w:val="20"/>
        </w:rPr>
      </w:pPr>
      <w:r>
        <w:rPr>
          <w:color w:val="231F20"/>
          <w:spacing w:val="-1"/>
          <w:sz w:val="20"/>
        </w:rPr>
        <w:t>može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ostvariti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pravo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na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jednog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1"/>
          <w:sz w:val="20"/>
        </w:rPr>
        <w:t>predstavnika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odboru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direktora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sličnom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z w:val="20"/>
        </w:rPr>
        <w:t>organu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tog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pravnog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lica,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bilo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kroz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vlasništvo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nad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akcijama,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osnovu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saglasnosti vlasnika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akcija, punomoćja,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bilo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koji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način,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5" w:leader="none"/>
        </w:tabs>
        <w:spacing w:lineRule="auto" w:line="252" w:before="2" w:after="0"/>
        <w:ind w:left="106" w:right="108" w:hanging="0"/>
        <w:rPr>
          <w:sz w:val="20"/>
        </w:rPr>
      </w:pPr>
      <w:r>
        <w:rPr>
          <w:color w:val="231F20"/>
          <w:sz w:val="20"/>
        </w:rPr>
        <w:t>učestvuje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donošenju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odluka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tom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pravnom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licu,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nezavisno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toga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da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lice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može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preovlađujuće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uticati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donošenje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tih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odluka,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može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vršiti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uticaj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nad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tim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pravnim licem;</w:t>
      </w:r>
    </w:p>
    <w:p>
      <w:pPr>
        <w:pStyle w:val="3"/>
        <w:spacing w:before="3" w:after="0"/>
        <w:rPr>
          <w:u w:val="none"/>
        </w:rPr>
      </w:pPr>
      <w:r>
        <w:rPr>
          <w:color w:val="231F20"/>
          <w:u w:val="none"/>
        </w:rPr>
        <w:t>a</w:t>
      </w:r>
      <w:r>
        <w:rPr>
          <w:color w:val="231F20"/>
          <w:spacing w:val="-5"/>
          <w:u w:val="none"/>
        </w:rPr>
        <w:t xml:space="preserve"> </w:t>
      </w:r>
      <w:r>
        <w:rPr>
          <w:color w:val="231F20"/>
          <w:u w:val="none"/>
        </w:rPr>
        <w:t>kontrola</w:t>
      </w:r>
      <w:r>
        <w:rPr>
          <w:color w:val="231F20"/>
          <w:spacing w:val="-4"/>
          <w:u w:val="none"/>
        </w:rPr>
        <w:t xml:space="preserve"> </w:t>
      </w:r>
      <w:r>
        <w:rPr>
          <w:color w:val="231F20"/>
          <w:u w:val="none"/>
        </w:rPr>
        <w:t>je: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26" w:leader="none"/>
        </w:tabs>
        <w:spacing w:lineRule="auto" w:line="252"/>
        <w:ind w:left="106" w:right="107" w:hanging="0"/>
        <w:rPr>
          <w:sz w:val="20"/>
        </w:rPr>
      </w:pPr>
      <w:r>
        <w:rPr>
          <w:color w:val="231F20"/>
          <w:sz w:val="20"/>
        </w:rPr>
        <w:t>samostalno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ili,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zajednički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povezanim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licem,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direktno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indirektno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učešće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kapitalu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ili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glasačkim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pravima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pravnom</w:t>
      </w:r>
      <w:r>
        <w:rPr>
          <w:color w:val="231F20"/>
          <w:spacing w:val="7"/>
          <w:sz w:val="20"/>
        </w:rPr>
        <w:t xml:space="preserve"> </w:t>
      </w:r>
      <w:r>
        <w:rPr>
          <w:color w:val="231F20"/>
          <w:sz w:val="20"/>
        </w:rPr>
        <w:t>licu</w:t>
      </w:r>
      <w:r>
        <w:rPr>
          <w:color w:val="231F20"/>
          <w:spacing w:val="8"/>
          <w:sz w:val="20"/>
        </w:rPr>
        <w:t xml:space="preserve"> </w:t>
      </w:r>
      <w:r>
        <w:rPr>
          <w:color w:val="231F20"/>
          <w:sz w:val="20"/>
        </w:rPr>
        <w:t>od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najmanje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50%,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19" w:leader="none"/>
        </w:tabs>
        <w:spacing w:lineRule="auto" w:line="252" w:before="2" w:after="0"/>
        <w:ind w:left="106" w:right="103" w:hanging="0"/>
        <w:rPr>
          <w:sz w:val="20"/>
        </w:rPr>
      </w:pPr>
      <w:r>
        <w:rPr>
          <w:color w:val="231F20"/>
          <w:sz w:val="20"/>
        </w:rPr>
        <w:t>mogućnost ostvarivanja preovlađujućeg uticaja na odlučivanje, poslovnu politiku, odnosno strategiju rada pravnog lica, samostalno ili u</w:t>
      </w:r>
      <w:r>
        <w:rPr>
          <w:color w:val="231F20"/>
          <w:spacing w:val="-43"/>
          <w:sz w:val="20"/>
        </w:rPr>
        <w:t xml:space="preserve"> </w:t>
      </w:r>
      <w:r>
        <w:rPr>
          <w:color w:val="231F20"/>
          <w:sz w:val="20"/>
        </w:rPr>
        <w:t>saradnji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sa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drugim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licima,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bez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obzira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visinu učešća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u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kapitalu;</w:t>
      </w:r>
    </w:p>
    <w:p>
      <w:pPr>
        <w:pStyle w:val="Style18"/>
        <w:spacing w:before="6" w:after="0"/>
        <w:rPr>
          <w:sz w:val="21"/>
        </w:rPr>
      </w:pPr>
      <w:r>
        <w:rPr>
          <w:sz w:val="21"/>
        </w:rPr>
      </w:r>
    </w:p>
    <w:p>
      <w:pPr>
        <w:pStyle w:val="Style18"/>
        <w:spacing w:lineRule="auto" w:line="252"/>
        <w:ind w:left="106" w:right="2241" w:hanging="0"/>
        <w:rPr/>
      </w:pPr>
      <w:r>
        <w:rPr>
          <w:color w:val="231F20"/>
        </w:rPr>
        <w:t>Molimo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skladu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navedenom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definicijom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povezanih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lica,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popunite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sljedeći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upitnik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tabelu: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Izjavljujem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privredno društvo/preduzetnik</w:t>
      </w:r>
    </w:p>
    <w:p>
      <w:pPr>
        <w:pStyle w:val="Style18"/>
        <w:rPr>
          <w:sz w:val="11"/>
        </w:rPr>
      </w:pPr>
      <w:r>
        <w:rPr>
          <w:sz w:val="11"/>
        </w:rPr>
      </w:r>
    </w:p>
    <w:p>
      <w:pPr>
        <w:pStyle w:val="Style18"/>
        <w:tabs>
          <w:tab w:val="clear" w:pos="720"/>
          <w:tab w:val="left" w:pos="4288" w:leader="none"/>
          <w:tab w:val="left" w:pos="5282" w:leader="none"/>
          <w:tab w:val="left" w:pos="9251" w:leader="none"/>
        </w:tabs>
        <w:spacing w:before="88" w:after="0"/>
        <w:ind w:left="106" w:hanging="0"/>
        <w:rPr>
          <w:rFonts w:ascii="Times New Roman" w:hAnsi="Times New Roman"/>
        </w:rPr>
      </w:pPr>
      <w:r>
        <w:rPr>
          <w:color w:val="231F20"/>
        </w:rPr>
        <w:t>Naziv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sjedište:</w:t>
      </w:r>
      <w:r>
        <w:rPr>
          <w:rFonts w:ascii="Times New Roman" w:hAnsi="Times New Roman"/>
          <w:color w:val="231F20"/>
          <w:u w:val="single" w:color="221E1F"/>
        </w:rPr>
        <w:tab/>
      </w:r>
      <w:r>
        <w:rPr>
          <w:rFonts w:ascii="Times New Roman" w:hAnsi="Times New Roman"/>
          <w:color w:val="231F20"/>
        </w:rPr>
        <w:tab/>
      </w:r>
      <w:r>
        <w:rPr>
          <w:color w:val="231F20"/>
        </w:rPr>
        <w:t>Matični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broj:</w:t>
      </w:r>
      <w:r>
        <w:rPr>
          <w:color w:val="231F20"/>
          <w:spacing w:val="-1"/>
        </w:rPr>
        <w:t xml:space="preserve"> </w:t>
      </w:r>
      <w:r>
        <w:rPr>
          <w:rFonts w:ascii="Times New Roman" w:hAnsi="Times New Roman"/>
          <w:color w:val="231F20"/>
          <w:u w:val="single" w:color="221E1F"/>
        </w:rPr>
        <w:t xml:space="preserve"> </w:t>
        <w:tab/>
      </w:r>
    </w:p>
    <w:p>
      <w:pPr>
        <w:pStyle w:val="Style18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18"/>
        <w:spacing w:before="10" w:after="0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</w:r>
    </w:p>
    <w:tbl>
      <w:tblPr>
        <w:tblStyle w:val="TableNormal"/>
        <w:tblW w:w="10053" w:type="dxa"/>
        <w:jc w:val="left"/>
        <w:tblInd w:w="580" w:type="dxa"/>
        <w:tblLayout w:type="fixed"/>
        <w:tblCellMar>
          <w:top w:w="0" w:type="dxa"/>
          <w:left w:w="10" w:type="dxa"/>
          <w:bottom w:w="0" w:type="dxa"/>
          <w:right w:w="10" w:type="dxa"/>
        </w:tblCellMar>
        <w:tblLook w:firstRow="1" w:noVBand="0" w:lastRow="1" w:firstColumn="1" w:lastColumn="1" w:noHBand="0" w:val="01e0"/>
      </w:tblPr>
      <w:tblGrid>
        <w:gridCol w:w="2477"/>
        <w:gridCol w:w="4010"/>
        <w:gridCol w:w="3566"/>
      </w:tblGrid>
      <w:tr>
        <w:trPr>
          <w:trHeight w:val="1161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1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1114" w:hanging="0"/>
              <w:jc w:val="left"/>
              <w:rPr>
                <w:sz w:val="21"/>
              </w:rPr>
            </w:pPr>
            <w:r>
              <w:rPr>
                <w:color w:val="231F20"/>
                <w:w w:val="110"/>
                <w:kern w:val="0"/>
                <w:sz w:val="21"/>
                <w:szCs w:val="22"/>
                <w:lang w:eastAsia="en-US" w:bidi="ar-SA"/>
              </w:rPr>
              <w:t>RB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28" w:before="70" w:after="0"/>
              <w:ind w:left="75" w:right="381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Naziv</w:t>
            </w:r>
            <w:r>
              <w:rPr>
                <w:color w:val="231F20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privrednog</w:t>
            </w:r>
            <w:r>
              <w:rPr>
                <w:color w:val="231F20"/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društva</w:t>
            </w:r>
            <w:r>
              <w:rPr>
                <w:color w:val="231F20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i</w:t>
            </w:r>
            <w:r>
              <w:rPr>
                <w:color w:val="231F20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matični</w:t>
            </w:r>
            <w:r>
              <w:rPr>
                <w:color w:val="231F20"/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broj/</w:t>
            </w:r>
            <w:r>
              <w:rPr>
                <w:color w:val="231F20"/>
                <w:spacing w:val="-4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Naziv preduzetnika i matični broj/</w:t>
            </w:r>
            <w:r>
              <w:rPr>
                <w:color w:val="231F20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Prezime</w:t>
            </w:r>
            <w:r>
              <w:rPr>
                <w:color w:val="231F20"/>
                <w:spacing w:val="4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i</w:t>
            </w:r>
            <w:r>
              <w:rPr>
                <w:color w:val="231F20"/>
                <w:spacing w:val="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ime</w:t>
            </w:r>
            <w:r>
              <w:rPr>
                <w:color w:val="231F20"/>
                <w:spacing w:val="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i</w:t>
            </w:r>
            <w:r>
              <w:rPr>
                <w:color w:val="231F20"/>
                <w:spacing w:val="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JMBG</w:t>
            </w:r>
            <w:r>
              <w:rPr>
                <w:color w:val="231F20"/>
                <w:spacing w:val="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fizičkog</w:t>
            </w:r>
            <w:r>
              <w:rPr>
                <w:color w:val="231F20"/>
                <w:spacing w:val="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lica</w:t>
            </w:r>
            <w:r>
              <w:rPr>
                <w:color w:val="231F20"/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Osnov</w:t>
            </w:r>
            <w:r>
              <w:rPr>
                <w:color w:val="231F20"/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kern w:val="0"/>
                <w:sz w:val="22"/>
                <w:szCs w:val="22"/>
                <w:lang w:eastAsia="en-US" w:bidi="ar-SA"/>
              </w:rPr>
              <w:t>povezanosti</w:t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1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916" w:hanging="0"/>
              <w:jc w:val="left"/>
              <w:rPr>
                <w:sz w:val="21"/>
              </w:rPr>
            </w:pPr>
            <w:r>
              <w:rPr>
                <w:color w:val="231F20"/>
                <w:spacing w:val="-2"/>
                <w:w w:val="110"/>
                <w:kern w:val="0"/>
                <w:sz w:val="21"/>
                <w:szCs w:val="22"/>
                <w:lang w:eastAsia="en-US" w:bidi="ar-SA"/>
              </w:rPr>
              <w:t>Osnov</w:t>
            </w:r>
            <w:r>
              <w:rPr>
                <w:color w:val="231F20"/>
                <w:spacing w:val="-11"/>
                <w:w w:val="110"/>
                <w:kern w:val="0"/>
                <w:sz w:val="21"/>
                <w:szCs w:val="22"/>
                <w:lang w:eastAsia="en-US" w:bidi="ar-SA"/>
              </w:rPr>
              <w:t xml:space="preserve"> </w:t>
            </w:r>
            <w:r>
              <w:rPr>
                <w:color w:val="231F20"/>
                <w:spacing w:val="-1"/>
                <w:w w:val="110"/>
                <w:kern w:val="0"/>
                <w:sz w:val="21"/>
                <w:szCs w:val="22"/>
                <w:lang w:eastAsia="en-US" w:bidi="ar-SA"/>
              </w:rPr>
              <w:t>povezanosti</w:t>
            </w:r>
          </w:p>
        </w:tc>
      </w:tr>
      <w:tr>
        <w:trPr>
          <w:trHeight w:val="434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1" w:after="0"/>
              <w:ind w:left="1151" w:hanging="0"/>
              <w:jc w:val="left"/>
              <w:rPr>
                <w:sz w:val="21"/>
              </w:rPr>
            </w:pPr>
            <w:r>
              <w:rPr>
                <w:color w:val="231F20"/>
                <w:w w:val="110"/>
                <w:kern w:val="0"/>
                <w:sz w:val="21"/>
                <w:szCs w:val="22"/>
                <w:lang w:eastAsia="en-US" w:bidi="ar-SA"/>
              </w:rPr>
              <w:t>1.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1" w:after="0"/>
              <w:ind w:left="1151" w:hanging="0"/>
              <w:jc w:val="left"/>
              <w:rPr>
                <w:sz w:val="21"/>
              </w:rPr>
            </w:pPr>
            <w:r>
              <w:rPr>
                <w:color w:val="231F20"/>
                <w:w w:val="110"/>
                <w:kern w:val="0"/>
                <w:sz w:val="21"/>
                <w:szCs w:val="22"/>
                <w:lang w:eastAsia="en-US" w:bidi="ar-SA"/>
              </w:rPr>
              <w:t>2.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1" w:after="0"/>
              <w:ind w:left="1180" w:hanging="0"/>
              <w:jc w:val="left"/>
              <w:rPr>
                <w:sz w:val="21"/>
              </w:rPr>
            </w:pPr>
            <w:r>
              <w:rPr>
                <w:color w:val="231F20"/>
                <w:w w:val="108"/>
                <w:kern w:val="0"/>
                <w:sz w:val="21"/>
                <w:szCs w:val="22"/>
                <w:lang w:eastAsia="en-US" w:bidi="ar-SA"/>
              </w:rPr>
              <w:t>3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434" w:hRule="atLeast"/>
        </w:trPr>
        <w:tc>
          <w:tcPr>
            <w:tcW w:w="247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21" w:after="0"/>
              <w:ind w:left="1151" w:hanging="0"/>
              <w:jc w:val="left"/>
              <w:rPr>
                <w:sz w:val="21"/>
              </w:rPr>
            </w:pPr>
            <w:r>
              <w:rPr>
                <w:color w:val="231F20"/>
                <w:w w:val="110"/>
                <w:kern w:val="0"/>
                <w:sz w:val="21"/>
                <w:szCs w:val="22"/>
                <w:lang w:eastAsia="en-US" w:bidi="ar-SA"/>
              </w:rPr>
              <w:t>4.</w:t>
            </w:r>
          </w:p>
        </w:tc>
        <w:tc>
          <w:tcPr>
            <w:tcW w:w="40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  <w:tc>
          <w:tcPr>
            <w:tcW w:w="35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</w:r>
          </w:p>
        </w:tc>
      </w:tr>
    </w:tbl>
    <w:p>
      <w:pPr>
        <w:pStyle w:val="Style18"/>
        <w:spacing w:before="11" w:after="0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</w:r>
    </w:p>
    <w:p>
      <w:pPr>
        <w:pStyle w:val="Normal"/>
        <w:tabs>
          <w:tab w:val="clear" w:pos="720"/>
          <w:tab w:val="left" w:pos="4195" w:leader="none"/>
        </w:tabs>
        <w:spacing w:lineRule="auto" w:line="468" w:before="85" w:after="0"/>
        <w:ind w:left="466" w:right="6348" w:hanging="0"/>
        <w:rPr>
          <w:sz w:val="24"/>
        </w:rPr>
      </w:pPr>
      <w:r>
        <w:drawing>
          <wp:anchor behindDoc="0" distT="0" distB="0" distL="0" distR="0" simplePos="0" locked="0" layoutInCell="0" allowOverlap="1" relativeHeight="168">
            <wp:simplePos x="0" y="0"/>
            <wp:positionH relativeFrom="page">
              <wp:posOffset>7306310</wp:posOffset>
            </wp:positionH>
            <wp:positionV relativeFrom="paragraph">
              <wp:posOffset>-382905</wp:posOffset>
            </wp:positionV>
            <wp:extent cx="109220" cy="1402715"/>
            <wp:effectExtent l="0" t="0" r="0" b="0"/>
            <wp:wrapNone/>
            <wp:docPr id="241" name="image1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42.png" descr="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U</w:t>
      </w:r>
      <w:r>
        <w:rPr>
          <w:color w:val="231F20"/>
          <w:spacing w:val="48"/>
          <w:sz w:val="24"/>
        </w:rPr>
        <w:t xml:space="preserve"> </w:t>
      </w:r>
      <w:r>
        <w:rPr>
          <w:color w:val="231F20"/>
          <w:sz w:val="24"/>
        </w:rPr>
        <w:t>Podgorici,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dana</w:t>
      </w:r>
      <w:r>
        <w:rPr>
          <w:rFonts w:ascii="Times New Roman" w:hAnsi="Times New Roman"/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>. godine</w:t>
      </w:r>
      <w:r>
        <w:rPr>
          <w:color w:val="231F20"/>
          <w:spacing w:val="-51"/>
          <w:sz w:val="24"/>
        </w:rPr>
        <w:t xml:space="preserve"> </w:t>
      </w:r>
      <w:r>
        <w:rPr>
          <w:color w:val="231F20"/>
          <w:sz w:val="24"/>
        </w:rPr>
        <w:t>Za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privredno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društvo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z w:val="24"/>
        </w:rPr>
        <w:t>preduzetnika</w:t>
      </w:r>
    </w:p>
    <w:p>
      <w:pPr>
        <w:pStyle w:val="Normal"/>
        <w:tabs>
          <w:tab w:val="clear" w:pos="720"/>
          <w:tab w:val="left" w:pos="5237" w:leader="none"/>
          <w:tab w:val="left" w:pos="7136" w:leader="none"/>
          <w:tab w:val="left" w:pos="10482" w:leader="none"/>
        </w:tabs>
        <w:spacing w:lineRule="exact" w:line="288"/>
        <w:ind w:left="466" w:hanging="0"/>
        <w:rPr>
          <w:rFonts w:ascii="Times New Roman" w:hAnsi="Times New Roman"/>
          <w:sz w:val="24"/>
        </w:rPr>
      </w:pPr>
      <w:r>
        <w:rPr>
          <w:color w:val="231F20"/>
          <w:sz w:val="24"/>
        </w:rPr>
        <w:t>Ime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i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prezime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direktora</w:t>
      </w:r>
      <w:r>
        <w:rPr>
          <w:rFonts w:ascii="Times New Roman" w:hAnsi="Times New Roman"/>
          <w:color w:val="231F20"/>
          <w:sz w:val="24"/>
          <w:u w:val="single" w:color="221E1F"/>
        </w:rPr>
        <w:t xml:space="preserve"> </w:t>
        <w:tab/>
      </w:r>
      <w:r>
        <w:rPr>
          <w:rFonts w:ascii="Times New Roman" w:hAnsi="Times New Roman"/>
          <w:color w:val="231F20"/>
          <w:sz w:val="24"/>
        </w:rPr>
        <w:tab/>
      </w:r>
      <w:r>
        <w:rPr>
          <w:rFonts w:ascii="Times New Roman" w:hAnsi="Times New Roman"/>
          <w:color w:val="231F20"/>
          <w:sz w:val="24"/>
          <w:u w:val="single" w:color="221E1F"/>
        </w:rPr>
        <w:t xml:space="preserve"> </w:t>
        <w:tab/>
      </w:r>
    </w:p>
    <w:p>
      <w:pPr>
        <w:sectPr>
          <w:type w:val="nextPage"/>
          <w:pgSz w:w="12240" w:h="17180"/>
          <w:pgMar w:left="460" w:right="460" w:gutter="0" w:header="0" w:top="540" w:footer="0" w:bottom="280"/>
          <w:pgNumType w:fmt="decimal"/>
          <w:formProt w:val="false"/>
          <w:textDirection w:val="lrTb"/>
          <w:docGrid w:type="default" w:linePitch="100" w:charSpace="4096"/>
        </w:sectPr>
        <w:pStyle w:val="2"/>
        <w:spacing w:lineRule="exact" w:line="290"/>
        <w:ind w:left="7336" w:hanging="0"/>
        <w:rPr/>
      </w:pPr>
      <w:r>
        <w:rPr>
          <w:color w:val="231F20"/>
        </w:rPr>
        <w:t>(pečat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potpis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ovlašćenog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lica)</w:t>
      </w:r>
    </w:p>
    <w:p>
      <w:pPr>
        <w:pStyle w:val="Style18"/>
        <w:tabs>
          <w:tab w:val="clear" w:pos="720"/>
          <w:tab w:val="left" w:pos="7951" w:leader="none"/>
        </w:tabs>
        <w:ind w:left="5269" w:hanging="0"/>
        <w:rPr/>
      </w:pPr>
      <w:r>
        <w:rPr/>
        <mc:AlternateContent>
          <mc:Choice Requires="wpg">
            <w:drawing>
              <wp:inline distT="0" distB="0" distL="0" distR="0">
                <wp:extent cx="1013460" cy="428625"/>
                <wp:effectExtent l="114300" t="0" r="114300" b="0"/>
                <wp:docPr id="242" name="Фигура15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400" cy="428760"/>
                          <a:chOff x="0" y="0"/>
                          <a:chExt cx="1013400" cy="428760"/>
                        </a:xfrm>
                      </wpg:grpSpPr>
                      <pic:pic xmlns:pic="http://schemas.openxmlformats.org/drawingml/2006/picture">
                        <pic:nvPicPr>
                          <pic:cNvPr id="75" name="" descr=""/>
                          <pic:cNvPicPr/>
                        </pic:nvPicPr>
                        <pic:blipFill>
                          <a:blip r:embed="rId242"/>
                          <a:stretch/>
                        </pic:blipFill>
                        <pic:spPr>
                          <a:xfrm>
                            <a:off x="220320" y="114480"/>
                            <a:ext cx="241200" cy="147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87200" y="236880"/>
                            <a:ext cx="306720" cy="191880"/>
                          </a:xfrm>
                          <a:custGeom>
                            <a:avLst/>
                            <a:gdLst>
                              <a:gd name="textAreaLeft" fmla="*/ 0 w 173880"/>
                              <a:gd name="textAreaRight" fmla="*/ 174240 w 173880"/>
                              <a:gd name="textAreaTop" fmla="*/ 0 h 108720"/>
                              <a:gd name="textAreaBottom" fmla="*/ 109080 h 108720"/>
                            </a:gdLst>
                            <a:ahLst/>
                            <a:rect l="textAreaLeft" t="textAreaTop" r="textAreaRight" b="textAreaBottom"/>
                            <a:pathLst>
                              <a:path w="854" h="534">
                                <a:moveTo>
                                  <a:pt x="850" y="-1"/>
                                </a:moveTo>
                                <a:lnTo>
                                  <a:pt x="819" y="144"/>
                                </a:lnTo>
                                <a:lnTo>
                                  <a:pt x="755" y="260"/>
                                </a:lnTo>
                                <a:lnTo>
                                  <a:pt x="667" y="345"/>
                                </a:lnTo>
                                <a:lnTo>
                                  <a:pt x="556" y="396"/>
                                </a:lnTo>
                                <a:lnTo>
                                  <a:pt x="427" y="414"/>
                                </a:lnTo>
                                <a:lnTo>
                                  <a:pt x="300" y="396"/>
                                </a:lnTo>
                                <a:lnTo>
                                  <a:pt x="187" y="345"/>
                                </a:lnTo>
                                <a:lnTo>
                                  <a:pt x="97" y="260"/>
                                </a:lnTo>
                                <a:lnTo>
                                  <a:pt x="34" y="144"/>
                                </a:lnTo>
                                <a:lnTo>
                                  <a:pt x="2" y="-1"/>
                                </a:lnTo>
                                <a:lnTo>
                                  <a:pt x="0" y="31"/>
                                </a:lnTo>
                                <a:lnTo>
                                  <a:pt x="19" y="165"/>
                                </a:lnTo>
                                <a:lnTo>
                                  <a:pt x="64" y="283"/>
                                </a:lnTo>
                                <a:lnTo>
                                  <a:pt x="131" y="386"/>
                                </a:lnTo>
                                <a:lnTo>
                                  <a:pt x="214" y="463"/>
                                </a:lnTo>
                                <a:lnTo>
                                  <a:pt x="314" y="515"/>
                                </a:lnTo>
                                <a:lnTo>
                                  <a:pt x="425" y="534"/>
                                </a:lnTo>
                                <a:lnTo>
                                  <a:pt x="431" y="534"/>
                                </a:lnTo>
                                <a:lnTo>
                                  <a:pt x="542" y="515"/>
                                </a:lnTo>
                                <a:lnTo>
                                  <a:pt x="641" y="463"/>
                                </a:lnTo>
                                <a:lnTo>
                                  <a:pt x="723" y="386"/>
                                </a:lnTo>
                                <a:lnTo>
                                  <a:pt x="789" y="283"/>
                                </a:lnTo>
                                <a:lnTo>
                                  <a:pt x="833" y="165"/>
                                </a:lnTo>
                                <a:lnTo>
                                  <a:pt x="854" y="31"/>
                                </a:lnTo>
                                <a:lnTo>
                                  <a:pt x="850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b8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013400" cy="419040"/>
                          </a:xfrm>
                          <a:custGeom>
                            <a:avLst/>
                            <a:gdLst>
                              <a:gd name="textAreaLeft" fmla="*/ 0 w 574560"/>
                              <a:gd name="textAreaRight" fmla="*/ 574920 w 574560"/>
                              <a:gd name="textAreaTop" fmla="*/ 0 h 237600"/>
                              <a:gd name="textAreaBottom" fmla="*/ 237960 h 237600"/>
                            </a:gdLst>
                            <a:ahLst/>
                            <a:rect l="textAreaLeft" t="textAreaTop" r="textAreaRight" b="textAreaBottom"/>
                            <a:pathLst>
                              <a:path w="2815" h="1164">
                                <a:moveTo>
                                  <a:pt x="490" y="1086"/>
                                </a:moveTo>
                                <a:lnTo>
                                  <a:pt x="485" y="1079"/>
                                </a:lnTo>
                                <a:lnTo>
                                  <a:pt x="90" y="1079"/>
                                </a:lnTo>
                                <a:lnTo>
                                  <a:pt x="90" y="359"/>
                                </a:lnTo>
                                <a:lnTo>
                                  <a:pt x="85" y="354"/>
                                </a:lnTo>
                                <a:lnTo>
                                  <a:pt x="79" y="354"/>
                                </a:lnTo>
                                <a:lnTo>
                                  <a:pt x="5" y="354"/>
                                </a:lnTo>
                                <a:lnTo>
                                  <a:pt x="0" y="359"/>
                                </a:lnTo>
                                <a:lnTo>
                                  <a:pt x="0" y="1158"/>
                                </a:lnTo>
                                <a:lnTo>
                                  <a:pt x="5" y="1163"/>
                                </a:lnTo>
                                <a:lnTo>
                                  <a:pt x="485" y="1163"/>
                                </a:lnTo>
                                <a:lnTo>
                                  <a:pt x="490" y="1158"/>
                                </a:lnTo>
                                <a:lnTo>
                                  <a:pt x="490" y="1086"/>
                                </a:lnTo>
                                <a:moveTo>
                                  <a:pt x="2127" y="348"/>
                                </a:moveTo>
                                <a:lnTo>
                                  <a:pt x="2125" y="341"/>
                                </a:lnTo>
                                <a:lnTo>
                                  <a:pt x="2035" y="341"/>
                                </a:lnTo>
                                <a:lnTo>
                                  <a:pt x="2030" y="347"/>
                                </a:lnTo>
                                <a:lnTo>
                                  <a:pt x="1774" y="1036"/>
                                </a:lnTo>
                                <a:lnTo>
                                  <a:pt x="1773" y="1036"/>
                                </a:lnTo>
                                <a:lnTo>
                                  <a:pt x="1522" y="355"/>
                                </a:lnTo>
                                <a:lnTo>
                                  <a:pt x="1520" y="347"/>
                                </a:lnTo>
                                <a:lnTo>
                                  <a:pt x="1515" y="341"/>
                                </a:lnTo>
                                <a:lnTo>
                                  <a:pt x="1423" y="341"/>
                                </a:lnTo>
                                <a:lnTo>
                                  <a:pt x="1422" y="348"/>
                                </a:lnTo>
                                <a:lnTo>
                                  <a:pt x="1425" y="359"/>
                                </a:lnTo>
                                <a:lnTo>
                                  <a:pt x="1720" y="1142"/>
                                </a:lnTo>
                                <a:lnTo>
                                  <a:pt x="1723" y="1153"/>
                                </a:lnTo>
                                <a:lnTo>
                                  <a:pt x="1729" y="1154"/>
                                </a:lnTo>
                                <a:lnTo>
                                  <a:pt x="1818" y="1154"/>
                                </a:lnTo>
                                <a:lnTo>
                                  <a:pt x="1822" y="1153"/>
                                </a:lnTo>
                                <a:lnTo>
                                  <a:pt x="1827" y="1142"/>
                                </a:lnTo>
                                <a:lnTo>
                                  <a:pt x="2125" y="359"/>
                                </a:lnTo>
                                <a:lnTo>
                                  <a:pt x="2127" y="348"/>
                                </a:lnTo>
                                <a:moveTo>
                                  <a:pt x="2647" y="10"/>
                                </a:moveTo>
                                <a:lnTo>
                                  <a:pt x="2646" y="-1"/>
                                </a:lnTo>
                                <a:lnTo>
                                  <a:pt x="2572" y="-1"/>
                                </a:lnTo>
                                <a:lnTo>
                                  <a:pt x="2565" y="11"/>
                                </a:lnTo>
                                <a:lnTo>
                                  <a:pt x="2462" y="209"/>
                                </a:lnTo>
                                <a:lnTo>
                                  <a:pt x="2459" y="219"/>
                                </a:lnTo>
                                <a:lnTo>
                                  <a:pt x="2459" y="230"/>
                                </a:lnTo>
                                <a:lnTo>
                                  <a:pt x="2519" y="230"/>
                                </a:lnTo>
                                <a:lnTo>
                                  <a:pt x="2520" y="227"/>
                                </a:lnTo>
                                <a:lnTo>
                                  <a:pt x="2526" y="219"/>
                                </a:lnTo>
                                <a:lnTo>
                                  <a:pt x="2642" y="18"/>
                                </a:lnTo>
                                <a:lnTo>
                                  <a:pt x="2647" y="10"/>
                                </a:lnTo>
                                <a:moveTo>
                                  <a:pt x="2815" y="1089"/>
                                </a:moveTo>
                                <a:lnTo>
                                  <a:pt x="2811" y="1082"/>
                                </a:lnTo>
                                <a:lnTo>
                                  <a:pt x="2810" y="1079"/>
                                </a:lnTo>
                                <a:lnTo>
                                  <a:pt x="2785" y="1020"/>
                                </a:lnTo>
                                <a:lnTo>
                                  <a:pt x="2781" y="1013"/>
                                </a:lnTo>
                                <a:lnTo>
                                  <a:pt x="2776" y="1012"/>
                                </a:lnTo>
                                <a:lnTo>
                                  <a:pt x="2769" y="1017"/>
                                </a:lnTo>
                                <a:lnTo>
                                  <a:pt x="2732" y="1040"/>
                                </a:lnTo>
                                <a:lnTo>
                                  <a:pt x="2684" y="1059"/>
                                </a:lnTo>
                                <a:lnTo>
                                  <a:pt x="2632" y="1073"/>
                                </a:lnTo>
                                <a:lnTo>
                                  <a:pt x="2568" y="1079"/>
                                </a:lnTo>
                                <a:lnTo>
                                  <a:pt x="2450" y="1054"/>
                                </a:lnTo>
                                <a:lnTo>
                                  <a:pt x="2353" y="987"/>
                                </a:lnTo>
                                <a:lnTo>
                                  <a:pt x="2286" y="881"/>
                                </a:lnTo>
                                <a:lnTo>
                                  <a:pt x="2261" y="745"/>
                                </a:lnTo>
                                <a:lnTo>
                                  <a:pt x="2286" y="618"/>
                                </a:lnTo>
                                <a:lnTo>
                                  <a:pt x="2353" y="514"/>
                                </a:lnTo>
                                <a:lnTo>
                                  <a:pt x="2448" y="444"/>
                                </a:lnTo>
                                <a:lnTo>
                                  <a:pt x="2566" y="417"/>
                                </a:lnTo>
                                <a:lnTo>
                                  <a:pt x="2630" y="422"/>
                                </a:lnTo>
                                <a:lnTo>
                                  <a:pt x="2683" y="436"/>
                                </a:lnTo>
                                <a:lnTo>
                                  <a:pt x="2729" y="456"/>
                                </a:lnTo>
                                <a:lnTo>
                                  <a:pt x="2766" y="475"/>
                                </a:lnTo>
                                <a:lnTo>
                                  <a:pt x="2773" y="479"/>
                                </a:lnTo>
                                <a:lnTo>
                                  <a:pt x="2778" y="481"/>
                                </a:lnTo>
                                <a:lnTo>
                                  <a:pt x="2781" y="472"/>
                                </a:lnTo>
                                <a:lnTo>
                                  <a:pt x="2808" y="417"/>
                                </a:lnTo>
                                <a:lnTo>
                                  <a:pt x="2810" y="414"/>
                                </a:lnTo>
                                <a:lnTo>
                                  <a:pt x="2811" y="406"/>
                                </a:lnTo>
                                <a:lnTo>
                                  <a:pt x="2810" y="399"/>
                                </a:lnTo>
                                <a:lnTo>
                                  <a:pt x="2803" y="396"/>
                                </a:lnTo>
                                <a:lnTo>
                                  <a:pt x="2759" y="371"/>
                                </a:lnTo>
                                <a:lnTo>
                                  <a:pt x="2706" y="352"/>
                                </a:lnTo>
                                <a:lnTo>
                                  <a:pt x="2644" y="336"/>
                                </a:lnTo>
                                <a:lnTo>
                                  <a:pt x="2568" y="331"/>
                                </a:lnTo>
                                <a:lnTo>
                                  <a:pt x="2443" y="352"/>
                                </a:lnTo>
                                <a:lnTo>
                                  <a:pt x="2332" y="412"/>
                                </a:lnTo>
                                <a:lnTo>
                                  <a:pt x="2245" y="502"/>
                                </a:lnTo>
                                <a:lnTo>
                                  <a:pt x="2189" y="615"/>
                                </a:lnTo>
                                <a:lnTo>
                                  <a:pt x="2168" y="745"/>
                                </a:lnTo>
                                <a:lnTo>
                                  <a:pt x="2189" y="886"/>
                                </a:lnTo>
                                <a:lnTo>
                                  <a:pt x="2244" y="1003"/>
                                </a:lnTo>
                                <a:lnTo>
                                  <a:pt x="2328" y="1089"/>
                                </a:lnTo>
                                <a:lnTo>
                                  <a:pt x="2438" y="1144"/>
                                </a:lnTo>
                                <a:lnTo>
                                  <a:pt x="2566" y="1163"/>
                                </a:lnTo>
                                <a:lnTo>
                                  <a:pt x="2642" y="1158"/>
                                </a:lnTo>
                                <a:lnTo>
                                  <a:pt x="2707" y="1144"/>
                                </a:lnTo>
                                <a:lnTo>
                                  <a:pt x="2760" y="1123"/>
                                </a:lnTo>
                                <a:lnTo>
                                  <a:pt x="2806" y="1098"/>
                                </a:lnTo>
                                <a:lnTo>
                                  <a:pt x="2813" y="1093"/>
                                </a:lnTo>
                                <a:lnTo>
                                  <a:pt x="2815" y="1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2" style="position:absolute;margin-left:0pt;margin-top:-33.8pt;width:79.8pt;height:33.75pt" coordorigin="0,-676" coordsize="1596,675">
                <v:shape id="shape_0" stroked="f" o:allowincell="f" style="position:absolute;left:347;top:-495;width:379;height:231;mso-wrap-style:none;v-text-anchor:middle;mso-position-vertical:top" type="_x0000_t75">
                  <v:imagedata r:id="rId24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  <w:spacing w:val="2"/>
        </w:rPr>
        <mc:AlternateContent>
          <mc:Choice Requires="wpg">
            <w:drawing>
              <wp:inline distT="0" distB="0" distL="0" distR="0">
                <wp:extent cx="196850" cy="291465"/>
                <wp:effectExtent l="114300" t="0" r="114300" b="0"/>
                <wp:docPr id="243" name="Фигура1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920" cy="291600"/>
                          <a:chOff x="0" y="0"/>
                          <a:chExt cx="196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96920" cy="291600"/>
                          </a:xfrm>
                          <a:custGeom>
                            <a:avLst/>
                            <a:gdLst>
                              <a:gd name="textAreaLeft" fmla="*/ 0 w 111600"/>
                              <a:gd name="textAreaRight" fmla="*/ 111960 w 11160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47" h="810">
                                <a:moveTo>
                                  <a:pt x="544" y="-1"/>
                                </a:moveTo>
                                <a:lnTo>
                                  <a:pt x="538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5"/>
                                </a:lnTo>
                                <a:lnTo>
                                  <a:pt x="5" y="808"/>
                                </a:lnTo>
                                <a:lnTo>
                                  <a:pt x="544" y="808"/>
                                </a:lnTo>
                                <a:lnTo>
                                  <a:pt x="547" y="805"/>
                                </a:lnTo>
                                <a:lnTo>
                                  <a:pt x="547" y="731"/>
                                </a:lnTo>
                                <a:lnTo>
                                  <a:pt x="544" y="724"/>
                                </a:lnTo>
                                <a:lnTo>
                                  <a:pt x="90" y="724"/>
                                </a:lnTo>
                                <a:lnTo>
                                  <a:pt x="90" y="445"/>
                                </a:lnTo>
                                <a:lnTo>
                                  <a:pt x="485" y="445"/>
                                </a:lnTo>
                                <a:lnTo>
                                  <a:pt x="489" y="440"/>
                                </a:lnTo>
                                <a:lnTo>
                                  <a:pt x="489" y="366"/>
                                </a:lnTo>
                                <a:lnTo>
                                  <a:pt x="485" y="362"/>
                                </a:lnTo>
                                <a:lnTo>
                                  <a:pt x="90" y="362"/>
                                </a:lnTo>
                                <a:lnTo>
                                  <a:pt x="90" y="84"/>
                                </a:lnTo>
                                <a:lnTo>
                                  <a:pt x="544" y="84"/>
                                </a:lnTo>
                                <a:lnTo>
                                  <a:pt x="547" y="78"/>
                                </a:lnTo>
                                <a:lnTo>
                                  <a:pt x="547" y="4"/>
                                </a:lnTo>
                                <a:lnTo>
                                  <a:pt x="544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3" style="position:absolute;margin-left:0pt;margin-top:-23pt;width:15.5pt;height:22.95pt" coordorigin="0,-460" coordsize="310,459"/>
            </w:pict>
          </mc:Fallback>
        </mc:AlternateContent>
      </w:r>
      <w:r>
        <w:rPr>
          <w:rFonts w:ascii="Times New Roman" w:hAnsi="Times New Roman"/>
          <w:spacing w:val="6"/>
          <w:position w:val="2"/>
        </w:rPr>
        <w:t xml:space="preserve"> </w:t>
      </w:r>
      <w:r>
        <w:rPr>
          <w:rFonts w:ascii="Times New Roman" w:hAnsi="Times New Roman"/>
          <w:spacing w:val="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44" name="Фигура15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-1"/>
                                </a:moveTo>
                                <a:lnTo>
                                  <a:pt x="580" y="-1"/>
                                </a:lnTo>
                                <a:lnTo>
                                  <a:pt x="577" y="4"/>
                                </a:lnTo>
                                <a:lnTo>
                                  <a:pt x="577" y="11"/>
                                </a:lnTo>
                                <a:lnTo>
                                  <a:pt x="577" y="655"/>
                                </a:lnTo>
                                <a:lnTo>
                                  <a:pt x="93" y="11"/>
                                </a:lnTo>
                                <a:lnTo>
                                  <a:pt x="85" y="1"/>
                                </a:lnTo>
                                <a:lnTo>
                                  <a:pt x="81" y="-1"/>
                                </a:ln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81" y="808"/>
                                </a:lnTo>
                                <a:lnTo>
                                  <a:pt x="85" y="803"/>
                                </a:lnTo>
                                <a:lnTo>
                                  <a:pt x="85" y="154"/>
                                </a:lnTo>
                                <a:lnTo>
                                  <a:pt x="568" y="796"/>
                                </a:lnTo>
                                <a:lnTo>
                                  <a:pt x="575" y="806"/>
                                </a:lnTo>
                                <a:lnTo>
                                  <a:pt x="580" y="808"/>
                                </a:lnTo>
                                <a:lnTo>
                                  <a:pt x="658" y="808"/>
                                </a:lnTo>
                                <a:lnTo>
                                  <a:pt x="663" y="803"/>
                                </a:lnTo>
                                <a:lnTo>
                                  <a:pt x="663" y="4"/>
                                </a:lnTo>
                                <a:lnTo>
                                  <a:pt x="65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4" style="position:absolute;margin-left:0pt;margin-top:-23pt;width:18.8pt;height:22.95pt" coordorigin="0,-460" coordsize="376,459"/>
            </w:pict>
          </mc:Fallback>
        </mc:AlternateContent>
      </w:r>
      <w:r>
        <w:rPr>
          <w:spacing w:val="6"/>
          <w:position w:val="2"/>
        </w:rPr>
        <w:tab/>
      </w:r>
      <w:r>
        <w:rPr>
          <w:spacing w:val="6"/>
          <w:position w:val="2"/>
        </w:rPr>
        <mc:AlternateContent>
          <mc:Choice Requires="wpg">
            <w:drawing>
              <wp:inline distT="0" distB="0" distL="0" distR="0">
                <wp:extent cx="205740" cy="291465"/>
                <wp:effectExtent l="114300" t="0" r="114300" b="0"/>
                <wp:docPr id="245" name="Фигура15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920" cy="291600"/>
                          <a:chOff x="0" y="0"/>
                          <a:chExt cx="20592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5920" cy="291600"/>
                          </a:xfrm>
                          <a:custGeom>
                            <a:avLst/>
                            <a:gdLst>
                              <a:gd name="textAreaLeft" fmla="*/ 0 w 116640"/>
                              <a:gd name="textAreaRight" fmla="*/ 117000 w 1166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72" h="810">
                                <a:moveTo>
                                  <a:pt x="259" y="-1"/>
                                </a:moveTo>
                                <a:lnTo>
                                  <a:pt x="5" y="-1"/>
                                </a:lnTo>
                                <a:lnTo>
                                  <a:pt x="0" y="4"/>
                                </a:lnTo>
                                <a:lnTo>
                                  <a:pt x="0" y="803"/>
                                </a:lnTo>
                                <a:lnTo>
                                  <a:pt x="5" y="808"/>
                                </a:lnTo>
                                <a:lnTo>
                                  <a:pt x="319" y="808"/>
                                </a:lnTo>
                                <a:lnTo>
                                  <a:pt x="413" y="796"/>
                                </a:lnTo>
                                <a:lnTo>
                                  <a:pt x="494" y="757"/>
                                </a:lnTo>
                                <a:lnTo>
                                  <a:pt x="515" y="731"/>
                                </a:lnTo>
                                <a:lnTo>
                                  <a:pt x="90" y="731"/>
                                </a:lnTo>
                                <a:lnTo>
                                  <a:pt x="90" y="434"/>
                                </a:lnTo>
                                <a:lnTo>
                                  <a:pt x="504" y="434"/>
                                </a:lnTo>
                                <a:lnTo>
                                  <a:pt x="478" y="413"/>
                                </a:lnTo>
                                <a:lnTo>
                                  <a:pt x="407" y="389"/>
                                </a:lnTo>
                                <a:lnTo>
                                  <a:pt x="407" y="383"/>
                                </a:lnTo>
                                <a:lnTo>
                                  <a:pt x="443" y="359"/>
                                </a:lnTo>
                                <a:lnTo>
                                  <a:pt x="90" y="359"/>
                                </a:lnTo>
                                <a:lnTo>
                                  <a:pt x="90" y="77"/>
                                </a:lnTo>
                                <a:lnTo>
                                  <a:pt x="464" y="77"/>
                                </a:lnTo>
                                <a:lnTo>
                                  <a:pt x="460" y="71"/>
                                </a:lnTo>
                                <a:lnTo>
                                  <a:pt x="427" y="43"/>
                                </a:lnTo>
                                <a:lnTo>
                                  <a:pt x="388" y="22"/>
                                </a:lnTo>
                                <a:lnTo>
                                  <a:pt x="346" y="8"/>
                                </a:lnTo>
                                <a:lnTo>
                                  <a:pt x="301" y="1"/>
                                </a:lnTo>
                                <a:lnTo>
                                  <a:pt x="259" y="-1"/>
                                </a:lnTo>
                                <a:moveTo>
                                  <a:pt x="504" y="434"/>
                                </a:moveTo>
                                <a:lnTo>
                                  <a:pt x="268" y="434"/>
                                </a:lnTo>
                                <a:lnTo>
                                  <a:pt x="316" y="436"/>
                                </a:lnTo>
                                <a:lnTo>
                                  <a:pt x="356" y="440"/>
                                </a:lnTo>
                                <a:lnTo>
                                  <a:pt x="386" y="447"/>
                                </a:lnTo>
                                <a:lnTo>
                                  <a:pt x="414" y="459"/>
                                </a:lnTo>
                                <a:lnTo>
                                  <a:pt x="443" y="482"/>
                                </a:lnTo>
                                <a:lnTo>
                                  <a:pt x="464" y="510"/>
                                </a:lnTo>
                                <a:lnTo>
                                  <a:pt x="476" y="544"/>
                                </a:lnTo>
                                <a:lnTo>
                                  <a:pt x="481" y="581"/>
                                </a:lnTo>
                                <a:lnTo>
                                  <a:pt x="474" y="628"/>
                                </a:lnTo>
                                <a:lnTo>
                                  <a:pt x="458" y="665"/>
                                </a:lnTo>
                                <a:lnTo>
                                  <a:pt x="432" y="694"/>
                                </a:lnTo>
                                <a:lnTo>
                                  <a:pt x="398" y="713"/>
                                </a:lnTo>
                                <a:lnTo>
                                  <a:pt x="377" y="722"/>
                                </a:lnTo>
                                <a:lnTo>
                                  <a:pt x="353" y="727"/>
                                </a:lnTo>
                                <a:lnTo>
                                  <a:pt x="328" y="731"/>
                                </a:lnTo>
                                <a:lnTo>
                                  <a:pt x="301" y="731"/>
                                </a:lnTo>
                                <a:lnTo>
                                  <a:pt x="515" y="731"/>
                                </a:lnTo>
                                <a:lnTo>
                                  <a:pt x="550" y="690"/>
                                </a:lnTo>
                                <a:lnTo>
                                  <a:pt x="571" y="591"/>
                                </a:lnTo>
                                <a:lnTo>
                                  <a:pt x="561" y="517"/>
                                </a:lnTo>
                                <a:lnTo>
                                  <a:pt x="529" y="457"/>
                                </a:lnTo>
                                <a:lnTo>
                                  <a:pt x="504" y="434"/>
                                </a:lnTo>
                                <a:moveTo>
                                  <a:pt x="464" y="77"/>
                                </a:moveTo>
                                <a:lnTo>
                                  <a:pt x="263" y="77"/>
                                </a:lnTo>
                                <a:lnTo>
                                  <a:pt x="289" y="78"/>
                                </a:lnTo>
                                <a:lnTo>
                                  <a:pt x="314" y="82"/>
                                </a:lnTo>
                                <a:lnTo>
                                  <a:pt x="337" y="91"/>
                                </a:lnTo>
                                <a:lnTo>
                                  <a:pt x="360" y="103"/>
                                </a:lnTo>
                                <a:lnTo>
                                  <a:pt x="384" y="122"/>
                                </a:lnTo>
                                <a:lnTo>
                                  <a:pt x="402" y="149"/>
                                </a:lnTo>
                                <a:lnTo>
                                  <a:pt x="414" y="181"/>
                                </a:lnTo>
                                <a:lnTo>
                                  <a:pt x="420" y="219"/>
                                </a:lnTo>
                                <a:lnTo>
                                  <a:pt x="414" y="262"/>
                                </a:lnTo>
                                <a:lnTo>
                                  <a:pt x="402" y="295"/>
                                </a:lnTo>
                                <a:lnTo>
                                  <a:pt x="381" y="322"/>
                                </a:lnTo>
                                <a:lnTo>
                                  <a:pt x="356" y="341"/>
                                </a:lnTo>
                                <a:lnTo>
                                  <a:pt x="333" y="350"/>
                                </a:lnTo>
                                <a:lnTo>
                                  <a:pt x="309" y="357"/>
                                </a:lnTo>
                                <a:lnTo>
                                  <a:pt x="280" y="359"/>
                                </a:lnTo>
                                <a:lnTo>
                                  <a:pt x="252" y="359"/>
                                </a:lnTo>
                                <a:lnTo>
                                  <a:pt x="443" y="359"/>
                                </a:lnTo>
                                <a:lnTo>
                                  <a:pt x="448" y="355"/>
                                </a:lnTo>
                                <a:lnTo>
                                  <a:pt x="481" y="318"/>
                                </a:lnTo>
                                <a:lnTo>
                                  <a:pt x="501" y="267"/>
                                </a:lnTo>
                                <a:lnTo>
                                  <a:pt x="510" y="205"/>
                                </a:lnTo>
                                <a:lnTo>
                                  <a:pt x="502" y="152"/>
                                </a:lnTo>
                                <a:lnTo>
                                  <a:pt x="487" y="108"/>
                                </a:lnTo>
                                <a:lnTo>
                                  <a:pt x="46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5" style="position:absolute;margin-left:0pt;margin-top:-23pt;width:16.2pt;height:22.95pt" coordorigin="0,-460" coordsize="324,459"/>
            </w:pict>
          </mc:Fallback>
        </mc:AlternateContent>
      </w:r>
      <w:r>
        <w:rPr>
          <w:rFonts w:ascii="Times New Roman" w:hAnsi="Times New Roman"/>
          <w:spacing w:val="27"/>
          <w:position w:val="2"/>
        </w:rPr>
        <w:t xml:space="preserve"> </w:t>
      </w:r>
      <w:r>
        <w:rPr>
          <w:rFonts w:ascii="Times New Roman" w:hAnsi="Times New Roman"/>
          <w:spacing w:val="27"/>
          <w:position w:val="2"/>
        </w:rPr>
        <mc:AlternateContent>
          <mc:Choice Requires="wpg">
            <w:drawing>
              <wp:inline distT="0" distB="0" distL="0" distR="0">
                <wp:extent cx="220345" cy="295275"/>
                <wp:effectExtent l="114300" t="0" r="114300" b="0"/>
                <wp:docPr id="246" name="Фигура15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20" cy="295200"/>
                          <a:chOff x="0" y="0"/>
                          <a:chExt cx="220320" cy="295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20320" cy="295200"/>
                          </a:xfrm>
                          <a:custGeom>
                            <a:avLst/>
                            <a:gdLst>
                              <a:gd name="textAreaLeft" fmla="*/ 0 w 124920"/>
                              <a:gd name="textAreaRight" fmla="*/ 125280 w 12492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2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6" style="position:absolute;margin-left:0pt;margin-top:-23.3pt;width:17.35pt;height:23.25pt" coordorigin="0,-466" coordsize="347,465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38760" cy="291465"/>
                <wp:effectExtent l="114300" t="0" r="114300" b="0"/>
                <wp:docPr id="247" name="Фигура15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680" cy="291600"/>
                          <a:chOff x="0" y="0"/>
                          <a:chExt cx="23868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38680" cy="291600"/>
                          </a:xfrm>
                          <a:custGeom>
                            <a:avLst/>
                            <a:gdLst>
                              <a:gd name="textAreaLeft" fmla="*/ 0 w 135360"/>
                              <a:gd name="textAreaRight" fmla="*/ 135720 w 13536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663" h="810">
                                <a:moveTo>
                                  <a:pt x="658" y="0"/>
                                </a:moveTo>
                                <a:lnTo>
                                  <a:pt x="580" y="0"/>
                                </a:lnTo>
                                <a:lnTo>
                                  <a:pt x="577" y="5"/>
                                </a:lnTo>
                                <a:lnTo>
                                  <a:pt x="577" y="12"/>
                                </a:lnTo>
                                <a:lnTo>
                                  <a:pt x="577" y="656"/>
                                </a:lnTo>
                                <a:lnTo>
                                  <a:pt x="93" y="12"/>
                                </a:lnTo>
                                <a:lnTo>
                                  <a:pt x="85" y="2"/>
                                </a:lnTo>
                                <a:lnTo>
                                  <a:pt x="8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1" y="809"/>
                                </a:lnTo>
                                <a:lnTo>
                                  <a:pt x="85" y="804"/>
                                </a:lnTo>
                                <a:lnTo>
                                  <a:pt x="85" y="155"/>
                                </a:lnTo>
                                <a:lnTo>
                                  <a:pt x="575" y="807"/>
                                </a:lnTo>
                                <a:lnTo>
                                  <a:pt x="580" y="809"/>
                                </a:lnTo>
                                <a:lnTo>
                                  <a:pt x="658" y="809"/>
                                </a:lnTo>
                                <a:lnTo>
                                  <a:pt x="663" y="804"/>
                                </a:lnTo>
                                <a:lnTo>
                                  <a:pt x="663" y="5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7" style="position:absolute;margin-left:0pt;margin-top:-23pt;width:18.8pt;height:22.95pt" coordorigin="0,-460" coordsize="376,459"/>
            </w:pict>
          </mc:Fallback>
        </mc:AlternateContent>
      </w:r>
      <w:r>
        <w:rPr>
          <w:rFonts w:ascii="Times New Roman" w:hAnsi="Times New Roman"/>
          <w:spacing w:val="36"/>
          <w:position w:val="2"/>
        </w:rPr>
        <w:t xml:space="preserve"> </w:t>
      </w:r>
      <w:r>
        <w:rPr>
          <w:rFonts w:ascii="Times New Roman" w:hAnsi="Times New Roman"/>
          <w:spacing w:val="36"/>
          <w:position w:val="2"/>
        </w:rPr>
        <mc:AlternateContent>
          <mc:Choice Requires="wpg">
            <w:drawing>
              <wp:inline distT="0" distB="0" distL="0" distR="0">
                <wp:extent cx="208915" cy="291465"/>
                <wp:effectExtent l="114300" t="0" r="114300" b="0"/>
                <wp:docPr id="248" name="Фигура15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00" cy="291600"/>
                          <a:chOff x="0" y="0"/>
                          <a:chExt cx="208800" cy="291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08800" cy="291600"/>
                          </a:xfrm>
                          <a:custGeom>
                            <a:avLst/>
                            <a:gdLst>
                              <a:gd name="textAreaLeft" fmla="*/ 0 w 118440"/>
                              <a:gd name="textAreaRight" fmla="*/ 118800 w 118440"/>
                              <a:gd name="textAreaTop" fmla="*/ 0 h 165240"/>
                              <a:gd name="textAreaBottom" fmla="*/ 165600 h 165240"/>
                            </a:gdLst>
                            <a:ahLst/>
                            <a:rect l="textAreaLeft" t="textAreaTop" r="textAreaRight" b="textAreaBottom"/>
                            <a:pathLst>
                              <a:path w="580" h="810">
                                <a:moveTo>
                                  <a:pt x="559" y="0"/>
                                </a:moveTo>
                                <a:lnTo>
                                  <a:pt x="453" y="0"/>
                                </a:lnTo>
                                <a:lnTo>
                                  <a:pt x="448" y="4"/>
                                </a:lnTo>
                                <a:lnTo>
                                  <a:pt x="441" y="12"/>
                                </a:lnTo>
                                <a:lnTo>
                                  <a:pt x="90" y="390"/>
                                </a:lnTo>
                                <a:lnTo>
                                  <a:pt x="90" y="5"/>
                                </a:lnTo>
                                <a:lnTo>
                                  <a:pt x="85" y="0"/>
                                </a:lnTo>
                                <a:lnTo>
                                  <a:pt x="5" y="0"/>
                                </a:lnTo>
                                <a:lnTo>
                                  <a:pt x="0" y="5"/>
                                </a:lnTo>
                                <a:lnTo>
                                  <a:pt x="0" y="804"/>
                                </a:lnTo>
                                <a:lnTo>
                                  <a:pt x="5" y="809"/>
                                </a:lnTo>
                                <a:lnTo>
                                  <a:pt x="85" y="809"/>
                                </a:lnTo>
                                <a:lnTo>
                                  <a:pt x="90" y="804"/>
                                </a:lnTo>
                                <a:lnTo>
                                  <a:pt x="90" y="511"/>
                                </a:lnTo>
                                <a:lnTo>
                                  <a:pt x="173" y="425"/>
                                </a:lnTo>
                                <a:lnTo>
                                  <a:pt x="465" y="799"/>
                                </a:lnTo>
                                <a:lnTo>
                                  <a:pt x="472" y="807"/>
                                </a:lnTo>
                                <a:lnTo>
                                  <a:pt x="476" y="809"/>
                                </a:lnTo>
                                <a:lnTo>
                                  <a:pt x="580" y="809"/>
                                </a:lnTo>
                                <a:lnTo>
                                  <a:pt x="580" y="799"/>
                                </a:lnTo>
                                <a:lnTo>
                                  <a:pt x="234" y="356"/>
                                </a:lnTo>
                                <a:lnTo>
                                  <a:pt x="562" y="9"/>
                                </a:lnTo>
                                <a:lnTo>
                                  <a:pt x="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8" style="position:absolute;margin-left:0pt;margin-top:-23pt;width:16.45pt;height:22.95pt" coordorigin="0,-460" coordsize="329,459"/>
            </w:pict>
          </mc:Fallback>
        </mc:AlternateContent>
      </w:r>
      <w:r>
        <w:rPr>
          <w:rFonts w:ascii="Times New Roman" w:hAnsi="Times New Roman"/>
          <w:spacing w:val="12"/>
          <w:position w:val="2"/>
        </w:rPr>
        <w:t xml:space="preserve"> </w:t>
      </w:r>
      <w:r>
        <w:rPr>
          <w:rFonts w:ascii="Times New Roman" w:hAnsi="Times New Roman"/>
          <w:spacing w:val="12"/>
          <w:position w:val="2"/>
        </w:rPr>
        <mc:AlternateContent>
          <mc:Choice Requires="wpg">
            <w:drawing>
              <wp:inline distT="0" distB="0" distL="0" distR="0">
                <wp:extent cx="482600" cy="295275"/>
                <wp:effectExtent l="114300" t="0" r="114300" b="0"/>
                <wp:docPr id="249" name="Фигура15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760" cy="295200"/>
                          <a:chOff x="0" y="0"/>
                          <a:chExt cx="482760" cy="295200"/>
                        </a:xfrm>
                      </wpg:grpSpPr>
                      <pic:pic xmlns:pic="http://schemas.openxmlformats.org/drawingml/2006/picture">
                        <pic:nvPicPr>
                          <pic:cNvPr id="76" name="" descr=""/>
                          <pic:cNvPicPr/>
                        </pic:nvPicPr>
                        <pic:blipFill>
                          <a:blip r:embed="rId244"/>
                          <a:stretch/>
                        </pic:blipFill>
                        <pic:spPr>
                          <a:xfrm>
                            <a:off x="259560" y="1800"/>
                            <a:ext cx="222840" cy="13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219600" cy="295200"/>
                          </a:xfrm>
                          <a:custGeom>
                            <a:avLst/>
                            <a:gdLst>
                              <a:gd name="textAreaLeft" fmla="*/ 0 w 124560"/>
                              <a:gd name="textAreaRight" fmla="*/ 124920 w 124560"/>
                              <a:gd name="textAreaTop" fmla="*/ 0 h 167400"/>
                              <a:gd name="textAreaBottom" fmla="*/ 167760 h 167400"/>
                            </a:gdLst>
                            <a:ahLst/>
                            <a:rect l="textAreaLeft" t="textAreaTop" r="textAreaRight" b="textAreaBottom"/>
                            <a:pathLst>
                              <a:path w="612" h="820">
                                <a:moveTo>
                                  <a:pt x="305" y="0"/>
                                </a:moveTo>
                                <a:lnTo>
                                  <a:pt x="242" y="7"/>
                                </a:lnTo>
                                <a:lnTo>
                                  <a:pt x="185" y="25"/>
                                </a:lnTo>
                                <a:lnTo>
                                  <a:pt x="136" y="53"/>
                                </a:lnTo>
                                <a:lnTo>
                                  <a:pt x="95" y="90"/>
                                </a:lnTo>
                                <a:lnTo>
                                  <a:pt x="53" y="145"/>
                                </a:lnTo>
                                <a:lnTo>
                                  <a:pt x="23" y="208"/>
                                </a:lnTo>
                                <a:lnTo>
                                  <a:pt x="5" y="279"/>
                                </a:lnTo>
                                <a:lnTo>
                                  <a:pt x="0" y="349"/>
                                </a:lnTo>
                                <a:lnTo>
                                  <a:pt x="0" y="817"/>
                                </a:lnTo>
                                <a:lnTo>
                                  <a:pt x="5" y="820"/>
                                </a:lnTo>
                                <a:lnTo>
                                  <a:pt x="85" y="820"/>
                                </a:lnTo>
                                <a:lnTo>
                                  <a:pt x="90" y="817"/>
                                </a:lnTo>
                                <a:lnTo>
                                  <a:pt x="90" y="538"/>
                                </a:lnTo>
                                <a:lnTo>
                                  <a:pt x="612" y="538"/>
                                </a:lnTo>
                                <a:lnTo>
                                  <a:pt x="612" y="455"/>
                                </a:lnTo>
                                <a:lnTo>
                                  <a:pt x="90" y="455"/>
                                </a:lnTo>
                                <a:lnTo>
                                  <a:pt x="90" y="349"/>
                                </a:lnTo>
                                <a:lnTo>
                                  <a:pt x="93" y="296"/>
                                </a:lnTo>
                                <a:lnTo>
                                  <a:pt x="106" y="245"/>
                                </a:lnTo>
                                <a:lnTo>
                                  <a:pt x="125" y="198"/>
                                </a:lnTo>
                                <a:lnTo>
                                  <a:pt x="150" y="159"/>
                                </a:lnTo>
                                <a:lnTo>
                                  <a:pt x="182" y="129"/>
                                </a:lnTo>
                                <a:lnTo>
                                  <a:pt x="219" y="108"/>
                                </a:lnTo>
                                <a:lnTo>
                                  <a:pt x="259" y="93"/>
                                </a:lnTo>
                                <a:lnTo>
                                  <a:pt x="305" y="88"/>
                                </a:lnTo>
                                <a:lnTo>
                                  <a:pt x="515" y="88"/>
                                </a:lnTo>
                                <a:lnTo>
                                  <a:pt x="476" y="53"/>
                                </a:lnTo>
                                <a:lnTo>
                                  <a:pt x="427" y="25"/>
                                </a:lnTo>
                                <a:lnTo>
                                  <a:pt x="370" y="7"/>
                                </a:lnTo>
                                <a:lnTo>
                                  <a:pt x="305" y="0"/>
                                </a:lnTo>
                                <a:moveTo>
                                  <a:pt x="612" y="538"/>
                                </a:moveTo>
                                <a:lnTo>
                                  <a:pt x="522" y="538"/>
                                </a:lnTo>
                                <a:lnTo>
                                  <a:pt x="522" y="817"/>
                                </a:lnTo>
                                <a:lnTo>
                                  <a:pt x="527" y="820"/>
                                </a:lnTo>
                                <a:lnTo>
                                  <a:pt x="607" y="820"/>
                                </a:lnTo>
                                <a:lnTo>
                                  <a:pt x="612" y="817"/>
                                </a:lnTo>
                                <a:lnTo>
                                  <a:pt x="612" y="538"/>
                                </a:lnTo>
                                <a:moveTo>
                                  <a:pt x="515" y="88"/>
                                </a:moveTo>
                                <a:lnTo>
                                  <a:pt x="305" y="88"/>
                                </a:lnTo>
                                <a:lnTo>
                                  <a:pt x="353" y="93"/>
                                </a:lnTo>
                                <a:lnTo>
                                  <a:pt x="393" y="108"/>
                                </a:lnTo>
                                <a:lnTo>
                                  <a:pt x="430" y="129"/>
                                </a:lnTo>
                                <a:lnTo>
                                  <a:pt x="460" y="159"/>
                                </a:lnTo>
                                <a:lnTo>
                                  <a:pt x="487" y="198"/>
                                </a:lnTo>
                                <a:lnTo>
                                  <a:pt x="506" y="245"/>
                                </a:lnTo>
                                <a:lnTo>
                                  <a:pt x="517" y="296"/>
                                </a:lnTo>
                                <a:lnTo>
                                  <a:pt x="522" y="349"/>
                                </a:lnTo>
                                <a:lnTo>
                                  <a:pt x="522" y="455"/>
                                </a:lnTo>
                                <a:lnTo>
                                  <a:pt x="612" y="455"/>
                                </a:lnTo>
                                <a:lnTo>
                                  <a:pt x="612" y="349"/>
                                </a:lnTo>
                                <a:lnTo>
                                  <a:pt x="605" y="279"/>
                                </a:lnTo>
                                <a:lnTo>
                                  <a:pt x="589" y="208"/>
                                </a:lnTo>
                                <a:lnTo>
                                  <a:pt x="559" y="145"/>
                                </a:lnTo>
                                <a:lnTo>
                                  <a:pt x="517" y="90"/>
                                </a:lnTo>
                                <a:lnTo>
                                  <a:pt x="515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797a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59" style="position:absolute;margin-left:0pt;margin-top:-23.3pt;width:38pt;height:23.25pt" coordorigin="0,-466" coordsize="760,465">
                <v:shape id="shape_0" stroked="f" o:allowincell="f" style="position:absolute;left:409;top:-463;width:350;height:208;mso-wrap-style:none;v-text-anchor:middle;mso-position-vertical:top" type="_x0000_t75">
                  <v:imagedata r:id="rId245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Style18"/>
        <w:rPr/>
      </w:pPr>
      <w:r>
        <w:rPr/>
      </w:r>
    </w:p>
    <w:p>
      <w:pPr>
        <w:pStyle w:val="Style18"/>
        <w:spacing w:before="6" w:after="0"/>
        <w:rPr>
          <w:sz w:val="19"/>
        </w:rPr>
      </w:pPr>
      <w:r>
        <w:rPr>
          <w:sz w:val="19"/>
        </w:rPr>
      </w:r>
    </w:p>
    <w:p>
      <w:pPr>
        <w:pStyle w:val="Normal"/>
        <w:spacing w:lineRule="auto" w:line="216"/>
        <w:ind w:left="102" w:right="532" w:hanging="0"/>
        <w:rPr>
          <w:i/>
          <w:i/>
          <w:sz w:val="20"/>
        </w:rPr>
      </w:pPr>
      <w:r>
        <w:rPr>
          <w:sz w:val="20"/>
        </w:rPr>
        <w:t>Pod</w:t>
      </w:r>
      <w:r>
        <w:rPr>
          <w:spacing w:val="-4"/>
          <w:sz w:val="20"/>
        </w:rPr>
        <w:t xml:space="preserve"> </w:t>
      </w:r>
      <w:r>
        <w:rPr>
          <w:sz w:val="20"/>
        </w:rPr>
        <w:t>punom</w:t>
      </w:r>
      <w:r>
        <w:rPr>
          <w:spacing w:val="-5"/>
          <w:sz w:val="20"/>
        </w:rPr>
        <w:t xml:space="preserve"> </w:t>
      </w:r>
      <w:r>
        <w:rPr>
          <w:sz w:val="20"/>
        </w:rPr>
        <w:t>materijalnom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krivičnom</w:t>
      </w:r>
      <w:r>
        <w:rPr>
          <w:spacing w:val="-4"/>
          <w:sz w:val="20"/>
        </w:rPr>
        <w:t xml:space="preserve"> </w:t>
      </w:r>
      <w:r>
        <w:rPr>
          <w:sz w:val="20"/>
        </w:rPr>
        <w:t>odgovornošću,</w:t>
      </w:r>
      <w:r>
        <w:rPr>
          <w:spacing w:val="-4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potvrđujem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5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sadržani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5"/>
          <w:sz w:val="20"/>
        </w:rPr>
        <w:t xml:space="preserve"> </w:t>
      </w:r>
      <w:r>
        <w:rPr>
          <w:sz w:val="20"/>
        </w:rPr>
        <w:t>ovoj</w:t>
      </w:r>
      <w:r>
        <w:rPr>
          <w:spacing w:val="-4"/>
          <w:sz w:val="20"/>
        </w:rPr>
        <w:t xml:space="preserve"> </w:t>
      </w:r>
      <w:r>
        <w:rPr>
          <w:sz w:val="20"/>
        </w:rPr>
        <w:t>izjavi</w:t>
      </w:r>
      <w:r>
        <w:rPr>
          <w:spacing w:val="-5"/>
          <w:sz w:val="20"/>
        </w:rPr>
        <w:t xml:space="preserve"> </w:t>
      </w:r>
      <w:r>
        <w:rPr>
          <w:sz w:val="20"/>
        </w:rPr>
        <w:t>istiniti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1"/>
          <w:sz w:val="20"/>
        </w:rPr>
        <w:t xml:space="preserve"> </w:t>
      </w:r>
      <w:r>
        <w:rPr>
          <w:sz w:val="20"/>
        </w:rPr>
        <w:t>tačni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under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penalty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perjury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contained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this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true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correct</w:t>
      </w:r>
    </w:p>
    <w:p>
      <w:pPr>
        <w:pStyle w:val="Normal"/>
        <w:tabs>
          <w:tab w:val="clear" w:pos="720"/>
          <w:tab w:val="left" w:pos="8639" w:leader="none"/>
        </w:tabs>
        <w:spacing w:before="142" w:after="0"/>
        <w:ind w:left="102" w:hanging="0"/>
        <w:rPr>
          <w:sz w:val="20"/>
        </w:rPr>
      </w:pPr>
      <w:r>
        <w:rPr>
          <w:sz w:val="20"/>
        </w:rPr>
        <w:t>Ime</w:t>
      </w:r>
      <w:r>
        <w:rPr>
          <w:spacing w:val="-2"/>
          <w:sz w:val="20"/>
        </w:rPr>
        <w:t xml:space="preserve"> </w:t>
      </w:r>
      <w:r>
        <w:rPr>
          <w:sz w:val="20"/>
        </w:rPr>
        <w:t>klijenta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Client's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name</w:t>
      </w:r>
      <w:r>
        <w:rPr>
          <w:color w:val="1F4E79"/>
          <w:sz w:val="20"/>
        </w:rPr>
        <w:t>:</w:t>
      </w:r>
      <w:r>
        <w:rPr>
          <w:color w:val="1F4E79"/>
          <w:sz w:val="20"/>
          <w:u w:val="single" w:color="000000"/>
        </w:rPr>
        <w:t xml:space="preserve"> </w:t>
        <w:tab/>
      </w:r>
    </w:p>
    <w:p>
      <w:pPr>
        <w:pStyle w:val="Normal"/>
        <w:tabs>
          <w:tab w:val="clear" w:pos="720"/>
          <w:tab w:val="left" w:pos="8700" w:leader="none"/>
        </w:tabs>
        <w:spacing w:before="136" w:after="0"/>
        <w:ind w:left="102" w:hanging="0"/>
        <w:rPr>
          <w:i/>
          <w:i/>
          <w:sz w:val="20"/>
        </w:rPr>
      </w:pPr>
      <w:r>
        <w:rPr>
          <w:sz w:val="20"/>
        </w:rPr>
        <w:t>Adresa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Address: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05" w:leader="none"/>
        </w:tabs>
        <w:spacing w:before="136" w:after="0"/>
        <w:ind w:left="1204" w:hanging="289"/>
        <w:rPr>
          <w:i/>
          <w:i/>
          <w:color w:val="1F4E79"/>
          <w:sz w:val="20"/>
        </w:rPr>
      </w:pPr>
      <w:r>
        <w:rPr>
          <w:sz w:val="20"/>
        </w:rPr>
        <w:t>Izjava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5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sz w:val="20"/>
        </w:rPr>
        <w:t>(fizička</w:t>
      </w:r>
      <w:r>
        <w:rPr>
          <w:spacing w:val="-6"/>
          <w:sz w:val="20"/>
        </w:rPr>
        <w:t xml:space="preserve"> </w:t>
      </w:r>
      <w:r>
        <w:rPr>
          <w:sz w:val="20"/>
        </w:rPr>
        <w:t>lica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natural</w:t>
      </w:r>
      <w:r>
        <w:rPr>
          <w:i/>
          <w:color w:val="929497"/>
          <w:spacing w:val="-6"/>
          <w:sz w:val="20"/>
        </w:rPr>
        <w:t xml:space="preserve"> </w:t>
      </w:r>
      <w:r>
        <w:rPr>
          <w:i/>
          <w:color w:val="929497"/>
          <w:sz w:val="20"/>
        </w:rPr>
        <w:t>persons)</w:t>
      </w:r>
    </w:p>
    <w:p>
      <w:pPr>
        <w:pStyle w:val="Normal"/>
        <w:spacing w:lineRule="auto" w:line="216" w:before="154" w:after="0"/>
        <w:ind w:left="102" w:hanging="0"/>
        <w:rPr>
          <w:i/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 xml:space="preserve"> </w:t>
      </w:r>
      <w:r>
        <w:rPr>
          <w:sz w:val="20"/>
        </w:rPr>
        <w:t>inostranstvu,</w:t>
      </w:r>
      <w:r>
        <w:rPr>
          <w:spacing w:val="-5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that</w:t>
      </w:r>
    </w:p>
    <w:p>
      <w:pPr>
        <w:pStyle w:val="Normal"/>
        <w:spacing w:lineRule="exact" w:line="232" w:before="142" w:after="0"/>
        <w:ind w:left="933" w:hanging="0"/>
        <w:rPr>
          <w:i/>
          <w:i/>
          <w:sz w:val="20"/>
        </w:rPr>
      </w:pP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sam</w:t>
      </w:r>
      <w:r>
        <w:rPr>
          <w:spacing w:val="-3"/>
          <w:sz w:val="20"/>
        </w:rPr>
        <w:t xml:space="preserve"> </w:t>
      </w:r>
      <w:r>
        <w:rPr>
          <w:sz w:val="20"/>
        </w:rPr>
        <w:t>državljanin</w:t>
      </w:r>
      <w:r>
        <w:rPr>
          <w:spacing w:val="-3"/>
          <w:sz w:val="20"/>
        </w:rPr>
        <w:t xml:space="preserve"> </w:t>
      </w:r>
      <w:r>
        <w:rPr>
          <w:sz w:val="20"/>
        </w:rPr>
        <w:t>SAD-a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citizen</w:t>
      </w:r>
    </w:p>
    <w:p>
      <w:pPr>
        <w:pStyle w:val="Normal"/>
        <w:spacing w:lineRule="exact" w:line="220"/>
        <w:ind w:left="933" w:hanging="0"/>
        <w:rPr>
          <w:i/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 xml:space="preserve"> </w:t>
      </w:r>
      <w:r>
        <w:rPr>
          <w:sz w:val="20"/>
        </w:rPr>
        <w:t>američki</w:t>
      </w:r>
      <w:r>
        <w:rPr>
          <w:spacing w:val="-2"/>
          <w:sz w:val="20"/>
        </w:rPr>
        <w:t xml:space="preserve"> </w:t>
      </w:r>
      <w:r>
        <w:rPr>
          <w:sz w:val="20"/>
        </w:rPr>
        <w:t>PIB</w:t>
      </w:r>
      <w:r>
        <w:rPr>
          <w:spacing w:val="-1"/>
          <w:sz w:val="20"/>
        </w:rPr>
        <w:t xml:space="preserve"> </w:t>
      </w:r>
      <w:r>
        <w:rPr>
          <w:sz w:val="20"/>
        </w:rPr>
        <w:t>(SSN)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(SSN)</w:t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Imam</w:t>
      </w:r>
      <w:r>
        <w:rPr>
          <w:spacing w:val="-2"/>
          <w:sz w:val="20"/>
        </w:rPr>
        <w:t xml:space="preserve"> </w:t>
      </w:r>
      <w:r>
        <w:rPr>
          <w:sz w:val="20"/>
        </w:rPr>
        <w:t>boravište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Style18"/>
        <w:spacing w:before="1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ind w:left="1386" w:hanging="0"/>
        <w:rPr>
          <w:i/>
          <w:i/>
          <w:sz w:val="20"/>
        </w:rPr>
      </w:pPr>
      <w:r>
        <w:rPr>
          <w:sz w:val="20"/>
        </w:rPr>
        <w:t>Ili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or</w:t>
      </w:r>
    </w:p>
    <w:p>
      <w:pPr>
        <w:pStyle w:val="Style18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Nisam</w:t>
      </w:r>
      <w:r>
        <w:rPr>
          <w:spacing w:val="-2"/>
          <w:sz w:val="20"/>
        </w:rPr>
        <w:t xml:space="preserve"> </w:t>
      </w:r>
      <w:r>
        <w:rPr>
          <w:sz w:val="20"/>
        </w:rPr>
        <w:t>državljanin</w:t>
      </w:r>
      <w:r>
        <w:rPr>
          <w:spacing w:val="-3"/>
          <w:sz w:val="20"/>
        </w:rPr>
        <w:t xml:space="preserve"> </w:t>
      </w:r>
      <w:r>
        <w:rPr>
          <w:sz w:val="20"/>
        </w:rPr>
        <w:t>SAD-a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am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citizen</w:t>
      </w:r>
    </w:p>
    <w:p>
      <w:pPr>
        <w:pStyle w:val="Normal"/>
        <w:spacing w:lineRule="exact" w:line="220"/>
        <w:ind w:left="933" w:hanging="0"/>
        <w:rPr>
          <w:i/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 xml:space="preserve"> </w:t>
      </w:r>
      <w:r>
        <w:rPr>
          <w:sz w:val="20"/>
        </w:rPr>
        <w:t>američki</w:t>
      </w:r>
      <w:r>
        <w:rPr>
          <w:spacing w:val="-2"/>
          <w:sz w:val="20"/>
        </w:rPr>
        <w:t xml:space="preserve"> </w:t>
      </w:r>
      <w:r>
        <w:rPr>
          <w:sz w:val="20"/>
        </w:rPr>
        <w:t>PIB</w:t>
      </w:r>
      <w:r>
        <w:rPr>
          <w:spacing w:val="-2"/>
          <w:sz w:val="20"/>
        </w:rPr>
        <w:t xml:space="preserve"> </w:t>
      </w:r>
      <w:r>
        <w:rPr>
          <w:sz w:val="20"/>
        </w:rPr>
        <w:t>(SSN)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(SSN)</w:t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Nemam</w:t>
      </w:r>
      <w:r>
        <w:rPr>
          <w:spacing w:val="-2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do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have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residence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Style18"/>
        <w:spacing w:before="3" w:after="0"/>
        <w:rPr>
          <w:i/>
          <w:i/>
          <w:sz w:val="24"/>
        </w:rPr>
      </w:pPr>
      <w:r>
        <w:rPr>
          <w:i/>
          <w:sz w:val="24"/>
        </w:rPr>
      </w:r>
    </w:p>
    <w:p>
      <w:pPr>
        <w:pStyle w:val="Normal"/>
        <w:tabs>
          <w:tab w:val="clear" w:pos="720"/>
          <w:tab w:val="left" w:pos="4213" w:leader="none"/>
          <w:tab w:val="left" w:pos="4665" w:leader="none"/>
          <w:tab w:val="left" w:pos="9195" w:leader="none"/>
        </w:tabs>
        <w:spacing w:before="60" w:after="0"/>
        <w:ind w:left="933" w:hanging="0"/>
        <w:rPr>
          <w:i/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 xml:space="preserve"> </w:t>
      </w:r>
      <w:r>
        <w:rPr>
          <w:color w:val="1F4E79"/>
          <w:sz w:val="20"/>
        </w:rPr>
        <w:t>/</w:t>
      </w:r>
      <w:r>
        <w:rPr>
          <w:color w:val="1F4E79"/>
          <w:spacing w:val="-3"/>
          <w:sz w:val="20"/>
        </w:rPr>
        <w:t xml:space="preserve"> </w:t>
      </w:r>
      <w:r>
        <w:rPr>
          <w:i/>
          <w:color w:val="929497"/>
          <w:sz w:val="20"/>
        </w:rPr>
        <w:t xml:space="preserve">Signature 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Style18"/>
        <w:spacing w:before="2" w:after="0"/>
        <w:rPr>
          <w:i/>
          <w:i/>
          <w:sz w:val="11"/>
        </w:rPr>
      </w:pPr>
      <w:r>
        <w:rPr>
          <w:i/>
          <w:sz w:val="11"/>
        </w:rPr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1266" w:leader="none"/>
        </w:tabs>
        <w:spacing w:before="60" w:after="0"/>
        <w:ind w:left="1265" w:hanging="333"/>
        <w:rPr>
          <w:i/>
          <w:i/>
          <w:sz w:val="20"/>
        </w:rPr>
      </w:pPr>
      <w:r>
        <w:rPr>
          <w:sz w:val="20"/>
        </w:rPr>
        <w:t>Izjava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4"/>
          <w:sz w:val="20"/>
        </w:rPr>
        <w:t xml:space="preserve"> </w:t>
      </w:r>
      <w:r>
        <w:rPr>
          <w:i/>
          <w:color w:val="929497"/>
          <w:sz w:val="20"/>
        </w:rPr>
        <w:t>Declaration</w:t>
      </w:r>
      <w:r>
        <w:rPr>
          <w:i/>
          <w:color w:val="929497"/>
          <w:spacing w:val="-3"/>
          <w:sz w:val="20"/>
        </w:rPr>
        <w:t xml:space="preserve"> </w:t>
      </w:r>
      <w:r>
        <w:rPr>
          <w:sz w:val="20"/>
        </w:rPr>
        <w:t>(pravna</w:t>
      </w:r>
      <w:r>
        <w:rPr>
          <w:spacing w:val="-4"/>
          <w:sz w:val="20"/>
        </w:rPr>
        <w:t xml:space="preserve"> </w:t>
      </w:r>
      <w:r>
        <w:rPr>
          <w:sz w:val="20"/>
        </w:rPr>
        <w:t>lica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legal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entities)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Normal"/>
        <w:spacing w:lineRule="auto" w:line="216" w:before="131" w:after="0"/>
        <w:ind w:left="102" w:hanging="0"/>
        <w:rPr>
          <w:i/>
          <w:i/>
          <w:sz w:val="20"/>
        </w:rPr>
      </w:pPr>
      <w:r>
        <w:rPr>
          <w:sz w:val="20"/>
        </w:rPr>
        <w:t>U skladu sa obavezom poštovanja odredbi „FATCA“ propisa, tj. Zakona o izvršenju poreskih obaveza u pogledu računa u</w:t>
      </w:r>
      <w:r>
        <w:rPr>
          <w:spacing w:val="1"/>
          <w:sz w:val="20"/>
        </w:rPr>
        <w:t xml:space="preserve"> </w:t>
      </w:r>
      <w:r>
        <w:rPr>
          <w:sz w:val="20"/>
        </w:rPr>
        <w:t>inostranstvu,</w:t>
      </w:r>
      <w:r>
        <w:rPr>
          <w:spacing w:val="-5"/>
          <w:sz w:val="20"/>
        </w:rPr>
        <w:t xml:space="preserve"> </w:t>
      </w:r>
      <w:r>
        <w:rPr>
          <w:sz w:val="20"/>
        </w:rPr>
        <w:t>izjavljujem: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accordance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with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obligation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observe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provisions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FATCA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regulation,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i.e.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Law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on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Execution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Tax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Obligations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Regarding Accounts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Abroad, I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hereby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that</w:t>
      </w:r>
    </w:p>
    <w:p>
      <w:pPr>
        <w:pStyle w:val="Normal"/>
        <w:spacing w:lineRule="exact" w:line="232" w:before="141" w:after="0"/>
        <w:ind w:left="933" w:hanging="0"/>
        <w:rPr>
          <w:i/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My company</w:t>
      </w:r>
    </w:p>
    <w:p>
      <w:pPr>
        <w:pStyle w:val="Normal"/>
        <w:spacing w:lineRule="exact" w:line="220"/>
        <w:ind w:left="933" w:hanging="0"/>
        <w:rPr>
          <w:i/>
          <w:i/>
          <w:sz w:val="20"/>
        </w:rPr>
      </w:pP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osnovana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establishes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PIB</w:t>
      </w:r>
      <w:r>
        <w:rPr>
          <w:spacing w:val="-1"/>
          <w:sz w:val="20"/>
        </w:rPr>
        <w:t xml:space="preserve"> </w:t>
      </w:r>
      <w:r>
        <w:rPr>
          <w:sz w:val="20"/>
        </w:rPr>
        <w:t>kompanije</w:t>
      </w:r>
      <w:r>
        <w:rPr>
          <w:spacing w:val="-1"/>
          <w:sz w:val="20"/>
        </w:rPr>
        <w:t xml:space="preserve"> </w:t>
      </w:r>
      <w:r>
        <w:rPr>
          <w:sz w:val="20"/>
        </w:rPr>
        <w:t>je: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TIN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company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is:</w:t>
      </w:r>
    </w:p>
    <w:p>
      <w:pPr>
        <w:pStyle w:val="Style18"/>
        <w:spacing w:before="1" w:after="0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Moja kompanija /</w:t>
      </w:r>
      <w:r>
        <w:rPr>
          <w:spacing w:val="-2"/>
          <w:sz w:val="20"/>
        </w:rPr>
        <w:t xml:space="preserve"> </w:t>
      </w:r>
      <w:r>
        <w:rPr>
          <w:i/>
          <w:color w:val="929497"/>
          <w:sz w:val="20"/>
        </w:rPr>
        <w:t>My company</w:t>
      </w:r>
    </w:p>
    <w:p>
      <w:pPr>
        <w:pStyle w:val="Normal"/>
        <w:spacing w:lineRule="exact" w:line="232"/>
        <w:ind w:left="933" w:hanging="0"/>
        <w:rPr>
          <w:i/>
          <w:i/>
          <w:sz w:val="20"/>
        </w:rPr>
      </w:pPr>
      <w:r>
        <w:rPr>
          <w:sz w:val="20"/>
        </w:rPr>
        <w:t>Nije</w:t>
      </w:r>
      <w:r>
        <w:rPr>
          <w:spacing w:val="-2"/>
          <w:sz w:val="20"/>
        </w:rPr>
        <w:t xml:space="preserve"> </w:t>
      </w:r>
      <w:r>
        <w:rPr>
          <w:sz w:val="20"/>
        </w:rPr>
        <w:t>osnovana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/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USA</w:t>
      </w:r>
    </w:p>
    <w:p>
      <w:pPr>
        <w:pStyle w:val="Style18"/>
        <w:rPr>
          <w:i/>
          <w:i/>
          <w:sz w:val="16"/>
        </w:rPr>
      </w:pPr>
      <w:r>
        <w:rPr>
          <w:i/>
          <w:sz w:val="16"/>
        </w:rPr>
      </w:r>
    </w:p>
    <w:p>
      <w:pPr>
        <w:pStyle w:val="Normal"/>
        <w:ind w:left="102" w:hanging="0"/>
        <w:rPr>
          <w:i/>
          <w:i/>
          <w:sz w:val="20"/>
        </w:rPr>
      </w:pPr>
      <w:r>
        <w:rPr>
          <w:sz w:val="20"/>
        </w:rPr>
        <w:t>Stvarni</w:t>
      </w:r>
      <w:r>
        <w:rPr>
          <w:spacing w:val="-4"/>
          <w:sz w:val="20"/>
        </w:rPr>
        <w:t xml:space="preserve"> </w:t>
      </w:r>
      <w:r>
        <w:rPr>
          <w:sz w:val="20"/>
        </w:rPr>
        <w:t>vlasnik(ci)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(su):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>Beneﬁcial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owner(s)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is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(are):</w:t>
      </w:r>
    </w:p>
    <w:p>
      <w:pPr>
        <w:pStyle w:val="Normal"/>
        <w:tabs>
          <w:tab w:val="clear" w:pos="720"/>
          <w:tab w:val="left" w:pos="5282" w:leader="none"/>
        </w:tabs>
        <w:spacing w:lineRule="auto" w:line="216" w:before="155" w:after="0"/>
        <w:ind w:left="102" w:right="1144" w:hanging="0"/>
        <w:rPr>
          <w:i/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tabs>
          <w:tab w:val="clear" w:pos="720"/>
          <w:tab w:val="left" w:pos="5282" w:leader="none"/>
        </w:tabs>
        <w:spacing w:lineRule="auto" w:line="216" w:before="161" w:after="0"/>
        <w:ind w:left="102" w:right="1144" w:hanging="0"/>
        <w:rPr>
          <w:i/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tabs>
          <w:tab w:val="clear" w:pos="720"/>
          <w:tab w:val="left" w:pos="5281" w:leader="none"/>
        </w:tabs>
        <w:spacing w:lineRule="auto" w:line="216" w:before="160" w:after="0"/>
        <w:ind w:left="102" w:right="1142" w:hanging="0"/>
        <w:rPr>
          <w:i/>
          <w:i/>
          <w:sz w:val="20"/>
        </w:rPr>
      </w:pPr>
      <w:r>
        <w:rPr>
          <w:rFonts w:ascii="Times New Roman" w:hAnsi="Times New Roman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1"/>
          <w:sz w:val="20"/>
        </w:rPr>
        <w:t xml:space="preserve"> </w:t>
      </w:r>
      <w:r>
        <w:rPr>
          <w:sz w:val="20"/>
        </w:rPr>
        <w:t>SAD-u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tabs>
          <w:tab w:val="clear" w:pos="720"/>
          <w:tab w:val="left" w:pos="5281" w:leader="none"/>
        </w:tabs>
        <w:spacing w:lineRule="auto" w:line="216" w:before="161" w:after="0"/>
        <w:ind w:left="102" w:right="1145" w:hanging="0"/>
        <w:rPr>
          <w:i/>
          <w:i/>
          <w:sz w:val="20"/>
        </w:rPr>
      </w:pP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koji je/nije državljanin SAD-a, ima američki PIB, ima</w:t>
      </w:r>
      <w:r>
        <w:rPr>
          <w:spacing w:val="-43"/>
          <w:sz w:val="20"/>
        </w:rPr>
        <w:t xml:space="preserve"> </w:t>
      </w:r>
      <w:r>
        <w:rPr>
          <w:sz w:val="20"/>
        </w:rPr>
        <w:t>boravište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SAD-u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who is/is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not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USA citizen,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American TIN,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residence in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the USA</w:t>
      </w:r>
    </w:p>
    <w:p>
      <w:pPr>
        <w:pStyle w:val="Normal"/>
        <w:spacing w:lineRule="auto" w:line="216" w:before="160" w:after="0"/>
        <w:ind w:left="102" w:right="532" w:hanging="0"/>
        <w:rPr>
          <w:i/>
          <w:i/>
          <w:sz w:val="20"/>
        </w:rPr>
      </w:pPr>
      <w:r>
        <w:rPr>
          <w:sz w:val="20"/>
        </w:rPr>
        <w:t xml:space="preserve">Popuniti u slučaju kada je kompanija osnovana u SAD-u i kada priloži na uvid američke indicije / </w:t>
      </w:r>
      <w:r>
        <w:rPr>
          <w:i/>
          <w:color w:val="929497"/>
          <w:sz w:val="20"/>
        </w:rPr>
        <w:t>To be completed in the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case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company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has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been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established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USA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when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American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indications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are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submitted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for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inspection</w:t>
      </w:r>
    </w:p>
    <w:p>
      <w:pPr>
        <w:pStyle w:val="Normal"/>
        <w:spacing w:lineRule="exact" w:line="232" w:before="142" w:after="0"/>
        <w:ind w:left="102" w:hanging="0"/>
        <w:rPr>
          <w:i/>
          <w:i/>
          <w:sz w:val="20"/>
        </w:rPr>
      </w:pPr>
      <w:r>
        <w:rPr>
          <w:sz w:val="20"/>
        </w:rPr>
        <w:t>Prema</w:t>
      </w:r>
      <w:r>
        <w:rPr>
          <w:spacing w:val="-3"/>
          <w:sz w:val="20"/>
        </w:rPr>
        <w:t xml:space="preserve"> </w:t>
      </w:r>
      <w:r>
        <w:rPr>
          <w:sz w:val="20"/>
        </w:rPr>
        <w:t>najboljem</w:t>
      </w:r>
      <w:r>
        <w:rPr>
          <w:spacing w:val="-4"/>
          <w:sz w:val="20"/>
        </w:rPr>
        <w:t xml:space="preserve"> </w:t>
      </w:r>
      <w:r>
        <w:rPr>
          <w:sz w:val="20"/>
        </w:rPr>
        <w:t>saznanju,</w:t>
      </w:r>
      <w:r>
        <w:rPr>
          <w:spacing w:val="-4"/>
          <w:sz w:val="20"/>
        </w:rPr>
        <w:t xml:space="preserve"> </w:t>
      </w:r>
      <w:r>
        <w:rPr>
          <w:sz w:val="20"/>
        </w:rPr>
        <w:t>izjavljujem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neto</w:t>
      </w:r>
      <w:r>
        <w:rPr>
          <w:spacing w:val="-4"/>
          <w:sz w:val="20"/>
        </w:rPr>
        <w:t xml:space="preserve"> </w:t>
      </w:r>
      <w:r>
        <w:rPr>
          <w:sz w:val="20"/>
        </w:rPr>
        <w:t>prihod</w:t>
      </w:r>
      <w:r>
        <w:rPr>
          <w:spacing w:val="-4"/>
          <w:sz w:val="20"/>
        </w:rPr>
        <w:t xml:space="preserve"> </w:t>
      </w:r>
      <w:r>
        <w:rPr>
          <w:sz w:val="20"/>
        </w:rPr>
        <w:t>moje</w:t>
      </w:r>
      <w:r>
        <w:rPr>
          <w:spacing w:val="-3"/>
          <w:sz w:val="20"/>
        </w:rPr>
        <w:t xml:space="preserve"> </w:t>
      </w:r>
      <w:r>
        <w:rPr>
          <w:sz w:val="20"/>
        </w:rPr>
        <w:t>kompanije</w:t>
      </w:r>
      <w:r>
        <w:rPr>
          <w:spacing w:val="-3"/>
          <w:sz w:val="20"/>
        </w:rPr>
        <w:t xml:space="preserve"> </w:t>
      </w:r>
      <w:r>
        <w:rPr>
          <w:sz w:val="20"/>
        </w:rPr>
        <w:t>potiče</w:t>
      </w:r>
      <w:r>
        <w:rPr>
          <w:spacing w:val="-3"/>
          <w:sz w:val="20"/>
        </w:rPr>
        <w:t xml:space="preserve"> </w:t>
      </w:r>
      <w:r>
        <w:rPr>
          <w:sz w:val="20"/>
        </w:rPr>
        <w:t>od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1"/>
          <w:sz w:val="20"/>
        </w:rPr>
        <w:t xml:space="preserve"> </w:t>
      </w:r>
      <w:r>
        <w:rPr>
          <w:i/>
          <w:color w:val="929497"/>
          <w:sz w:val="20"/>
        </w:rPr>
        <w:t>To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the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best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of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my</w:t>
      </w:r>
      <w:r>
        <w:rPr>
          <w:i/>
          <w:color w:val="929497"/>
          <w:spacing w:val="-4"/>
          <w:sz w:val="20"/>
        </w:rPr>
        <w:t xml:space="preserve"> </w:t>
      </w:r>
      <w:r>
        <w:rPr>
          <w:i/>
          <w:color w:val="929497"/>
          <w:sz w:val="20"/>
        </w:rPr>
        <w:t>knowledge,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I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hereby</w:t>
      </w:r>
    </w:p>
    <w:p>
      <w:pPr>
        <w:pStyle w:val="Normal"/>
        <w:tabs>
          <w:tab w:val="clear" w:pos="720"/>
          <w:tab w:val="left" w:pos="9558" w:leader="none"/>
        </w:tabs>
        <w:spacing w:lineRule="exact" w:line="232"/>
        <w:ind w:left="102" w:hanging="0"/>
        <w:rPr>
          <w:i/>
          <w:i/>
          <w:sz w:val="20"/>
        </w:rPr>
      </w:pPr>
      <w:r>
        <w:drawing>
          <wp:anchor behindDoc="0" distT="0" distB="0" distL="0" distR="0" simplePos="0" locked="0" layoutInCell="0" allowOverlap="1" relativeHeight="169">
            <wp:simplePos x="0" y="0"/>
            <wp:positionH relativeFrom="page">
              <wp:posOffset>7113905</wp:posOffset>
            </wp:positionH>
            <wp:positionV relativeFrom="paragraph">
              <wp:posOffset>380365</wp:posOffset>
            </wp:positionV>
            <wp:extent cx="83820" cy="1056005"/>
            <wp:effectExtent l="0" t="0" r="0" b="0"/>
            <wp:wrapNone/>
            <wp:docPr id="250" name="image1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45.png" descr="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929497"/>
          <w:sz w:val="20"/>
        </w:rPr>
        <w:t>declare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that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my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company's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net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comes</w:t>
      </w:r>
      <w:r>
        <w:rPr>
          <w:i/>
          <w:color w:val="929497"/>
          <w:spacing w:val="-3"/>
          <w:sz w:val="20"/>
        </w:rPr>
        <w:t xml:space="preserve"> </w:t>
      </w:r>
      <w:r>
        <w:rPr>
          <w:i/>
          <w:color w:val="929497"/>
          <w:sz w:val="20"/>
        </w:rPr>
        <w:t>from: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p>
      <w:pPr>
        <w:pStyle w:val="Style18"/>
        <w:spacing w:before="3" w:after="0"/>
        <w:rPr>
          <w:i/>
          <w:i/>
          <w:sz w:val="12"/>
        </w:rPr>
      </w:pPr>
      <w:r>
        <w:rPr>
          <w:i/>
          <w:sz w:val="12"/>
        </w:rPr>
        <mc:AlternateContent>
          <mc:Choice Requires="wps">
            <w:drawing>
              <wp:anchor behindDoc="1" distT="0" distB="0" distL="0" distR="0" simplePos="0" locked="0" layoutInCell="0" allowOverlap="1" relativeHeight="150">
                <wp:simplePos x="0" y="0"/>
                <wp:positionH relativeFrom="page">
                  <wp:posOffset>611505</wp:posOffset>
                </wp:positionH>
                <wp:positionV relativeFrom="paragraph">
                  <wp:posOffset>124460</wp:posOffset>
                </wp:positionV>
                <wp:extent cx="6008370" cy="635"/>
                <wp:effectExtent l="4445" t="4445" r="4445" b="4445"/>
                <wp:wrapTopAndBottom/>
                <wp:docPr id="251" name="Фигура1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400" cy="720"/>
                        </a:xfrm>
                        <a:prstGeom prst="line">
                          <a:avLst/>
                        </a:prstGeom>
                        <a:ln w="8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8.15pt,9.8pt" to="521.2pt,9.8pt" ID="Фигура160" stroked="t" o:allowincell="f" style="position:absolute;mso-position-horizontal-relative:page">
                <v:stroke color="black" weight="8280" joinstyle="round" endcap="flat"/>
                <v:fill o:detectmouseclick="t" on="false"/>
                <w10:wrap type="topAndBottom"/>
              </v:line>
            </w:pict>
          </mc:Fallback>
        </mc:AlternateContent>
      </w:r>
    </w:p>
    <w:p>
      <w:pPr>
        <w:pStyle w:val="Normal"/>
        <w:spacing w:lineRule="auto" w:line="216" w:before="143" w:after="0"/>
        <w:ind w:left="871" w:right="1144" w:hanging="46"/>
        <w:rPr>
          <w:i/>
          <w:i/>
          <w:sz w:val="20"/>
        </w:rPr>
      </w:pPr>
      <w:r>
        <w:rPr>
          <w:sz w:val="20"/>
        </w:rPr>
        <w:t>„</w:t>
      </w:r>
      <w:r>
        <w:rPr>
          <w:sz w:val="20"/>
        </w:rPr>
        <w:t>Aktivnih“</w:t>
      </w:r>
      <w:r>
        <w:rPr>
          <w:spacing w:val="-6"/>
          <w:sz w:val="20"/>
        </w:rPr>
        <w:t xml:space="preserve"> </w:t>
      </w:r>
      <w:r>
        <w:rPr>
          <w:sz w:val="20"/>
        </w:rPr>
        <w:t>poslova</w:t>
      </w:r>
      <w:r>
        <w:rPr>
          <w:spacing w:val="-5"/>
          <w:sz w:val="20"/>
        </w:rPr>
        <w:t xml:space="preserve"> </w:t>
      </w:r>
      <w:r>
        <w:rPr>
          <w:sz w:val="20"/>
        </w:rPr>
        <w:t>(manje</w:t>
      </w:r>
      <w:r>
        <w:rPr>
          <w:spacing w:val="-6"/>
          <w:sz w:val="20"/>
        </w:rPr>
        <w:t xml:space="preserve"> </w:t>
      </w:r>
      <w:r>
        <w:rPr>
          <w:sz w:val="20"/>
        </w:rPr>
        <w:t>od</w:t>
      </w:r>
      <w:r>
        <w:rPr>
          <w:spacing w:val="-5"/>
          <w:sz w:val="20"/>
        </w:rPr>
        <w:t xml:space="preserve"> </w:t>
      </w:r>
      <w:r>
        <w:rPr>
          <w:sz w:val="20"/>
        </w:rPr>
        <w:t>50%</w:t>
      </w:r>
      <w:r>
        <w:rPr>
          <w:spacing w:val="-5"/>
          <w:sz w:val="20"/>
        </w:rPr>
        <w:t xml:space="preserve"> </w:t>
      </w:r>
      <w:r>
        <w:rPr>
          <w:sz w:val="20"/>
        </w:rPr>
        <w:t>od</w:t>
      </w:r>
      <w:r>
        <w:rPr>
          <w:spacing w:val="-5"/>
          <w:sz w:val="20"/>
        </w:rPr>
        <w:t xml:space="preserve"> </w:t>
      </w:r>
      <w:r>
        <w:rPr>
          <w:sz w:val="20"/>
        </w:rPr>
        <w:t>kamata,</w:t>
      </w:r>
      <w:r>
        <w:rPr>
          <w:spacing w:val="-5"/>
          <w:sz w:val="20"/>
        </w:rPr>
        <w:t xml:space="preserve"> </w:t>
      </w:r>
      <w:r>
        <w:rPr>
          <w:sz w:val="20"/>
        </w:rPr>
        <w:t>dividendi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sličnog</w:t>
      </w:r>
      <w:r>
        <w:rPr>
          <w:spacing w:val="-6"/>
          <w:sz w:val="20"/>
        </w:rPr>
        <w:t xml:space="preserve"> </w:t>
      </w:r>
      <w:r>
        <w:rPr>
          <w:sz w:val="20"/>
        </w:rPr>
        <w:t>prihoda)</w:t>
      </w:r>
      <w:r>
        <w:rPr>
          <w:spacing w:val="-5"/>
          <w:sz w:val="20"/>
        </w:rPr>
        <w:t xml:space="preserve"> </w:t>
      </w:r>
      <w:r>
        <w:rPr>
          <w:sz w:val="20"/>
        </w:rPr>
        <w:t>/</w:t>
      </w:r>
      <w:r>
        <w:rPr>
          <w:i/>
          <w:color w:val="929497"/>
          <w:sz w:val="20"/>
        </w:rPr>
        <w:t>“Active“</w:t>
      </w:r>
      <w:r>
        <w:rPr>
          <w:i/>
          <w:color w:val="929497"/>
          <w:spacing w:val="-6"/>
          <w:sz w:val="20"/>
        </w:rPr>
        <w:t xml:space="preserve"> </w:t>
      </w:r>
      <w:r>
        <w:rPr>
          <w:i/>
          <w:color w:val="929497"/>
          <w:sz w:val="20"/>
        </w:rPr>
        <w:t>business</w:t>
      </w:r>
      <w:r>
        <w:rPr>
          <w:i/>
          <w:color w:val="929497"/>
          <w:spacing w:val="-5"/>
          <w:sz w:val="20"/>
        </w:rPr>
        <w:t xml:space="preserve"> </w:t>
      </w:r>
      <w:r>
        <w:rPr>
          <w:i/>
          <w:color w:val="929497"/>
          <w:sz w:val="20"/>
        </w:rPr>
        <w:t>operations</w:t>
      </w:r>
      <w:r>
        <w:rPr>
          <w:i/>
          <w:color w:val="929497"/>
          <w:spacing w:val="1"/>
          <w:sz w:val="20"/>
        </w:rPr>
        <w:t xml:space="preserve"> </w:t>
      </w:r>
      <w:r>
        <w:rPr>
          <w:i/>
          <w:color w:val="929497"/>
          <w:sz w:val="20"/>
        </w:rPr>
        <w:t>(less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income)</w:t>
      </w:r>
    </w:p>
    <w:p>
      <w:pPr>
        <w:pStyle w:val="Normal"/>
        <w:spacing w:lineRule="auto" w:line="235" w:before="146" w:after="0"/>
        <w:ind w:left="916" w:right="1372" w:hanging="46"/>
        <w:rPr>
          <w:i/>
          <w:i/>
          <w:sz w:val="20"/>
        </w:rPr>
      </w:pPr>
      <w:r>
        <w:rPr>
          <w:sz w:val="20"/>
        </w:rPr>
        <w:t>„</w:t>
      </w:r>
      <w:r>
        <w:rPr>
          <w:sz w:val="20"/>
        </w:rPr>
        <w:t xml:space="preserve">Pasivnih“ poslova (više od 50% od kamata, dividendi i sličnog prihoda) / </w:t>
      </w:r>
      <w:r>
        <w:rPr>
          <w:i/>
          <w:color w:val="929497"/>
          <w:sz w:val="20"/>
        </w:rPr>
        <w:t>“Passive“ business operations</w:t>
      </w:r>
      <w:r>
        <w:rPr>
          <w:i/>
          <w:color w:val="929497"/>
          <w:spacing w:val="-43"/>
          <w:sz w:val="20"/>
        </w:rPr>
        <w:t xml:space="preserve"> </w:t>
      </w:r>
      <w:r>
        <w:rPr>
          <w:i/>
          <w:color w:val="929497"/>
          <w:sz w:val="20"/>
        </w:rPr>
        <w:t>(more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than 50%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from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interest,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dividend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and</w:t>
      </w:r>
      <w:r>
        <w:rPr>
          <w:i/>
          <w:color w:val="929497"/>
          <w:spacing w:val="-1"/>
          <w:sz w:val="20"/>
        </w:rPr>
        <w:t xml:space="preserve"> </w:t>
      </w:r>
      <w:r>
        <w:rPr>
          <w:i/>
          <w:color w:val="929497"/>
          <w:sz w:val="20"/>
        </w:rPr>
        <w:t>similar</w:t>
      </w:r>
      <w:r>
        <w:rPr>
          <w:i/>
          <w:color w:val="929497"/>
          <w:spacing w:val="-2"/>
          <w:sz w:val="20"/>
        </w:rPr>
        <w:t xml:space="preserve"> </w:t>
      </w:r>
      <w:r>
        <w:rPr>
          <w:i/>
          <w:color w:val="929497"/>
          <w:sz w:val="20"/>
        </w:rPr>
        <w:t>income)</w:t>
      </w:r>
    </w:p>
    <w:p>
      <w:pPr>
        <w:pStyle w:val="Style18"/>
        <w:rPr>
          <w:i/>
          <w:i/>
        </w:rPr>
      </w:pPr>
      <w:r>
        <w:rPr>
          <w:i/>
        </w:rPr>
      </w:r>
    </w:p>
    <w:p>
      <w:pPr>
        <w:pStyle w:val="Style18"/>
        <w:spacing w:before="6" w:after="0"/>
        <w:rPr>
          <w:i/>
          <w:i/>
          <w:sz w:val="17"/>
        </w:rPr>
      </w:pPr>
      <w:r>
        <w:rPr>
          <w:i/>
          <w:sz w:val="17"/>
        </w:rPr>
      </w:r>
    </w:p>
    <w:p>
      <w:pPr>
        <w:pStyle w:val="Normal"/>
        <w:tabs>
          <w:tab w:val="clear" w:pos="720"/>
          <w:tab w:val="left" w:pos="4091" w:leader="none"/>
          <w:tab w:val="left" w:pos="4544" w:leader="none"/>
          <w:tab w:val="left" w:pos="9373" w:leader="none"/>
        </w:tabs>
        <w:spacing w:before="60" w:after="0"/>
        <w:ind w:left="812" w:hanging="0"/>
        <w:rPr>
          <w:i/>
          <w:i/>
          <w:sz w:val="20"/>
        </w:rPr>
      </w:pPr>
      <w:r>
        <w:rPr>
          <w:sz w:val="20"/>
        </w:rPr>
        <w:t>Datum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i/>
          <w:color w:val="929497"/>
          <w:sz w:val="20"/>
        </w:rPr>
        <w:t>Date</w:t>
      </w:r>
      <w:r>
        <w:rPr>
          <w:i/>
          <w:color w:val="929497"/>
          <w:sz w:val="20"/>
          <w:u w:val="single" w:color="000000"/>
        </w:rPr>
        <w:tab/>
      </w:r>
      <w:r>
        <w:rPr>
          <w:i/>
          <w:color w:val="929497"/>
          <w:sz w:val="20"/>
        </w:rPr>
        <w:tab/>
      </w:r>
      <w:r>
        <w:rPr>
          <w:sz w:val="20"/>
        </w:rPr>
        <w:t>Potpis</w:t>
      </w:r>
      <w:r>
        <w:rPr>
          <w:spacing w:val="-3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i/>
          <w:color w:val="929497"/>
          <w:sz w:val="20"/>
        </w:rPr>
        <w:t xml:space="preserve">Signature  </w:t>
      </w:r>
      <w:r>
        <w:rPr>
          <w:i/>
          <w:color w:val="929497"/>
          <w:sz w:val="20"/>
          <w:u w:val="single" w:color="000000"/>
        </w:rPr>
        <w:t xml:space="preserve"> </w:t>
        <w:tab/>
      </w:r>
    </w:p>
    <w:sectPr>
      <w:type w:val="nextPage"/>
      <w:pgSz w:w="11906" w:h="16838"/>
      <w:pgMar w:left="860" w:right="460" w:gutter="0" w:header="0" w:top="4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rebuchet MS">
    <w:charset w:val="cc"/>
    <w:family w:val="roman"/>
    <w:pitch w:val="variable"/>
  </w:font>
  <w:font w:name="Segoe UI Emoji">
    <w:charset w:val="cc"/>
    <w:family w:val="roman"/>
    <w:pitch w:val="variable"/>
  </w:font>
  <w:font w:name="Wingdings">
    <w:charset w:val="cc"/>
    <w:family w:val="roman"/>
    <w:pitch w:val="variable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numPicBullet w:numPicBulletId="0">
    <w:pict>
      <v:shape style="width:12.75pt;height:12.75pt" o:bullet="t">
        <v:imagedata r:id="rId1" o:title=""/>
      </v:shape>
    </w:pict>
  </w:numPicBullet>
  <w:abstractNum w:abstractNumId="1">
    <w:lvl w:ilvl="0">
      <w:numFmt w:val="bullet"/>
      <w:lvlText w:val="-"/>
      <w:lvlJc w:val="left"/>
      <w:pPr>
        <w:tabs>
          <w:tab w:val="num" w:pos="0"/>
        </w:tabs>
        <w:ind w:left="106" w:hanging="107"/>
      </w:pPr>
      <w:rPr>
        <w:rFonts w:ascii="Calibri" w:hAnsi="Calibri" w:cs="Calibri" w:hint="default"/>
        <w:sz w:val="20"/>
        <w:szCs w:val="20"/>
        <w:w w:val="100"/>
        <w:color w:val="231F20"/>
        <w:lang w:val="hr-H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22" w:hanging="107"/>
      </w:pPr>
      <w:rPr>
        <w:rFonts w:ascii="Symbol" w:hAnsi="Symbol" w:cs="Symbol" w:hint="default"/>
        <w:lang w:val="hr-H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45" w:hanging="107"/>
      </w:pPr>
      <w:rPr>
        <w:rFonts w:ascii="Symbol" w:hAnsi="Symbol" w:cs="Symbol" w:hint="default"/>
        <w:lang w:val="hr-H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67" w:hanging="107"/>
      </w:pPr>
      <w:rPr>
        <w:rFonts w:ascii="Symbol" w:hAnsi="Symbol" w:cs="Symbol" w:hint="default"/>
        <w:lang w:val="hr-H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590" w:hanging="107"/>
      </w:pPr>
      <w:rPr>
        <w:rFonts w:ascii="Symbol" w:hAnsi="Symbol" w:cs="Symbol" w:hint="default"/>
        <w:lang w:val="hr-H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12" w:hanging="107"/>
      </w:pPr>
      <w:rPr>
        <w:rFonts w:ascii="Symbol" w:hAnsi="Symbol" w:cs="Symbol" w:hint="default"/>
        <w:lang w:val="hr-H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35" w:hanging="107"/>
      </w:pPr>
      <w:rPr>
        <w:rFonts w:ascii="Symbol" w:hAnsi="Symbol" w:cs="Symbol" w:hint="default"/>
        <w:lang w:val="hr-H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57" w:hanging="107"/>
      </w:pPr>
      <w:rPr>
        <w:rFonts w:ascii="Symbol" w:hAnsi="Symbol" w:cs="Symbol" w:hint="default"/>
        <w:lang w:val="hr-H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80" w:hanging="107"/>
      </w:pPr>
      <w:rPr>
        <w:rFonts w:ascii="Symbol" w:hAnsi="Symbol" w:cs="Symbol" w:hint="default"/>
        <w:lang w:val="hr-HR" w:eastAsia="en-US" w:bidi="ar-SA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394" w:hanging="208"/>
      </w:pPr>
      <w:rPr>
        <w:sz w:val="20"/>
        <w:i/>
        <w:szCs w:val="20"/>
        <w:iCs/>
        <w:w w:val="100"/>
        <w:rFonts w:ascii="Calibri" w:hAnsi="Calibri" w:eastAsia="Calibri" w:cs="Calibri"/>
        <w:color w:val="939598"/>
        <w:lang w:val="hr-HR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204" w:hanging="288"/>
      </w:pPr>
      <w:rPr>
        <w:w w:val="100"/>
        <w:lang w:val="hr-H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42" w:hanging="288"/>
      </w:pPr>
      <w:rPr>
        <w:rFonts w:ascii="Symbol" w:hAnsi="Symbol" w:cs="Symbol" w:hint="default"/>
        <w:lang w:val="hr-H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85" w:hanging="288"/>
      </w:pPr>
      <w:rPr>
        <w:rFonts w:ascii="Symbol" w:hAnsi="Symbol" w:cs="Symbol" w:hint="default"/>
        <w:lang w:val="hr-H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28" w:hanging="288"/>
      </w:pPr>
      <w:rPr>
        <w:rFonts w:ascii="Symbol" w:hAnsi="Symbol" w:cs="Symbol" w:hint="default"/>
        <w:lang w:val="hr-H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71" w:hanging="288"/>
      </w:pPr>
      <w:rPr>
        <w:rFonts w:ascii="Symbol" w:hAnsi="Symbol" w:cs="Symbol" w:hint="default"/>
        <w:lang w:val="hr-H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14" w:hanging="288"/>
      </w:pPr>
      <w:rPr>
        <w:rFonts w:ascii="Symbol" w:hAnsi="Symbol" w:cs="Symbol" w:hint="default"/>
        <w:lang w:val="hr-H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57" w:hanging="288"/>
      </w:pPr>
      <w:rPr>
        <w:rFonts w:ascii="Symbol" w:hAnsi="Symbol" w:cs="Symbol" w:hint="default"/>
        <w:lang w:val="hr-H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00" w:hanging="288"/>
      </w:pPr>
      <w:rPr>
        <w:rFonts w:ascii="Symbol" w:hAnsi="Symbol" w:cs="Symbol" w:hint="default"/>
        <w:lang w:val="hr-HR" w:eastAsia="en-US" w:bidi="ar-SA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394" w:hanging="208"/>
      </w:pPr>
      <w:rPr>
        <w:sz w:val="20"/>
        <w:szCs w:val="20"/>
        <w:w w:val="100"/>
        <w:rFonts w:ascii="Calibri" w:hAnsi="Calibri" w:eastAsia="Calibri" w:cs="Calibri"/>
        <w:color w:val="231F20"/>
        <w:lang w:val="hr-H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94" w:hanging="208"/>
      </w:pPr>
      <w:rPr>
        <w:rFonts w:ascii="Symbol" w:hAnsi="Symbol" w:cs="Symbol" w:hint="default"/>
        <w:lang w:val="hr-H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89" w:hanging="208"/>
      </w:pPr>
      <w:rPr>
        <w:rFonts w:ascii="Symbol" w:hAnsi="Symbol" w:cs="Symbol" w:hint="default"/>
        <w:lang w:val="hr-H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83" w:hanging="208"/>
      </w:pPr>
      <w:rPr>
        <w:rFonts w:ascii="Symbol" w:hAnsi="Symbol" w:cs="Symbol" w:hint="default"/>
        <w:lang w:val="hr-H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78" w:hanging="208"/>
      </w:pPr>
      <w:rPr>
        <w:rFonts w:ascii="Symbol" w:hAnsi="Symbol" w:cs="Symbol" w:hint="default"/>
        <w:lang w:val="hr-H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872" w:hanging="208"/>
      </w:pPr>
      <w:rPr>
        <w:rFonts w:ascii="Symbol" w:hAnsi="Symbol" w:cs="Symbol" w:hint="default"/>
        <w:lang w:val="hr-H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67" w:hanging="208"/>
      </w:pPr>
      <w:rPr>
        <w:rFonts w:ascii="Symbol" w:hAnsi="Symbol" w:cs="Symbol" w:hint="default"/>
        <w:lang w:val="hr-H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61" w:hanging="208"/>
      </w:pPr>
      <w:rPr>
        <w:rFonts w:ascii="Symbol" w:hAnsi="Symbol" w:cs="Symbol" w:hint="default"/>
        <w:lang w:val="hr-H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56" w:hanging="208"/>
      </w:pPr>
      <w:rPr>
        <w:rFonts w:ascii="Symbol" w:hAnsi="Symbol" w:cs="Symbol" w:hint="default"/>
        <w:lang w:val="hr-HR" w:eastAsia="en-US" w:bidi="ar-SA"/>
      </w:rPr>
    </w:lvl>
  </w:abstractNum>
  <w:abstractNum w:abstractNumId="4">
    <w:lvl w:ilvl="0">
      <w:start w:val="1"/>
      <w:numFmt w:val="bullet"/>
      <w:lvlText w:val="•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hr-HR" w:eastAsia="en-US" w:bidi="ar-SA"/>
    </w:rPr>
  </w:style>
  <w:style w:type="paragraph" w:styleId="1">
    <w:name w:val="Heading 1"/>
    <w:basedOn w:val="Normal"/>
    <w:uiPriority w:val="9"/>
    <w:qFormat/>
    <w:pPr>
      <w:spacing w:before="43" w:after="0"/>
      <w:ind w:left="106" w:hanging="0"/>
      <w:outlineLvl w:val="0"/>
    </w:pPr>
    <w:rPr>
      <w:b/>
      <w:bCs/>
      <w:sz w:val="28"/>
      <w:szCs w:val="28"/>
    </w:rPr>
  </w:style>
  <w:style w:type="paragraph" w:styleId="2">
    <w:name w:val="Heading 2"/>
    <w:basedOn w:val="Normal"/>
    <w:uiPriority w:val="9"/>
    <w:unhideWhenUsed/>
    <w:qFormat/>
    <w:pPr>
      <w:ind w:left="466" w:hanging="0"/>
      <w:outlineLvl w:val="1"/>
    </w:pPr>
    <w:rPr>
      <w:sz w:val="24"/>
      <w:szCs w:val="24"/>
    </w:rPr>
  </w:style>
  <w:style w:type="paragraph" w:styleId="3">
    <w:name w:val="Heading 3"/>
    <w:basedOn w:val="Normal"/>
    <w:uiPriority w:val="9"/>
    <w:unhideWhenUsed/>
    <w:qFormat/>
    <w:pPr>
      <w:ind w:left="106" w:hanging="0"/>
      <w:outlineLvl w:val="2"/>
    </w:pPr>
    <w:rPr>
      <w:b/>
      <w:bCs/>
      <w:sz w:val="20"/>
      <w:szCs w:val="20"/>
      <w:u w:val="single" w:color="00000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Основной текст Знак"/>
    <w:basedOn w:val="DefaultParagraphFont"/>
    <w:uiPriority w:val="1"/>
    <w:qFormat/>
    <w:rsid w:val="00153fdd"/>
    <w:rPr>
      <w:rFonts w:ascii="Calibri" w:hAnsi="Calibri" w:eastAsia="Calibri" w:cs="Calibri"/>
      <w:sz w:val="20"/>
      <w:szCs w:val="20"/>
      <w:lang w:val="hr-HR"/>
    </w:rPr>
  </w:style>
  <w:style w:type="character" w:styleId="Style12" w:customStyle="1">
    <w:name w:val="Другое_"/>
    <w:basedOn w:val="DefaultParagraphFont"/>
    <w:link w:val="Style22"/>
    <w:qFormat/>
    <w:locked/>
    <w:rsid w:val="00d37e84"/>
    <w:rPr>
      <w:rFonts w:ascii="Calibri" w:hAnsi="Calibri" w:eastAsia="Calibri" w:cs="Calibri"/>
      <w:b/>
      <w:bCs/>
      <w:i/>
      <w:iCs/>
      <w:color w:val="939599"/>
      <w:sz w:val="20"/>
      <w:szCs w:val="20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d37e84"/>
    <w:rPr>
      <w:rFonts w:ascii="Calibri" w:hAnsi="Calibri" w:eastAsia="Calibri" w:cs="Calibri"/>
      <w:lang w:val="hr-HR"/>
    </w:rPr>
  </w:style>
  <w:style w:type="character" w:styleId="Style14" w:customStyle="1">
    <w:name w:val="Нижний колонтитул Знак"/>
    <w:basedOn w:val="DefaultParagraphFont"/>
    <w:uiPriority w:val="99"/>
    <w:qFormat/>
    <w:rsid w:val="00d37e84"/>
    <w:rPr>
      <w:rFonts w:ascii="Calibri" w:hAnsi="Calibri" w:eastAsia="Calibri" w:cs="Calibri"/>
      <w:lang w:val="hr-HR"/>
    </w:rPr>
  </w:style>
  <w:style w:type="character" w:styleId="Style15">
    <w:name w:val="Hyperlink"/>
    <w:rPr>
      <w:color w:val="000080"/>
      <w:u w:val="single"/>
    </w:rPr>
  </w:style>
  <w:style w:type="character" w:styleId="Style16">
    <w:name w:val="Line Number"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link w:val="Style11"/>
    <w:uiPriority w:val="1"/>
    <w:qFormat/>
    <w:pPr/>
    <w:rPr>
      <w:sz w:val="20"/>
      <w:szCs w:val="20"/>
    </w:rPr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1"/>
    <w:qFormat/>
    <w:pPr>
      <w:spacing w:before="16" w:after="0"/>
      <w:ind w:left="106" w:hanging="0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Style22" w:customStyle="1">
    <w:name w:val="Другое"/>
    <w:basedOn w:val="Normal"/>
    <w:link w:val="Style12"/>
    <w:qFormat/>
    <w:rsid w:val="00d37e84"/>
    <w:pPr/>
    <w:rPr>
      <w:b/>
      <w:bCs/>
      <w:i/>
      <w:iCs/>
      <w:color w:val="939599"/>
      <w:sz w:val="20"/>
      <w:szCs w:val="20"/>
      <w:lang w:val="en-US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3"/>
    <w:uiPriority w:val="99"/>
    <w:unhideWhenUsed/>
    <w:rsid w:val="00d37e84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5">
    <w:name w:val="Footer"/>
    <w:basedOn w:val="Normal"/>
    <w:link w:val="Style14"/>
    <w:uiPriority w:val="99"/>
    <w:unhideWhenUsed/>
    <w:rsid w:val="00d37e84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6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6">
    <w:name w:val="Table Grid"/>
    <w:basedOn w:val="a1"/>
    <w:uiPriority w:val="39"/>
    <w:rsid w:val="00153fd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1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2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5.png"/><Relationship Id="rId70" Type="http://schemas.openxmlformats.org/officeDocument/2006/relationships/image" Target="media/image46.png"/><Relationship Id="rId71" Type="http://schemas.openxmlformats.org/officeDocument/2006/relationships/image" Target="media/image47.png"/><Relationship Id="rId72" Type="http://schemas.openxmlformats.org/officeDocument/2006/relationships/image" Target="media/image47.png"/><Relationship Id="rId73" Type="http://schemas.openxmlformats.org/officeDocument/2006/relationships/image" Target="media/image48.png"/><Relationship Id="rId74" Type="http://schemas.openxmlformats.org/officeDocument/2006/relationships/image" Target="media/image49.png"/><Relationship Id="rId75" Type="http://schemas.openxmlformats.org/officeDocument/2006/relationships/image" Target="media/image50.png"/><Relationship Id="rId76" Type="http://schemas.openxmlformats.org/officeDocument/2006/relationships/image" Target="media/image51.png"/><Relationship Id="rId77" Type="http://schemas.openxmlformats.org/officeDocument/2006/relationships/image" Target="media/image52.png"/><Relationship Id="rId78" Type="http://schemas.openxmlformats.org/officeDocument/2006/relationships/image" Target="media/image49.png"/><Relationship Id="rId79" Type="http://schemas.openxmlformats.org/officeDocument/2006/relationships/image" Target="media/image50.png"/><Relationship Id="rId80" Type="http://schemas.openxmlformats.org/officeDocument/2006/relationships/image" Target="media/image51.png"/><Relationship Id="rId81" Type="http://schemas.openxmlformats.org/officeDocument/2006/relationships/image" Target="media/image52.png"/><Relationship Id="rId82" Type="http://schemas.openxmlformats.org/officeDocument/2006/relationships/image" Target="media/image53.png"/><Relationship Id="rId83" Type="http://schemas.openxmlformats.org/officeDocument/2006/relationships/image" Target="media/image54.png"/><Relationship Id="rId84" Type="http://schemas.openxmlformats.org/officeDocument/2006/relationships/image" Target="media/image53.png"/><Relationship Id="rId85" Type="http://schemas.openxmlformats.org/officeDocument/2006/relationships/image" Target="media/image54.png"/><Relationship Id="rId86" Type="http://schemas.openxmlformats.org/officeDocument/2006/relationships/image" Target="media/image55.png"/><Relationship Id="rId87" Type="http://schemas.openxmlformats.org/officeDocument/2006/relationships/image" Target="media/image56.png"/><Relationship Id="rId88" Type="http://schemas.openxmlformats.org/officeDocument/2006/relationships/image" Target="media/image57.png"/><Relationship Id="rId89" Type="http://schemas.openxmlformats.org/officeDocument/2006/relationships/image" Target="media/image55.png"/><Relationship Id="rId90" Type="http://schemas.openxmlformats.org/officeDocument/2006/relationships/image" Target="media/image56.png"/><Relationship Id="rId91" Type="http://schemas.openxmlformats.org/officeDocument/2006/relationships/image" Target="media/image57.png"/><Relationship Id="rId92" Type="http://schemas.openxmlformats.org/officeDocument/2006/relationships/image" Target="media/image58.png"/><Relationship Id="rId93" Type="http://schemas.openxmlformats.org/officeDocument/2006/relationships/image" Target="media/image59.png"/><Relationship Id="rId94" Type="http://schemas.openxmlformats.org/officeDocument/2006/relationships/image" Target="media/image58.png"/><Relationship Id="rId95" Type="http://schemas.openxmlformats.org/officeDocument/2006/relationships/image" Target="media/image59.png"/><Relationship Id="rId96" Type="http://schemas.openxmlformats.org/officeDocument/2006/relationships/image" Target="media/image60.png"/><Relationship Id="rId97" Type="http://schemas.openxmlformats.org/officeDocument/2006/relationships/image" Target="media/image60.png"/><Relationship Id="rId98" Type="http://schemas.openxmlformats.org/officeDocument/2006/relationships/image" Target="media/image61.png"/><Relationship Id="rId99" Type="http://schemas.openxmlformats.org/officeDocument/2006/relationships/image" Target="media/image62.png"/><Relationship Id="rId100" Type="http://schemas.openxmlformats.org/officeDocument/2006/relationships/image" Target="media/image63.png"/><Relationship Id="rId101" Type="http://schemas.openxmlformats.org/officeDocument/2006/relationships/image" Target="media/image64.png"/><Relationship Id="rId102" Type="http://schemas.openxmlformats.org/officeDocument/2006/relationships/image" Target="media/image65.png"/><Relationship Id="rId103" Type="http://schemas.openxmlformats.org/officeDocument/2006/relationships/image" Target="media/image64.png"/><Relationship Id="rId104" Type="http://schemas.openxmlformats.org/officeDocument/2006/relationships/image" Target="media/image65.png"/><Relationship Id="rId105" Type="http://schemas.openxmlformats.org/officeDocument/2006/relationships/image" Target="media/image66.png"/><Relationship Id="rId106" Type="http://schemas.openxmlformats.org/officeDocument/2006/relationships/image" Target="media/image66.png"/><Relationship Id="rId107" Type="http://schemas.openxmlformats.org/officeDocument/2006/relationships/image" Target="media/image67.png"/><Relationship Id="rId108" Type="http://schemas.openxmlformats.org/officeDocument/2006/relationships/image" Target="media/image68.png"/><Relationship Id="rId109" Type="http://schemas.openxmlformats.org/officeDocument/2006/relationships/image" Target="media/image67.png"/><Relationship Id="rId110" Type="http://schemas.openxmlformats.org/officeDocument/2006/relationships/image" Target="media/image68.png"/><Relationship Id="rId111" Type="http://schemas.openxmlformats.org/officeDocument/2006/relationships/image" Target="media/image69.png"/><Relationship Id="rId112" Type="http://schemas.openxmlformats.org/officeDocument/2006/relationships/image" Target="media/image70.png"/><Relationship Id="rId113" Type="http://schemas.openxmlformats.org/officeDocument/2006/relationships/image" Target="media/image69.png"/><Relationship Id="rId114" Type="http://schemas.openxmlformats.org/officeDocument/2006/relationships/image" Target="media/image70.png"/><Relationship Id="rId115" Type="http://schemas.openxmlformats.org/officeDocument/2006/relationships/image" Target="media/image71.png"/><Relationship Id="rId116" Type="http://schemas.openxmlformats.org/officeDocument/2006/relationships/image" Target="media/image72.png"/><Relationship Id="rId117" Type="http://schemas.openxmlformats.org/officeDocument/2006/relationships/image" Target="media/image73.png"/><Relationship Id="rId118" Type="http://schemas.openxmlformats.org/officeDocument/2006/relationships/image" Target="media/image74.png"/><Relationship Id="rId119" Type="http://schemas.openxmlformats.org/officeDocument/2006/relationships/image" Target="media/image75.png"/><Relationship Id="rId120" Type="http://schemas.openxmlformats.org/officeDocument/2006/relationships/image" Target="media/image76.png"/><Relationship Id="rId121" Type="http://schemas.openxmlformats.org/officeDocument/2006/relationships/image" Target="media/image77.png"/><Relationship Id="rId122" Type="http://schemas.openxmlformats.org/officeDocument/2006/relationships/image" Target="media/image78.png"/><Relationship Id="rId123" Type="http://schemas.openxmlformats.org/officeDocument/2006/relationships/image" Target="media/image79.png"/><Relationship Id="rId124" Type="http://schemas.openxmlformats.org/officeDocument/2006/relationships/image" Target="media/image80.png"/><Relationship Id="rId125" Type="http://schemas.openxmlformats.org/officeDocument/2006/relationships/image" Target="media/image81.png"/><Relationship Id="rId126" Type="http://schemas.openxmlformats.org/officeDocument/2006/relationships/image" Target="media/image82.png"/><Relationship Id="rId127" Type="http://schemas.openxmlformats.org/officeDocument/2006/relationships/image" Target="media/image83.png"/><Relationship Id="rId128" Type="http://schemas.openxmlformats.org/officeDocument/2006/relationships/image" Target="media/image84.png"/><Relationship Id="rId129" Type="http://schemas.openxmlformats.org/officeDocument/2006/relationships/image" Target="media/image85.png"/><Relationship Id="rId130" Type="http://schemas.openxmlformats.org/officeDocument/2006/relationships/image" Target="media/image86.png"/><Relationship Id="rId131" Type="http://schemas.openxmlformats.org/officeDocument/2006/relationships/image" Target="media/image87.png"/><Relationship Id="rId132" Type="http://schemas.openxmlformats.org/officeDocument/2006/relationships/image" Target="media/image88.png"/><Relationship Id="rId133" Type="http://schemas.openxmlformats.org/officeDocument/2006/relationships/image" Target="media/image89.png"/><Relationship Id="rId134" Type="http://schemas.openxmlformats.org/officeDocument/2006/relationships/image" Target="media/image90.png"/><Relationship Id="rId135" Type="http://schemas.openxmlformats.org/officeDocument/2006/relationships/image" Target="media/image91.png"/><Relationship Id="rId136" Type="http://schemas.openxmlformats.org/officeDocument/2006/relationships/image" Target="media/image92.png"/><Relationship Id="rId137" Type="http://schemas.openxmlformats.org/officeDocument/2006/relationships/image" Target="media/image93.png"/><Relationship Id="rId138" Type="http://schemas.openxmlformats.org/officeDocument/2006/relationships/image" Target="media/image66.png"/><Relationship Id="rId139" Type="http://schemas.openxmlformats.org/officeDocument/2006/relationships/image" Target="media/image66.png"/><Relationship Id="rId140" Type="http://schemas.openxmlformats.org/officeDocument/2006/relationships/image" Target="media/image67.png"/><Relationship Id="rId141" Type="http://schemas.openxmlformats.org/officeDocument/2006/relationships/image" Target="media/image68.png"/><Relationship Id="rId142" Type="http://schemas.openxmlformats.org/officeDocument/2006/relationships/image" Target="media/image67.png"/><Relationship Id="rId143" Type="http://schemas.openxmlformats.org/officeDocument/2006/relationships/image" Target="media/image68.png"/><Relationship Id="rId144" Type="http://schemas.openxmlformats.org/officeDocument/2006/relationships/image" Target="media/image94.png"/><Relationship Id="rId145" Type="http://schemas.openxmlformats.org/officeDocument/2006/relationships/image" Target="media/image95.png"/><Relationship Id="rId146" Type="http://schemas.openxmlformats.org/officeDocument/2006/relationships/image" Target="media/image96.png"/><Relationship Id="rId147" Type="http://schemas.openxmlformats.org/officeDocument/2006/relationships/image" Target="media/image97.png"/><Relationship Id="rId148" Type="http://schemas.openxmlformats.org/officeDocument/2006/relationships/image" Target="media/image98.png"/><Relationship Id="rId149" Type="http://schemas.openxmlformats.org/officeDocument/2006/relationships/image" Target="media/image99.png"/><Relationship Id="rId150" Type="http://schemas.openxmlformats.org/officeDocument/2006/relationships/image" Target="media/image100.png"/><Relationship Id="rId151" Type="http://schemas.openxmlformats.org/officeDocument/2006/relationships/image" Target="media/image101.png"/><Relationship Id="rId152" Type="http://schemas.openxmlformats.org/officeDocument/2006/relationships/image" Target="media/image102.png"/><Relationship Id="rId153" Type="http://schemas.openxmlformats.org/officeDocument/2006/relationships/image" Target="media/image103.png"/><Relationship Id="rId154" Type="http://schemas.openxmlformats.org/officeDocument/2006/relationships/image" Target="media/image94.png"/><Relationship Id="rId155" Type="http://schemas.openxmlformats.org/officeDocument/2006/relationships/image" Target="media/image95.png"/><Relationship Id="rId156" Type="http://schemas.openxmlformats.org/officeDocument/2006/relationships/image" Target="media/image96.png"/><Relationship Id="rId157" Type="http://schemas.openxmlformats.org/officeDocument/2006/relationships/image" Target="media/image97.png"/><Relationship Id="rId158" Type="http://schemas.openxmlformats.org/officeDocument/2006/relationships/image" Target="media/image98.png"/><Relationship Id="rId159" Type="http://schemas.openxmlformats.org/officeDocument/2006/relationships/image" Target="media/image99.png"/><Relationship Id="rId160" Type="http://schemas.openxmlformats.org/officeDocument/2006/relationships/image" Target="media/image100.png"/><Relationship Id="rId161" Type="http://schemas.openxmlformats.org/officeDocument/2006/relationships/image" Target="media/image101.png"/><Relationship Id="rId162" Type="http://schemas.openxmlformats.org/officeDocument/2006/relationships/image" Target="media/image102.png"/><Relationship Id="rId163" Type="http://schemas.openxmlformats.org/officeDocument/2006/relationships/image" Target="media/image103.png"/><Relationship Id="rId164" Type="http://schemas.openxmlformats.org/officeDocument/2006/relationships/image" Target="media/image104.png"/><Relationship Id="rId165" Type="http://schemas.openxmlformats.org/officeDocument/2006/relationships/image" Target="media/image105.png"/><Relationship Id="rId166" Type="http://schemas.openxmlformats.org/officeDocument/2006/relationships/image" Target="media/image106.png"/><Relationship Id="rId167" Type="http://schemas.openxmlformats.org/officeDocument/2006/relationships/image" Target="media/image107.png"/><Relationship Id="rId168" Type="http://schemas.openxmlformats.org/officeDocument/2006/relationships/image" Target="media/image106.png"/><Relationship Id="rId169" Type="http://schemas.openxmlformats.org/officeDocument/2006/relationships/image" Target="media/image107.png"/><Relationship Id="rId170" Type="http://schemas.openxmlformats.org/officeDocument/2006/relationships/image" Target="media/image108.png"/><Relationship Id="rId171" Type="http://schemas.openxmlformats.org/officeDocument/2006/relationships/image" Target="media/image109.png"/><Relationship Id="rId172" Type="http://schemas.openxmlformats.org/officeDocument/2006/relationships/image" Target="media/image110.png"/><Relationship Id="rId173" Type="http://schemas.openxmlformats.org/officeDocument/2006/relationships/image" Target="media/image111.png"/><Relationship Id="rId174" Type="http://schemas.openxmlformats.org/officeDocument/2006/relationships/image" Target="media/image112.png"/><Relationship Id="rId175" Type="http://schemas.openxmlformats.org/officeDocument/2006/relationships/image" Target="media/image113.png"/><Relationship Id="rId176" Type="http://schemas.openxmlformats.org/officeDocument/2006/relationships/image" Target="media/image114.png"/><Relationship Id="rId177" Type="http://schemas.openxmlformats.org/officeDocument/2006/relationships/image" Target="media/image115.png"/><Relationship Id="rId178" Type="http://schemas.openxmlformats.org/officeDocument/2006/relationships/image" Target="media/image116.png"/><Relationship Id="rId179" Type="http://schemas.openxmlformats.org/officeDocument/2006/relationships/image" Target="media/image117.png"/><Relationship Id="rId180" Type="http://schemas.openxmlformats.org/officeDocument/2006/relationships/image" Target="media/image117.png"/><Relationship Id="rId181" Type="http://schemas.openxmlformats.org/officeDocument/2006/relationships/image" Target="media/image118.png"/><Relationship Id="rId182" Type="http://schemas.openxmlformats.org/officeDocument/2006/relationships/image" Target="media/image119.png"/><Relationship Id="rId183" Type="http://schemas.openxmlformats.org/officeDocument/2006/relationships/image" Target="media/image120.png"/><Relationship Id="rId184" Type="http://schemas.openxmlformats.org/officeDocument/2006/relationships/image" Target="media/image121.png"/><Relationship Id="rId185" Type="http://schemas.openxmlformats.org/officeDocument/2006/relationships/image" Target="media/image122.png"/><Relationship Id="rId186" Type="http://schemas.openxmlformats.org/officeDocument/2006/relationships/image" Target="media/image123.png"/><Relationship Id="rId187" Type="http://schemas.openxmlformats.org/officeDocument/2006/relationships/image" Target="media/image124.png"/><Relationship Id="rId188" Type="http://schemas.openxmlformats.org/officeDocument/2006/relationships/image" Target="media/image125.png"/><Relationship Id="rId189" Type="http://schemas.openxmlformats.org/officeDocument/2006/relationships/image" Target="media/image119.png"/><Relationship Id="rId190" Type="http://schemas.openxmlformats.org/officeDocument/2006/relationships/image" Target="media/image120.png"/><Relationship Id="rId191" Type="http://schemas.openxmlformats.org/officeDocument/2006/relationships/image" Target="media/image121.png"/><Relationship Id="rId192" Type="http://schemas.openxmlformats.org/officeDocument/2006/relationships/image" Target="media/image122.png"/><Relationship Id="rId193" Type="http://schemas.openxmlformats.org/officeDocument/2006/relationships/image" Target="media/image123.png"/><Relationship Id="rId194" Type="http://schemas.openxmlformats.org/officeDocument/2006/relationships/image" Target="media/image124.png"/><Relationship Id="rId195" Type="http://schemas.openxmlformats.org/officeDocument/2006/relationships/image" Target="media/image125.png"/><Relationship Id="rId196" Type="http://schemas.openxmlformats.org/officeDocument/2006/relationships/image" Target="media/image126.png"/><Relationship Id="rId197" Type="http://schemas.openxmlformats.org/officeDocument/2006/relationships/image" Target="media/image127.png"/><Relationship Id="rId198" Type="http://schemas.openxmlformats.org/officeDocument/2006/relationships/image" Target="media/image128.png"/><Relationship Id="rId199" Type="http://schemas.openxmlformats.org/officeDocument/2006/relationships/image" Target="media/image129.png"/><Relationship Id="rId200" Type="http://schemas.openxmlformats.org/officeDocument/2006/relationships/image" Target="media/image129.png"/><Relationship Id="rId201" Type="http://schemas.openxmlformats.org/officeDocument/2006/relationships/image" Target="media/image130.png"/><Relationship Id="rId202" Type="http://schemas.openxmlformats.org/officeDocument/2006/relationships/image" Target="media/image131.png"/><Relationship Id="rId203" Type="http://schemas.openxmlformats.org/officeDocument/2006/relationships/image" Target="media/image132.png"/><Relationship Id="rId204" Type="http://schemas.openxmlformats.org/officeDocument/2006/relationships/image" Target="media/image133.png"/><Relationship Id="rId205" Type="http://schemas.openxmlformats.org/officeDocument/2006/relationships/image" Target="media/image134.png"/><Relationship Id="rId206" Type="http://schemas.openxmlformats.org/officeDocument/2006/relationships/image" Target="media/image134.png"/><Relationship Id="rId207" Type="http://schemas.openxmlformats.org/officeDocument/2006/relationships/image" Target="media/image66.png"/><Relationship Id="rId208" Type="http://schemas.openxmlformats.org/officeDocument/2006/relationships/image" Target="media/image66.png"/><Relationship Id="rId209" Type="http://schemas.openxmlformats.org/officeDocument/2006/relationships/image" Target="media/image67.png"/><Relationship Id="rId210" Type="http://schemas.openxmlformats.org/officeDocument/2006/relationships/image" Target="media/image68.png"/><Relationship Id="rId211" Type="http://schemas.openxmlformats.org/officeDocument/2006/relationships/image" Target="media/image67.png"/><Relationship Id="rId212" Type="http://schemas.openxmlformats.org/officeDocument/2006/relationships/image" Target="media/image68.png"/><Relationship Id="rId213" Type="http://schemas.openxmlformats.org/officeDocument/2006/relationships/image" Target="media/image135.png"/><Relationship Id="rId214" Type="http://schemas.openxmlformats.org/officeDocument/2006/relationships/image" Target="media/image136.png"/><Relationship Id="rId215" Type="http://schemas.openxmlformats.org/officeDocument/2006/relationships/image" Target="media/image135.png"/><Relationship Id="rId216" Type="http://schemas.openxmlformats.org/officeDocument/2006/relationships/image" Target="media/image136.png"/><Relationship Id="rId217" Type="http://schemas.openxmlformats.org/officeDocument/2006/relationships/image" Target="media/image137.png"/><Relationship Id="rId218" Type="http://schemas.openxmlformats.org/officeDocument/2006/relationships/image" Target="media/image137.png"/><Relationship Id="rId219" Type="http://schemas.openxmlformats.org/officeDocument/2006/relationships/hyperlink" Target="mailto:fzd@t-com.me" TargetMode="External"/><Relationship Id="rId220" Type="http://schemas.openxmlformats.org/officeDocument/2006/relationships/hyperlink" Target="mailto:fzd@t-com.me" TargetMode="External"/><Relationship Id="rId221" Type="http://schemas.openxmlformats.org/officeDocument/2006/relationships/hyperlink" Target="mailto:fzd@t-com.me" TargetMode="External"/><Relationship Id="rId222" Type="http://schemas.openxmlformats.org/officeDocument/2006/relationships/hyperlink" Target="mailto:fzd@t-com.me" TargetMode="External"/><Relationship Id="rId223" Type="http://schemas.openxmlformats.org/officeDocument/2006/relationships/image" Target="media/image138.png"/><Relationship Id="rId224" Type="http://schemas.openxmlformats.org/officeDocument/2006/relationships/image" Target="media/image138.png"/><Relationship Id="rId225" Type="http://schemas.openxmlformats.org/officeDocument/2006/relationships/hyperlink" Target="http://www.fzdcg.org/" TargetMode="External"/><Relationship Id="rId226" Type="http://schemas.openxmlformats.org/officeDocument/2006/relationships/hyperlink" Target="mailto:fzd@fzdcg.org" TargetMode="External"/><Relationship Id="rId227" Type="http://schemas.openxmlformats.org/officeDocument/2006/relationships/hyperlink" Target="mailto:fzd@t-com.me" TargetMode="External"/><Relationship Id="rId228" Type="http://schemas.openxmlformats.org/officeDocument/2006/relationships/hyperlink" Target="mailto:fzd@fzdcg.org" TargetMode="External"/><Relationship Id="rId229" Type="http://schemas.openxmlformats.org/officeDocument/2006/relationships/hyperlink" Target="mailto:fzd@t-com.me" TargetMode="External"/><Relationship Id="rId230" Type="http://schemas.openxmlformats.org/officeDocument/2006/relationships/hyperlink" Target="http://www.fzdcg.org/" TargetMode="External"/><Relationship Id="rId231" Type="http://schemas.openxmlformats.org/officeDocument/2006/relationships/hyperlink" Target="mailto:fzd@fzdcg.org" TargetMode="External"/><Relationship Id="rId232" Type="http://schemas.openxmlformats.org/officeDocument/2006/relationships/hyperlink" Target="mailto:fzd@t-com.me" TargetMode="External"/><Relationship Id="rId233" Type="http://schemas.openxmlformats.org/officeDocument/2006/relationships/hyperlink" Target="mailto:fzd@fzdcg.org" TargetMode="External"/><Relationship Id="rId234" Type="http://schemas.openxmlformats.org/officeDocument/2006/relationships/hyperlink" Target="mailto:fzd@t-com.me" TargetMode="External"/><Relationship Id="rId235" Type="http://schemas.openxmlformats.org/officeDocument/2006/relationships/hyperlink" Target="http://www.fzdcg.org/" TargetMode="External"/><Relationship Id="rId236" Type="http://schemas.openxmlformats.org/officeDocument/2006/relationships/image" Target="media/image138.png"/><Relationship Id="rId237" Type="http://schemas.openxmlformats.org/officeDocument/2006/relationships/image" Target="media/image139.png"/><Relationship Id="rId238" Type="http://schemas.openxmlformats.org/officeDocument/2006/relationships/image" Target="media/image139.png"/><Relationship Id="rId239" Type="http://schemas.openxmlformats.org/officeDocument/2006/relationships/image" Target="media/image140.png"/><Relationship Id="rId240" Type="http://schemas.openxmlformats.org/officeDocument/2006/relationships/image" Target="media/image140.png"/><Relationship Id="rId241" Type="http://schemas.openxmlformats.org/officeDocument/2006/relationships/image" Target="media/image141.png"/><Relationship Id="rId242" Type="http://schemas.openxmlformats.org/officeDocument/2006/relationships/image" Target="media/image142.png"/><Relationship Id="rId243" Type="http://schemas.openxmlformats.org/officeDocument/2006/relationships/image" Target="media/image142.png"/><Relationship Id="rId244" Type="http://schemas.openxmlformats.org/officeDocument/2006/relationships/image" Target="media/image143.png"/><Relationship Id="rId245" Type="http://schemas.openxmlformats.org/officeDocument/2006/relationships/image" Target="media/image143.png"/><Relationship Id="rId246" Type="http://schemas.openxmlformats.org/officeDocument/2006/relationships/image" Target="media/image144.png"/><Relationship Id="rId247" Type="http://schemas.openxmlformats.org/officeDocument/2006/relationships/numbering" Target="numbering.xml"/><Relationship Id="rId248" Type="http://schemas.openxmlformats.org/officeDocument/2006/relationships/fontTable" Target="fontTable.xml"/><Relationship Id="rId249" Type="http://schemas.openxmlformats.org/officeDocument/2006/relationships/settings" Target="settings.xml"/><Relationship Id="rId250" Type="http://schemas.openxmlformats.org/officeDocument/2006/relationships/theme" Target="theme/theme1.xml"/>
</Relationships>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45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Application>LibreOffice/7.4.4.2$Windows_X86_64 LibreOffice_project/85569322deea74ec9134968a29af2df5663baa21</Application>
  <AppVersion>15.0000</AppVersion>
  <Pages>10</Pages>
  <Words>3092</Words>
  <Characters>16285</Characters>
  <CharactersWithSpaces>19320</CharactersWithSpaces>
  <Paragraphs>259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2023-04-11T16:18:00Z</dcterms:created>
  <dc:creator/>
  <dc:description/>
  <dc:language>ru-RU</dc:language>
  <cp:lastModifiedBy/>
  <dcterms:modified xsi:type="dcterms:W3CDTF">2024-08-12T15:53:57Z</dcterms:modified>
  <cp:revision>9</cp:revision>
  <dc:subject/>
  <dc:title>pl calibri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2022-07-05T00:00:00Z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2023-04-11T00:00:00Z</vt:filetime>
  </property>
</Properties>
</file>