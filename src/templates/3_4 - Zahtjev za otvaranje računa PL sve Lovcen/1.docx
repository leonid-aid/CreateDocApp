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numbering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130.png" ContentType="image/png"/>
  <Override PartName="/word/media/image2.png" ContentType="image/png"/>
  <Override PartName="/word/media/image59.png" ContentType="image/png"/>
  <Override PartName="/word/media/image131.png" ContentType="image/png"/>
  <Override PartName="/word/media/image3.png" ContentType="image/png"/>
  <Override PartName="/word/media/image70.png" ContentType="image/png"/>
  <Override PartName="/word/media/image4.png" ContentType="image/png"/>
  <Override PartName="/word/media/image71.png" ContentType="image/png"/>
  <Override PartName="/word/media/image5.png" ContentType="image/png"/>
  <Override PartName="/word/media/image72.png" ContentType="image/png"/>
  <Override PartName="/word/media/image6.png" ContentType="image/png"/>
  <Override PartName="/word/media/image73.png" ContentType="image/png"/>
  <Override PartName="/word/media/image7.png" ContentType="image/png"/>
  <Override PartName="/word/media/image74.png" ContentType="image/png"/>
  <Override PartName="/word/media/image8.png" ContentType="image/png"/>
  <Override PartName="/word/media/image75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100.png" ContentType="image/png"/>
  <Override PartName="/word/media/image28.png" ContentType="image/png"/>
  <Override PartName="/word/media/image101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110.png" ContentType="image/png"/>
  <Override PartName="/word/media/image38.png" ContentType="image/png"/>
  <Override PartName="/word/media/image111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120.png" ContentType="image/png"/>
  <Override PartName="/word/media/image48.png" ContentType="image/png"/>
  <Override PartName="/word/media/image49.png" ContentType="image/png"/>
  <Override PartName="/word/media/image121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140.png" ContentType="image/png"/>
  <Override PartName="/word/media/image69.png" ContentType="image/png"/>
  <Override PartName="/word/media/image141.png" ContentType="image/png"/>
  <Override PartName="/word/media/image76.png" ContentType="image/png"/>
  <Override PartName="/word/media/image77.png" ContentType="image/png"/>
  <Override PartName="/word/media/image78.png" ContentType="image/png"/>
  <Override PartName="/word/media/image79.png" ContentType="image/png"/>
  <Override PartName="/word/media/image80.png" ContentType="image/png"/>
  <Override PartName="/word/media/image81.png" ContentType="image/png"/>
  <Override PartName="/word/media/image82.png" ContentType="image/png"/>
  <Override PartName="/word/media/image83.png" ContentType="image/png"/>
  <Override PartName="/word/media/image84.png" ContentType="image/png"/>
  <Override PartName="/word/media/image85.png" ContentType="image/png"/>
  <Override PartName="/word/media/image86.png" ContentType="image/png"/>
  <Override PartName="/word/media/image87.png" ContentType="image/png"/>
  <Override PartName="/word/media/image88.png" ContentType="image/png"/>
  <Override PartName="/word/media/image89.png" ContentType="image/png"/>
  <Override PartName="/word/media/image90.png" ContentType="image/png"/>
  <Override PartName="/word/media/image91.png" ContentType="image/png"/>
  <Override PartName="/word/media/image92.png" ContentType="image/png"/>
  <Override PartName="/word/media/image93.png" ContentType="image/png"/>
  <Override PartName="/word/media/image94.png" ContentType="image/png"/>
  <Override PartName="/word/media/image95.png" ContentType="image/png"/>
  <Override PartName="/word/media/image96.png" ContentType="image/png"/>
  <Override PartName="/word/media/image97.png" ContentType="image/png"/>
  <Override PartName="/word/media/image98.png" ContentType="image/png"/>
  <Override PartName="/word/media/image99.png" ContentType="image/png"/>
  <Override PartName="/word/media/image102.png" ContentType="image/png"/>
  <Override PartName="/word/media/image103.png" ContentType="image/png"/>
  <Override PartName="/word/media/image104.png" ContentType="image/png"/>
  <Override PartName="/word/media/image105.png" ContentType="image/png"/>
  <Override PartName="/word/media/image106.png" ContentType="image/png"/>
  <Override PartName="/word/media/image107.png" ContentType="image/png"/>
  <Override PartName="/word/media/image108.png" ContentType="image/png"/>
  <Override PartName="/word/media/image109.png" ContentType="image/png"/>
  <Override PartName="/word/media/image112.png" ContentType="image/png"/>
  <Override PartName="/word/media/image113.png" ContentType="image/png"/>
  <Override PartName="/word/media/image114.png" ContentType="image/png"/>
  <Override PartName="/word/media/image115.png" ContentType="image/png"/>
  <Override PartName="/word/media/image116.png" ContentType="image/png"/>
  <Override PartName="/word/media/image117.png" ContentType="image/png"/>
  <Override PartName="/word/media/image118.png" ContentType="image/png"/>
  <Override PartName="/word/media/image119.png" ContentType="image/png"/>
  <Override PartName="/word/media/image122.png" ContentType="image/png"/>
  <Override PartName="/word/media/image123.png" ContentType="image/png"/>
  <Override PartName="/word/media/image124.png" ContentType="image/png"/>
  <Override PartName="/word/media/image125.png" ContentType="image/png"/>
  <Override PartName="/word/media/image126.png" ContentType="image/png"/>
  <Override PartName="/word/media/image127.png" ContentType="image/png"/>
  <Override PartName="/word/media/image128.png" ContentType="image/png"/>
  <Override PartName="/word/media/image129.png" ContentType="image/png"/>
  <Override PartName="/word/media/image132.png" ContentType="image/png"/>
  <Override PartName="/word/media/image133.png" ContentType="image/png"/>
  <Override PartName="/word/media/image134.png" ContentType="image/png"/>
  <Override PartName="/word/media/image135.png" ContentType="image/png"/>
  <Override PartName="/word/media/image136.png" ContentType="image/png"/>
  <Override PartName="/word/media/image137.png" ContentType="image/png"/>
  <Override PartName="/word/media/image138.png" ContentType="image/png"/>
  <Override PartName="/word/media/image139.png" ContentType="image/png"/>
  <Override PartName="/word/media/image142.png" ContentType="image/png"/>
  <Override PartName="/word/media/image143.png" ContentType="image/png"/>
  <Override PartName="/word/media/image144.png" ContentType="image/png"/>
  <Override PartName="/word/media/image14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8"/>
        <w:tabs>
          <w:tab w:val="clear" w:pos="720"/>
          <w:tab w:val="left" w:pos="8200" w:leader="none"/>
        </w:tabs>
        <w:ind w:left="5519" w:hanging="0"/>
        <w:rPr>
          <w:rFonts w:ascii="Times New Roman" w:hAnsi="Times New Roman"/>
        </w:rPr>
      </w:pPr>
      <w:r>
        <w:rPr/>
        <mc:AlternateContent>
          <mc:Choice Requires="wpg">
            <w:drawing>
              <wp:inline distT="0" distB="0" distL="0" distR="0">
                <wp:extent cx="1013460" cy="428625"/>
                <wp:effectExtent l="114300" t="0" r="114300" b="0"/>
                <wp:docPr id="1" name="Фигура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3400" cy="428760"/>
                          <a:chOff x="0" y="0"/>
                          <a:chExt cx="1013400" cy="428760"/>
                        </a:xfrm>
                      </wpg:grpSpPr>
                      <pic:pic xmlns:pic="http://schemas.openxmlformats.org/drawingml/2006/picture">
                        <pic:nvPicPr>
                          <pic:cNvPr id="0" name="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220320" y="114480"/>
                            <a:ext cx="240840" cy="147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87200" y="237600"/>
                            <a:ext cx="306000" cy="191160"/>
                          </a:xfrm>
                          <a:custGeom>
                            <a:avLst/>
                            <a:gdLst>
                              <a:gd name="textAreaLeft" fmla="*/ 0 w 173520"/>
                              <a:gd name="textAreaRight" fmla="*/ 174240 w 173520"/>
                              <a:gd name="textAreaTop" fmla="*/ 0 h 108360"/>
                              <a:gd name="textAreaBottom" fmla="*/ 109080 h 108360"/>
                            </a:gdLst>
                            <a:ahLst/>
                            <a:rect l="textAreaLeft" t="textAreaTop" r="textAreaRight" b="textAreaBottom"/>
                            <a:pathLst>
                              <a:path w="854" h="534">
                                <a:moveTo>
                                  <a:pt x="850" y="0"/>
                                </a:moveTo>
                                <a:lnTo>
                                  <a:pt x="819" y="145"/>
                                </a:lnTo>
                                <a:lnTo>
                                  <a:pt x="755" y="261"/>
                                </a:lnTo>
                                <a:lnTo>
                                  <a:pt x="667" y="346"/>
                                </a:lnTo>
                                <a:lnTo>
                                  <a:pt x="556" y="397"/>
                                </a:lnTo>
                                <a:lnTo>
                                  <a:pt x="427" y="415"/>
                                </a:lnTo>
                                <a:lnTo>
                                  <a:pt x="300" y="397"/>
                                </a:lnTo>
                                <a:lnTo>
                                  <a:pt x="187" y="346"/>
                                </a:lnTo>
                                <a:lnTo>
                                  <a:pt x="97" y="261"/>
                                </a:lnTo>
                                <a:lnTo>
                                  <a:pt x="34" y="145"/>
                                </a:lnTo>
                                <a:lnTo>
                                  <a:pt x="2" y="0"/>
                                </a:lnTo>
                                <a:lnTo>
                                  <a:pt x="0" y="32"/>
                                </a:lnTo>
                                <a:lnTo>
                                  <a:pt x="19" y="166"/>
                                </a:lnTo>
                                <a:lnTo>
                                  <a:pt x="64" y="284"/>
                                </a:lnTo>
                                <a:lnTo>
                                  <a:pt x="131" y="387"/>
                                </a:lnTo>
                                <a:lnTo>
                                  <a:pt x="214" y="464"/>
                                </a:lnTo>
                                <a:lnTo>
                                  <a:pt x="314" y="516"/>
                                </a:lnTo>
                                <a:lnTo>
                                  <a:pt x="425" y="535"/>
                                </a:lnTo>
                                <a:lnTo>
                                  <a:pt x="431" y="535"/>
                                </a:lnTo>
                                <a:lnTo>
                                  <a:pt x="542" y="516"/>
                                </a:lnTo>
                                <a:lnTo>
                                  <a:pt x="641" y="464"/>
                                </a:lnTo>
                                <a:lnTo>
                                  <a:pt x="723" y="387"/>
                                </a:lnTo>
                                <a:lnTo>
                                  <a:pt x="789" y="284"/>
                                </a:lnTo>
                                <a:lnTo>
                                  <a:pt x="833" y="166"/>
                                </a:lnTo>
                                <a:lnTo>
                                  <a:pt x="854" y="32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eb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013400" cy="419040"/>
                          </a:xfrm>
                          <a:custGeom>
                            <a:avLst/>
                            <a:gdLst>
                              <a:gd name="textAreaLeft" fmla="*/ 0 w 574560"/>
                              <a:gd name="textAreaRight" fmla="*/ 575280 w 574560"/>
                              <a:gd name="textAreaTop" fmla="*/ 0 h 237600"/>
                              <a:gd name="textAreaBottom" fmla="*/ 238320 h 237600"/>
                            </a:gdLst>
                            <a:ahLst/>
                            <a:rect l="textAreaLeft" t="textAreaTop" r="textAreaRight" b="textAreaBottom"/>
                            <a:pathLst>
                              <a:path w="2815" h="1164">
                                <a:moveTo>
                                  <a:pt x="490" y="1087"/>
                                </a:moveTo>
                                <a:lnTo>
                                  <a:pt x="485" y="1080"/>
                                </a:lnTo>
                                <a:lnTo>
                                  <a:pt x="90" y="1080"/>
                                </a:lnTo>
                                <a:lnTo>
                                  <a:pt x="90" y="360"/>
                                </a:lnTo>
                                <a:lnTo>
                                  <a:pt x="85" y="355"/>
                                </a:lnTo>
                                <a:lnTo>
                                  <a:pt x="79" y="355"/>
                                </a:lnTo>
                                <a:lnTo>
                                  <a:pt x="5" y="355"/>
                                </a:lnTo>
                                <a:lnTo>
                                  <a:pt x="0" y="360"/>
                                </a:lnTo>
                                <a:lnTo>
                                  <a:pt x="0" y="1159"/>
                                </a:lnTo>
                                <a:lnTo>
                                  <a:pt x="5" y="1164"/>
                                </a:lnTo>
                                <a:lnTo>
                                  <a:pt x="485" y="1164"/>
                                </a:lnTo>
                                <a:lnTo>
                                  <a:pt x="490" y="1159"/>
                                </a:lnTo>
                                <a:lnTo>
                                  <a:pt x="490" y="1087"/>
                                </a:lnTo>
                                <a:moveTo>
                                  <a:pt x="2127" y="349"/>
                                </a:moveTo>
                                <a:lnTo>
                                  <a:pt x="2125" y="342"/>
                                </a:lnTo>
                                <a:lnTo>
                                  <a:pt x="2035" y="342"/>
                                </a:lnTo>
                                <a:lnTo>
                                  <a:pt x="2030" y="348"/>
                                </a:lnTo>
                                <a:lnTo>
                                  <a:pt x="1774" y="1037"/>
                                </a:lnTo>
                                <a:lnTo>
                                  <a:pt x="1773" y="1037"/>
                                </a:lnTo>
                                <a:lnTo>
                                  <a:pt x="1522" y="356"/>
                                </a:lnTo>
                                <a:lnTo>
                                  <a:pt x="1520" y="348"/>
                                </a:lnTo>
                                <a:lnTo>
                                  <a:pt x="1515" y="342"/>
                                </a:lnTo>
                                <a:lnTo>
                                  <a:pt x="1423" y="342"/>
                                </a:lnTo>
                                <a:lnTo>
                                  <a:pt x="1422" y="349"/>
                                </a:lnTo>
                                <a:lnTo>
                                  <a:pt x="1425" y="360"/>
                                </a:lnTo>
                                <a:lnTo>
                                  <a:pt x="1720" y="1143"/>
                                </a:lnTo>
                                <a:lnTo>
                                  <a:pt x="1723" y="1154"/>
                                </a:lnTo>
                                <a:lnTo>
                                  <a:pt x="1729" y="1155"/>
                                </a:lnTo>
                                <a:lnTo>
                                  <a:pt x="1818" y="1155"/>
                                </a:lnTo>
                                <a:lnTo>
                                  <a:pt x="1822" y="1154"/>
                                </a:lnTo>
                                <a:lnTo>
                                  <a:pt x="1827" y="1143"/>
                                </a:lnTo>
                                <a:lnTo>
                                  <a:pt x="2125" y="360"/>
                                </a:lnTo>
                                <a:lnTo>
                                  <a:pt x="2127" y="349"/>
                                </a:lnTo>
                                <a:moveTo>
                                  <a:pt x="2647" y="11"/>
                                </a:moveTo>
                                <a:lnTo>
                                  <a:pt x="2646" y="0"/>
                                </a:lnTo>
                                <a:lnTo>
                                  <a:pt x="2570" y="0"/>
                                </a:lnTo>
                                <a:lnTo>
                                  <a:pt x="2565" y="12"/>
                                </a:lnTo>
                                <a:lnTo>
                                  <a:pt x="2462" y="210"/>
                                </a:lnTo>
                                <a:lnTo>
                                  <a:pt x="2459" y="220"/>
                                </a:lnTo>
                                <a:lnTo>
                                  <a:pt x="2459" y="231"/>
                                </a:lnTo>
                                <a:lnTo>
                                  <a:pt x="2519" y="231"/>
                                </a:lnTo>
                                <a:lnTo>
                                  <a:pt x="2520" y="228"/>
                                </a:lnTo>
                                <a:lnTo>
                                  <a:pt x="2526" y="220"/>
                                </a:lnTo>
                                <a:lnTo>
                                  <a:pt x="2642" y="19"/>
                                </a:lnTo>
                                <a:lnTo>
                                  <a:pt x="2647" y="11"/>
                                </a:lnTo>
                                <a:moveTo>
                                  <a:pt x="2815" y="1090"/>
                                </a:moveTo>
                                <a:lnTo>
                                  <a:pt x="2811" y="1083"/>
                                </a:lnTo>
                                <a:lnTo>
                                  <a:pt x="2810" y="1080"/>
                                </a:lnTo>
                                <a:lnTo>
                                  <a:pt x="2785" y="1021"/>
                                </a:lnTo>
                                <a:lnTo>
                                  <a:pt x="2781" y="1014"/>
                                </a:lnTo>
                                <a:lnTo>
                                  <a:pt x="2776" y="1013"/>
                                </a:lnTo>
                                <a:lnTo>
                                  <a:pt x="2769" y="1018"/>
                                </a:lnTo>
                                <a:lnTo>
                                  <a:pt x="2732" y="1041"/>
                                </a:lnTo>
                                <a:lnTo>
                                  <a:pt x="2684" y="1060"/>
                                </a:lnTo>
                                <a:lnTo>
                                  <a:pt x="2632" y="1074"/>
                                </a:lnTo>
                                <a:lnTo>
                                  <a:pt x="2568" y="1080"/>
                                </a:lnTo>
                                <a:lnTo>
                                  <a:pt x="2450" y="1055"/>
                                </a:lnTo>
                                <a:lnTo>
                                  <a:pt x="2353" y="988"/>
                                </a:lnTo>
                                <a:lnTo>
                                  <a:pt x="2286" y="882"/>
                                </a:lnTo>
                                <a:lnTo>
                                  <a:pt x="2261" y="746"/>
                                </a:lnTo>
                                <a:lnTo>
                                  <a:pt x="2286" y="619"/>
                                </a:lnTo>
                                <a:lnTo>
                                  <a:pt x="2353" y="515"/>
                                </a:lnTo>
                                <a:lnTo>
                                  <a:pt x="2448" y="445"/>
                                </a:lnTo>
                                <a:lnTo>
                                  <a:pt x="2566" y="418"/>
                                </a:lnTo>
                                <a:lnTo>
                                  <a:pt x="2630" y="423"/>
                                </a:lnTo>
                                <a:lnTo>
                                  <a:pt x="2683" y="437"/>
                                </a:lnTo>
                                <a:lnTo>
                                  <a:pt x="2729" y="457"/>
                                </a:lnTo>
                                <a:lnTo>
                                  <a:pt x="2766" y="476"/>
                                </a:lnTo>
                                <a:lnTo>
                                  <a:pt x="2773" y="480"/>
                                </a:lnTo>
                                <a:lnTo>
                                  <a:pt x="2778" y="482"/>
                                </a:lnTo>
                                <a:lnTo>
                                  <a:pt x="2781" y="473"/>
                                </a:lnTo>
                                <a:lnTo>
                                  <a:pt x="2808" y="418"/>
                                </a:lnTo>
                                <a:lnTo>
                                  <a:pt x="2810" y="415"/>
                                </a:lnTo>
                                <a:lnTo>
                                  <a:pt x="2811" y="407"/>
                                </a:lnTo>
                                <a:lnTo>
                                  <a:pt x="2810" y="400"/>
                                </a:lnTo>
                                <a:lnTo>
                                  <a:pt x="2803" y="397"/>
                                </a:lnTo>
                                <a:lnTo>
                                  <a:pt x="2759" y="372"/>
                                </a:lnTo>
                                <a:lnTo>
                                  <a:pt x="2706" y="353"/>
                                </a:lnTo>
                                <a:lnTo>
                                  <a:pt x="2644" y="337"/>
                                </a:lnTo>
                                <a:lnTo>
                                  <a:pt x="2568" y="332"/>
                                </a:lnTo>
                                <a:lnTo>
                                  <a:pt x="2443" y="353"/>
                                </a:lnTo>
                                <a:lnTo>
                                  <a:pt x="2332" y="413"/>
                                </a:lnTo>
                                <a:lnTo>
                                  <a:pt x="2245" y="503"/>
                                </a:lnTo>
                                <a:lnTo>
                                  <a:pt x="2189" y="616"/>
                                </a:lnTo>
                                <a:lnTo>
                                  <a:pt x="2168" y="746"/>
                                </a:lnTo>
                                <a:lnTo>
                                  <a:pt x="2189" y="887"/>
                                </a:lnTo>
                                <a:lnTo>
                                  <a:pt x="2244" y="1004"/>
                                </a:lnTo>
                                <a:lnTo>
                                  <a:pt x="2328" y="1090"/>
                                </a:lnTo>
                                <a:lnTo>
                                  <a:pt x="2438" y="1145"/>
                                </a:lnTo>
                                <a:lnTo>
                                  <a:pt x="2566" y="1164"/>
                                </a:lnTo>
                                <a:lnTo>
                                  <a:pt x="2642" y="1159"/>
                                </a:lnTo>
                                <a:lnTo>
                                  <a:pt x="2707" y="1145"/>
                                </a:lnTo>
                                <a:lnTo>
                                  <a:pt x="2760" y="1124"/>
                                </a:lnTo>
                                <a:lnTo>
                                  <a:pt x="2806" y="1099"/>
                                </a:lnTo>
                                <a:lnTo>
                                  <a:pt x="2813" y="1094"/>
                                </a:lnTo>
                                <a:lnTo>
                                  <a:pt x="2815" y="1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2" style="position:absolute;margin-left:0pt;margin-top:-33.8pt;width:79.8pt;height:33.75pt" coordorigin="0,-676" coordsize="1596,6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o:allowincell="f" style="position:absolute;left:347;top:-495;width:378;height:231;mso-wrap-style:none;v-text-anchor:middle;mso-position-vertical:top" type="_x0000_t75">
                  <v:imagedata r:id="rId3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  <w:spacing w:val="2"/>
        </w:rPr>
        <mc:AlternateContent>
          <mc:Choice Requires="wpg">
            <w:drawing>
              <wp:inline distT="0" distB="0" distL="0" distR="0">
                <wp:extent cx="196850" cy="291465"/>
                <wp:effectExtent l="114300" t="0" r="114300" b="0"/>
                <wp:docPr id="2" name="Фигура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920" cy="291600"/>
                          <a:chOff x="0" y="0"/>
                          <a:chExt cx="196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96920" cy="291600"/>
                          </a:xfrm>
                          <a:custGeom>
                            <a:avLst/>
                            <a:gdLst>
                              <a:gd name="textAreaLeft" fmla="*/ 0 w 111600"/>
                              <a:gd name="textAreaRight" fmla="*/ 112320 w 11160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47" h="810">
                                <a:moveTo>
                                  <a:pt x="544" y="0"/>
                                </a:moveTo>
                                <a:lnTo>
                                  <a:pt x="538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6"/>
                                </a:lnTo>
                                <a:lnTo>
                                  <a:pt x="5" y="809"/>
                                </a:lnTo>
                                <a:lnTo>
                                  <a:pt x="544" y="809"/>
                                </a:lnTo>
                                <a:lnTo>
                                  <a:pt x="547" y="806"/>
                                </a:lnTo>
                                <a:lnTo>
                                  <a:pt x="547" y="732"/>
                                </a:lnTo>
                                <a:lnTo>
                                  <a:pt x="544" y="725"/>
                                </a:lnTo>
                                <a:lnTo>
                                  <a:pt x="90" y="725"/>
                                </a:lnTo>
                                <a:lnTo>
                                  <a:pt x="90" y="446"/>
                                </a:lnTo>
                                <a:lnTo>
                                  <a:pt x="485" y="446"/>
                                </a:lnTo>
                                <a:lnTo>
                                  <a:pt x="489" y="441"/>
                                </a:lnTo>
                                <a:lnTo>
                                  <a:pt x="489" y="367"/>
                                </a:lnTo>
                                <a:lnTo>
                                  <a:pt x="485" y="363"/>
                                </a:lnTo>
                                <a:lnTo>
                                  <a:pt x="90" y="363"/>
                                </a:lnTo>
                                <a:lnTo>
                                  <a:pt x="90" y="85"/>
                                </a:lnTo>
                                <a:lnTo>
                                  <a:pt x="544" y="85"/>
                                </a:lnTo>
                                <a:lnTo>
                                  <a:pt x="547" y="79"/>
                                </a:lnTo>
                                <a:lnTo>
                                  <a:pt x="547" y="5"/>
                                </a:lnTo>
                                <a:lnTo>
                                  <a:pt x="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3" style="position:absolute;margin-left:0pt;margin-top:-23pt;width:15.5pt;height:22.95pt" coordorigin="0,-460" coordsize="310,459"/>
            </w:pict>
          </mc:Fallback>
        </mc:AlternateContent>
      </w:r>
      <w:r>
        <w:rPr>
          <w:rFonts w:ascii="Times New Roman" w:hAnsi="Times New Roman"/>
          <w:spacing w:val="6"/>
          <w:position w:val="2"/>
        </w:rPr>
        <w:t xml:space="preserve"> </w:t>
      </w:r>
      <w:r>
        <w:rPr>
          <w:rFonts w:ascii="Times New Roman" w:hAnsi="Times New Roman"/>
          <w:spacing w:val="6"/>
          <w:position w:val="2"/>
        </w:rPr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3" name="Фигура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>
                              <a:gd name="textAreaLeft" fmla="*/ 0 w 135360"/>
                              <a:gd name="textAreaRight" fmla="*/ 136080 w 13536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663" h="810">
                                <a:moveTo>
                                  <a:pt x="658" y="0"/>
                                </a:moveTo>
                                <a:lnTo>
                                  <a:pt x="580" y="0"/>
                                </a:lnTo>
                                <a:lnTo>
                                  <a:pt x="577" y="5"/>
                                </a:lnTo>
                                <a:lnTo>
                                  <a:pt x="577" y="12"/>
                                </a:lnTo>
                                <a:lnTo>
                                  <a:pt x="577" y="656"/>
                                </a:lnTo>
                                <a:lnTo>
                                  <a:pt x="93" y="12"/>
                                </a:lnTo>
                                <a:lnTo>
                                  <a:pt x="85" y="2"/>
                                </a:lnTo>
                                <a:lnTo>
                                  <a:pt x="81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81" y="809"/>
                                </a:lnTo>
                                <a:lnTo>
                                  <a:pt x="85" y="804"/>
                                </a:lnTo>
                                <a:lnTo>
                                  <a:pt x="85" y="155"/>
                                </a:lnTo>
                                <a:lnTo>
                                  <a:pt x="568" y="797"/>
                                </a:lnTo>
                                <a:lnTo>
                                  <a:pt x="575" y="807"/>
                                </a:lnTo>
                                <a:lnTo>
                                  <a:pt x="580" y="809"/>
                                </a:lnTo>
                                <a:lnTo>
                                  <a:pt x="658" y="809"/>
                                </a:lnTo>
                                <a:lnTo>
                                  <a:pt x="663" y="804"/>
                                </a:lnTo>
                                <a:lnTo>
                                  <a:pt x="663" y="5"/>
                                </a:lnTo>
                                <a:lnTo>
                                  <a:pt x="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4" style="position:absolute;margin-left:0pt;margin-top:-23pt;width:18.8pt;height:22.95pt" coordorigin="0,-460" coordsize="376,459"/>
            </w:pict>
          </mc:Fallback>
        </mc:AlternateContent>
      </w:r>
      <w:r>
        <w:rPr>
          <w:rFonts w:ascii="Times New Roman" w:hAnsi="Times New Roman"/>
          <w:spacing w:val="6"/>
          <w:position w:val="2"/>
        </w:rPr>
        <w:tab/>
      </w:r>
      <w:r>
        <w:rPr>
          <w:rFonts w:ascii="Times New Roman" w:hAnsi="Times New Roman"/>
          <w:spacing w:val="6"/>
          <w:position w:val="2"/>
        </w:rPr>
        <mc:AlternateContent>
          <mc:Choice Requires="wpg">
            <w:drawing>
              <wp:inline distT="0" distB="0" distL="0" distR="0">
                <wp:extent cx="205740" cy="291465"/>
                <wp:effectExtent l="114300" t="0" r="114300" b="0"/>
                <wp:docPr id="4" name="Фигура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" cy="291600"/>
                          <a:chOff x="0" y="0"/>
                          <a:chExt cx="205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5920" cy="291600"/>
                          </a:xfrm>
                          <a:custGeom>
                            <a:avLst/>
                            <a:gdLst>
                              <a:gd name="textAreaLeft" fmla="*/ 0 w 116640"/>
                              <a:gd name="textAreaRight" fmla="*/ 117360 w 11664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72" h="810">
                                <a:moveTo>
                                  <a:pt x="259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319" y="809"/>
                                </a:lnTo>
                                <a:lnTo>
                                  <a:pt x="413" y="797"/>
                                </a:lnTo>
                                <a:lnTo>
                                  <a:pt x="494" y="758"/>
                                </a:lnTo>
                                <a:lnTo>
                                  <a:pt x="515" y="732"/>
                                </a:lnTo>
                                <a:lnTo>
                                  <a:pt x="90" y="732"/>
                                </a:lnTo>
                                <a:lnTo>
                                  <a:pt x="90" y="435"/>
                                </a:lnTo>
                                <a:lnTo>
                                  <a:pt x="504" y="435"/>
                                </a:lnTo>
                                <a:lnTo>
                                  <a:pt x="478" y="414"/>
                                </a:lnTo>
                                <a:lnTo>
                                  <a:pt x="407" y="388"/>
                                </a:lnTo>
                                <a:lnTo>
                                  <a:pt x="407" y="384"/>
                                </a:lnTo>
                                <a:lnTo>
                                  <a:pt x="443" y="360"/>
                                </a:lnTo>
                                <a:lnTo>
                                  <a:pt x="90" y="360"/>
                                </a:lnTo>
                                <a:lnTo>
                                  <a:pt x="90" y="78"/>
                                </a:lnTo>
                                <a:lnTo>
                                  <a:pt x="464" y="78"/>
                                </a:lnTo>
                                <a:lnTo>
                                  <a:pt x="460" y="72"/>
                                </a:lnTo>
                                <a:lnTo>
                                  <a:pt x="427" y="44"/>
                                </a:lnTo>
                                <a:lnTo>
                                  <a:pt x="388" y="23"/>
                                </a:lnTo>
                                <a:lnTo>
                                  <a:pt x="346" y="9"/>
                                </a:lnTo>
                                <a:lnTo>
                                  <a:pt x="301" y="2"/>
                                </a:lnTo>
                                <a:lnTo>
                                  <a:pt x="259" y="0"/>
                                </a:lnTo>
                                <a:moveTo>
                                  <a:pt x="504" y="435"/>
                                </a:moveTo>
                                <a:lnTo>
                                  <a:pt x="268" y="435"/>
                                </a:lnTo>
                                <a:lnTo>
                                  <a:pt x="316" y="437"/>
                                </a:lnTo>
                                <a:lnTo>
                                  <a:pt x="356" y="441"/>
                                </a:lnTo>
                                <a:lnTo>
                                  <a:pt x="386" y="448"/>
                                </a:lnTo>
                                <a:lnTo>
                                  <a:pt x="414" y="460"/>
                                </a:lnTo>
                                <a:lnTo>
                                  <a:pt x="443" y="483"/>
                                </a:lnTo>
                                <a:lnTo>
                                  <a:pt x="464" y="511"/>
                                </a:lnTo>
                                <a:lnTo>
                                  <a:pt x="476" y="545"/>
                                </a:lnTo>
                                <a:lnTo>
                                  <a:pt x="481" y="582"/>
                                </a:lnTo>
                                <a:lnTo>
                                  <a:pt x="474" y="629"/>
                                </a:lnTo>
                                <a:lnTo>
                                  <a:pt x="458" y="666"/>
                                </a:lnTo>
                                <a:lnTo>
                                  <a:pt x="432" y="695"/>
                                </a:lnTo>
                                <a:lnTo>
                                  <a:pt x="398" y="714"/>
                                </a:lnTo>
                                <a:lnTo>
                                  <a:pt x="377" y="723"/>
                                </a:lnTo>
                                <a:lnTo>
                                  <a:pt x="353" y="728"/>
                                </a:lnTo>
                                <a:lnTo>
                                  <a:pt x="328" y="732"/>
                                </a:lnTo>
                                <a:lnTo>
                                  <a:pt x="301" y="732"/>
                                </a:lnTo>
                                <a:lnTo>
                                  <a:pt x="515" y="732"/>
                                </a:lnTo>
                                <a:lnTo>
                                  <a:pt x="550" y="691"/>
                                </a:lnTo>
                                <a:lnTo>
                                  <a:pt x="571" y="592"/>
                                </a:lnTo>
                                <a:lnTo>
                                  <a:pt x="561" y="518"/>
                                </a:lnTo>
                                <a:lnTo>
                                  <a:pt x="529" y="458"/>
                                </a:lnTo>
                                <a:lnTo>
                                  <a:pt x="504" y="435"/>
                                </a:lnTo>
                                <a:moveTo>
                                  <a:pt x="464" y="78"/>
                                </a:moveTo>
                                <a:lnTo>
                                  <a:pt x="263" y="78"/>
                                </a:lnTo>
                                <a:lnTo>
                                  <a:pt x="289" y="79"/>
                                </a:lnTo>
                                <a:lnTo>
                                  <a:pt x="314" y="83"/>
                                </a:lnTo>
                                <a:lnTo>
                                  <a:pt x="337" y="92"/>
                                </a:lnTo>
                                <a:lnTo>
                                  <a:pt x="360" y="104"/>
                                </a:lnTo>
                                <a:lnTo>
                                  <a:pt x="384" y="123"/>
                                </a:lnTo>
                                <a:lnTo>
                                  <a:pt x="402" y="150"/>
                                </a:lnTo>
                                <a:lnTo>
                                  <a:pt x="414" y="182"/>
                                </a:lnTo>
                                <a:lnTo>
                                  <a:pt x="420" y="220"/>
                                </a:lnTo>
                                <a:lnTo>
                                  <a:pt x="414" y="263"/>
                                </a:lnTo>
                                <a:lnTo>
                                  <a:pt x="402" y="296"/>
                                </a:lnTo>
                                <a:lnTo>
                                  <a:pt x="381" y="323"/>
                                </a:lnTo>
                                <a:lnTo>
                                  <a:pt x="356" y="342"/>
                                </a:lnTo>
                                <a:lnTo>
                                  <a:pt x="333" y="351"/>
                                </a:lnTo>
                                <a:lnTo>
                                  <a:pt x="309" y="358"/>
                                </a:lnTo>
                                <a:lnTo>
                                  <a:pt x="280" y="360"/>
                                </a:lnTo>
                                <a:lnTo>
                                  <a:pt x="252" y="360"/>
                                </a:lnTo>
                                <a:lnTo>
                                  <a:pt x="443" y="360"/>
                                </a:lnTo>
                                <a:lnTo>
                                  <a:pt x="448" y="356"/>
                                </a:lnTo>
                                <a:lnTo>
                                  <a:pt x="481" y="319"/>
                                </a:lnTo>
                                <a:lnTo>
                                  <a:pt x="501" y="268"/>
                                </a:lnTo>
                                <a:lnTo>
                                  <a:pt x="510" y="206"/>
                                </a:lnTo>
                                <a:lnTo>
                                  <a:pt x="502" y="153"/>
                                </a:lnTo>
                                <a:lnTo>
                                  <a:pt x="487" y="109"/>
                                </a:lnTo>
                                <a:lnTo>
                                  <a:pt x="46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5" style="position:absolute;margin-left:0pt;margin-top:-23pt;width:16.2pt;height:22.95pt" coordorigin="0,-460" coordsize="324,459"/>
            </w:pict>
          </mc:Fallback>
        </mc:AlternateContent>
      </w:r>
      <w:r>
        <w:rPr>
          <w:rFonts w:ascii="Times New Roman" w:hAnsi="Times New Roman"/>
          <w:spacing w:val="27"/>
          <w:position w:val="2"/>
        </w:rPr>
        <w:t xml:space="preserve"> </w:t>
      </w:r>
      <w:r>
        <w:rPr>
          <w:rFonts w:ascii="Times New Roman" w:hAnsi="Times New Roman"/>
          <w:spacing w:val="27"/>
          <w:position w:val="2"/>
        </w:rPr>
        <mc:AlternateContent>
          <mc:Choice Requires="wpg">
            <w:drawing>
              <wp:inline distT="0" distB="0" distL="0" distR="0">
                <wp:extent cx="220345" cy="295275"/>
                <wp:effectExtent l="114300" t="0" r="114300" b="0"/>
                <wp:docPr id="5" name="Фигура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20" cy="295200"/>
                          <a:chOff x="0" y="0"/>
                          <a:chExt cx="220320" cy="295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20320" cy="295200"/>
                          </a:xfrm>
                          <a:custGeom>
                            <a:avLst/>
                            <a:gdLst>
                              <a:gd name="textAreaLeft" fmla="*/ 0 w 124920"/>
                              <a:gd name="textAreaRight" fmla="*/ 125640 w 124920"/>
                              <a:gd name="textAreaTop" fmla="*/ 0 h 167400"/>
                              <a:gd name="textAreaBottom" fmla="*/ 168120 h 167400"/>
                            </a:gdLst>
                            <a:ahLst/>
                            <a:rect l="textAreaLeft" t="textAreaTop" r="textAreaRight" b="textAreaBottom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0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6" style="position:absolute;margin-left:0pt;margin-top:-23.3pt;width:17.35pt;height:23.25pt" coordorigin="0,-466" coordsize="347,465"/>
            </w:pict>
          </mc:Fallback>
        </mc:AlternateContent>
      </w:r>
      <w:r>
        <w:rPr>
          <w:rFonts w:ascii="Times New Roman" w:hAnsi="Times New Roman"/>
          <w:spacing w:val="36"/>
          <w:position w:val="2"/>
        </w:rPr>
        <w:t xml:space="preserve"> </w:t>
      </w:r>
      <w:r>
        <w:rPr>
          <w:rFonts w:ascii="Times New Roman" w:hAnsi="Times New Roman"/>
          <w:spacing w:val="36"/>
          <w:position w:val="2"/>
        </w:rPr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6" name="Фигура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>
                              <a:gd name="textAreaLeft" fmla="*/ 0 w 135360"/>
                              <a:gd name="textAreaRight" fmla="*/ 136080 w 13536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663" h="810">
                                <a:moveTo>
                                  <a:pt x="658" y="-1"/>
                                </a:moveTo>
                                <a:lnTo>
                                  <a:pt x="580" y="-1"/>
                                </a:lnTo>
                                <a:lnTo>
                                  <a:pt x="577" y="4"/>
                                </a:lnTo>
                                <a:lnTo>
                                  <a:pt x="577" y="11"/>
                                </a:lnTo>
                                <a:lnTo>
                                  <a:pt x="577" y="655"/>
                                </a:lnTo>
                                <a:lnTo>
                                  <a:pt x="93" y="11"/>
                                </a:lnTo>
                                <a:lnTo>
                                  <a:pt x="85" y="1"/>
                                </a:lnTo>
                                <a:lnTo>
                                  <a:pt x="81" y="-1"/>
                                </a:ln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3"/>
                                </a:lnTo>
                                <a:lnTo>
                                  <a:pt x="5" y="808"/>
                                </a:lnTo>
                                <a:lnTo>
                                  <a:pt x="81" y="808"/>
                                </a:lnTo>
                                <a:lnTo>
                                  <a:pt x="85" y="803"/>
                                </a:lnTo>
                                <a:lnTo>
                                  <a:pt x="85" y="154"/>
                                </a:lnTo>
                                <a:lnTo>
                                  <a:pt x="575" y="806"/>
                                </a:lnTo>
                                <a:lnTo>
                                  <a:pt x="580" y="808"/>
                                </a:lnTo>
                                <a:lnTo>
                                  <a:pt x="658" y="808"/>
                                </a:lnTo>
                                <a:lnTo>
                                  <a:pt x="663" y="803"/>
                                </a:lnTo>
                                <a:lnTo>
                                  <a:pt x="663" y="4"/>
                                </a:lnTo>
                                <a:lnTo>
                                  <a:pt x="658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7" style="position:absolute;margin-left:0pt;margin-top:-23pt;width:18.8pt;height:22.95pt" coordorigin="0,-460" coordsize="376,459"/>
            </w:pict>
          </mc:Fallback>
        </mc:AlternateContent>
      </w:r>
      <w:r>
        <w:rPr>
          <w:rFonts w:ascii="Times New Roman" w:hAnsi="Times New Roman"/>
          <w:spacing w:val="36"/>
          <w:position w:val="2"/>
        </w:rPr>
        <w:t xml:space="preserve"> </w:t>
      </w:r>
      <w:r>
        <w:rPr>
          <w:rFonts w:ascii="Times New Roman" w:hAnsi="Times New Roman"/>
          <w:spacing w:val="36"/>
          <w:position w:val="2"/>
        </w:rPr>
        <mc:AlternateContent>
          <mc:Choice Requires="wpg">
            <w:drawing>
              <wp:inline distT="0" distB="0" distL="0" distR="0">
                <wp:extent cx="208915" cy="291465"/>
                <wp:effectExtent l="114300" t="0" r="114300" b="0"/>
                <wp:docPr id="7" name="Фигура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800" cy="291600"/>
                          <a:chOff x="0" y="0"/>
                          <a:chExt cx="20880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8800" cy="291600"/>
                          </a:xfrm>
                          <a:custGeom>
                            <a:avLst/>
                            <a:gdLst>
                              <a:gd name="textAreaLeft" fmla="*/ 0 w 118440"/>
                              <a:gd name="textAreaRight" fmla="*/ 119160 w 11844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80" h="810">
                                <a:moveTo>
                                  <a:pt x="559" y="-1"/>
                                </a:moveTo>
                                <a:lnTo>
                                  <a:pt x="453" y="-1"/>
                                </a:lnTo>
                                <a:lnTo>
                                  <a:pt x="448" y="3"/>
                                </a:lnTo>
                                <a:lnTo>
                                  <a:pt x="441" y="11"/>
                                </a:lnTo>
                                <a:lnTo>
                                  <a:pt x="90" y="389"/>
                                </a:lnTo>
                                <a:lnTo>
                                  <a:pt x="90" y="4"/>
                                </a:lnTo>
                                <a:lnTo>
                                  <a:pt x="85" y="-1"/>
                                </a:ln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3"/>
                                </a:lnTo>
                                <a:lnTo>
                                  <a:pt x="5" y="808"/>
                                </a:lnTo>
                                <a:lnTo>
                                  <a:pt x="85" y="808"/>
                                </a:lnTo>
                                <a:lnTo>
                                  <a:pt x="90" y="803"/>
                                </a:lnTo>
                                <a:lnTo>
                                  <a:pt x="90" y="510"/>
                                </a:lnTo>
                                <a:lnTo>
                                  <a:pt x="171" y="424"/>
                                </a:lnTo>
                                <a:lnTo>
                                  <a:pt x="465" y="798"/>
                                </a:lnTo>
                                <a:lnTo>
                                  <a:pt x="472" y="806"/>
                                </a:lnTo>
                                <a:lnTo>
                                  <a:pt x="476" y="808"/>
                                </a:lnTo>
                                <a:lnTo>
                                  <a:pt x="580" y="808"/>
                                </a:lnTo>
                                <a:lnTo>
                                  <a:pt x="580" y="798"/>
                                </a:lnTo>
                                <a:lnTo>
                                  <a:pt x="234" y="355"/>
                                </a:lnTo>
                                <a:lnTo>
                                  <a:pt x="562" y="8"/>
                                </a:lnTo>
                                <a:lnTo>
                                  <a:pt x="559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8" style="position:absolute;margin-left:0pt;margin-top:-23pt;width:16.45pt;height:22.95pt" coordorigin="0,-460" coordsize="329,459"/>
            </w:pict>
          </mc:Fallback>
        </mc:AlternateContent>
      </w:r>
      <w:r>
        <w:rPr>
          <w:rFonts w:ascii="Times New Roman" w:hAnsi="Times New Roman"/>
          <w:spacing w:val="12"/>
          <w:position w:val="2"/>
        </w:rPr>
        <w:t xml:space="preserve"> </w:t>
      </w:r>
      <w:r>
        <w:rPr>
          <w:rFonts w:ascii="Times New Roman" w:hAnsi="Times New Roman"/>
          <w:spacing w:val="12"/>
          <w:position w:val="2"/>
        </w:rPr>
        <mc:AlternateContent>
          <mc:Choice Requires="wpg">
            <w:drawing>
              <wp:inline distT="0" distB="0" distL="0" distR="0">
                <wp:extent cx="482600" cy="295275"/>
                <wp:effectExtent l="114300" t="0" r="114300" b="0"/>
                <wp:docPr id="8" name="Фигура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760" cy="295200"/>
                          <a:chOff x="0" y="0"/>
                          <a:chExt cx="482760" cy="295200"/>
                        </a:xfrm>
                      </wpg:grpSpPr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260280" y="1800"/>
                            <a:ext cx="222120" cy="132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219240" cy="295200"/>
                          </a:xfrm>
                          <a:custGeom>
                            <a:avLst/>
                            <a:gdLst>
                              <a:gd name="textAreaLeft" fmla="*/ 0 w 124200"/>
                              <a:gd name="textAreaRight" fmla="*/ 124920 w 124200"/>
                              <a:gd name="textAreaTop" fmla="*/ 0 h 167400"/>
                              <a:gd name="textAreaBottom" fmla="*/ 168120 h 167400"/>
                            </a:gdLst>
                            <a:ahLst/>
                            <a:rect l="textAreaLeft" t="textAreaTop" r="textAreaRight" b="textAreaBottom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0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9" style="position:absolute;margin-left:0pt;margin-top:-23.3pt;width:38pt;height:23.25pt" coordorigin="0,-466" coordsize="760,465">
                <v:shape id="shape_0" stroked="f" o:allowincell="f" style="position:absolute;left:410;top:-463;width:349;height:207;mso-wrap-style:none;v-text-anchor:middle;mso-position-vertical:top" type="_x0000_t75">
                  <v:imagedata r:id="rId5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Style18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8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8"/>
        <w:spacing w:before="2" w:after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</w:r>
    </w:p>
    <w:p>
      <w:pPr>
        <w:pStyle w:val="1"/>
        <w:ind w:left="300" w:hanging="0"/>
        <w:rPr/>
      </w:pPr>
      <w:r>
        <w:rPr/>
        <w:t>ZAHTJEV</w:t>
      </w:r>
      <w:r>
        <w:rPr>
          <w:spacing w:val="-3"/>
        </w:rPr>
        <w:t xml:space="preserve"> </w:t>
      </w:r>
      <w:r>
        <w:rPr/>
        <w:t>za</w:t>
      </w:r>
      <w:r>
        <w:rPr>
          <w:spacing w:val="-3"/>
        </w:rPr>
        <w:t xml:space="preserve"> </w:t>
      </w:r>
      <w:r>
        <w:rPr/>
        <w:t>otvaranje</w:t>
      </w:r>
      <w:r>
        <w:rPr>
          <w:spacing w:val="-1"/>
        </w:rPr>
        <w:t xml:space="preserve"> </w:t>
      </w:r>
      <w:r>
        <w:rPr/>
        <w:t>transakcionog</w:t>
      </w:r>
      <w:r>
        <w:rPr>
          <w:spacing w:val="-2"/>
        </w:rPr>
        <w:t xml:space="preserve"> </w:t>
      </w:r>
      <w:r>
        <w:rPr/>
        <w:t>računa</w:t>
      </w:r>
      <w:r>
        <w:rPr>
          <w:spacing w:val="-2"/>
        </w:rPr>
        <w:t xml:space="preserve"> </w:t>
      </w:r>
      <w:r>
        <w:rPr/>
        <w:t>poslovnog</w:t>
      </w:r>
      <w:r>
        <w:rPr>
          <w:spacing w:val="-2"/>
        </w:rPr>
        <w:t xml:space="preserve"> </w:t>
      </w:r>
      <w:r>
        <w:rPr/>
        <w:t>subjekta</w:t>
      </w:r>
    </w:p>
    <w:p>
      <w:pPr>
        <w:pStyle w:val="Style18"/>
        <w:spacing w:before="75" w:after="0"/>
        <w:ind w:left="300" w:hanging="0"/>
        <w:rPr/>
      </w:pPr>
      <w:r>
        <w:rPr>
          <w:spacing w:val="-5"/>
        </w:rPr>
        <w:t>Hvala</w:t>
      </w:r>
      <w:r>
        <w:rPr>
          <w:spacing w:val="-12"/>
        </w:rPr>
        <w:t xml:space="preserve"> </w:t>
      </w:r>
      <w:r>
        <w:rPr>
          <w:spacing w:val="-4"/>
        </w:rPr>
        <w:t>što</w:t>
      </w:r>
      <w:r>
        <w:rPr>
          <w:spacing w:val="-11"/>
        </w:rPr>
        <w:t xml:space="preserve"> </w:t>
      </w:r>
      <w:r>
        <w:rPr>
          <w:spacing w:val="-4"/>
        </w:rPr>
        <w:t>ste</w:t>
      </w:r>
      <w:r>
        <w:rPr>
          <w:spacing w:val="-10"/>
        </w:rPr>
        <w:t xml:space="preserve"> </w:t>
      </w:r>
      <w:r>
        <w:rPr>
          <w:spacing w:val="-3"/>
        </w:rPr>
        <w:t>se</w:t>
      </w:r>
      <w:r>
        <w:rPr>
          <w:spacing w:val="-11"/>
        </w:rPr>
        <w:t xml:space="preserve"> </w:t>
      </w:r>
      <w:r>
        <w:rPr>
          <w:spacing w:val="-6"/>
        </w:rPr>
        <w:t>odlučili</w:t>
      </w:r>
      <w:r>
        <w:rPr>
          <w:spacing w:val="-10"/>
        </w:rPr>
        <w:t xml:space="preserve"> </w:t>
      </w:r>
      <w:r>
        <w:rPr>
          <w:spacing w:val="-4"/>
        </w:rPr>
        <w:t>da</w:t>
      </w:r>
      <w:r>
        <w:rPr>
          <w:spacing w:val="-11"/>
        </w:rPr>
        <w:t xml:space="preserve"> </w:t>
      </w:r>
      <w:r>
        <w:rPr>
          <w:spacing w:val="-6"/>
        </w:rPr>
        <w:t>otvorite</w:t>
      </w:r>
      <w:r>
        <w:rPr>
          <w:spacing w:val="-10"/>
        </w:rPr>
        <w:t xml:space="preserve"> </w:t>
      </w:r>
      <w:r>
        <w:rPr>
          <w:spacing w:val="-6"/>
        </w:rPr>
        <w:t>račun</w:t>
      </w:r>
      <w:r>
        <w:rPr>
          <w:spacing w:val="-11"/>
        </w:rPr>
        <w:t xml:space="preserve"> </w:t>
      </w:r>
      <w:r>
        <w:rPr>
          <w:spacing w:val="-6"/>
        </w:rPr>
        <w:t>poslovnog</w:t>
      </w:r>
      <w:r>
        <w:rPr>
          <w:spacing w:val="-10"/>
        </w:rPr>
        <w:t xml:space="preserve"> </w:t>
      </w:r>
      <w:r>
        <w:rPr>
          <w:spacing w:val="-6"/>
        </w:rPr>
        <w:t>subjekta</w:t>
      </w:r>
      <w:r>
        <w:rPr>
          <w:spacing w:val="-11"/>
        </w:rPr>
        <w:t xml:space="preserve"> </w:t>
      </w:r>
      <w:r>
        <w:rPr/>
        <w:t>u</w:t>
      </w:r>
      <w:r>
        <w:rPr>
          <w:spacing w:val="-11"/>
        </w:rPr>
        <w:t xml:space="preserve"> </w:t>
      </w:r>
      <w:r>
        <w:rPr>
          <w:spacing w:val="-6"/>
        </w:rPr>
        <w:t>Lovćen</w:t>
      </w:r>
      <w:r>
        <w:rPr>
          <w:spacing w:val="-12"/>
        </w:rPr>
        <w:t xml:space="preserve"> </w:t>
      </w:r>
      <w:r>
        <w:rPr>
          <w:spacing w:val="-6"/>
        </w:rPr>
        <w:t>banci.</w:t>
      </w:r>
      <w:r>
        <w:rPr>
          <w:spacing w:val="-11"/>
        </w:rPr>
        <w:t xml:space="preserve"> </w:t>
      </w:r>
      <w:r>
        <w:rPr>
          <w:spacing w:val="-6"/>
        </w:rPr>
        <w:t>Molimo</w:t>
      </w:r>
      <w:r>
        <w:rPr>
          <w:spacing w:val="-11"/>
        </w:rPr>
        <w:t xml:space="preserve"> </w:t>
      </w:r>
      <w:r>
        <w:rPr>
          <w:spacing w:val="-9"/>
        </w:rPr>
        <w:t>Vas</w:t>
      </w:r>
      <w:r>
        <w:rPr>
          <w:spacing w:val="-11"/>
        </w:rPr>
        <w:t xml:space="preserve"> </w:t>
      </w:r>
      <w:r>
        <w:rPr>
          <w:spacing w:val="-4"/>
        </w:rPr>
        <w:t>da</w:t>
      </w:r>
      <w:r>
        <w:rPr>
          <w:spacing w:val="-10"/>
        </w:rPr>
        <w:t xml:space="preserve"> </w:t>
      </w:r>
      <w:r>
        <w:rPr>
          <w:spacing w:val="-6"/>
        </w:rPr>
        <w:t>pažljivo</w:t>
      </w:r>
      <w:r>
        <w:rPr>
          <w:spacing w:val="-12"/>
        </w:rPr>
        <w:t xml:space="preserve"> </w:t>
      </w:r>
      <w:r>
        <w:rPr>
          <w:spacing w:val="-6"/>
        </w:rPr>
        <w:t>pročitate</w:t>
      </w:r>
      <w:r>
        <w:rPr>
          <w:spacing w:val="-10"/>
        </w:rPr>
        <w:t xml:space="preserve"> </w:t>
      </w:r>
      <w:r>
        <w:rPr/>
        <w:t>i</w:t>
      </w:r>
      <w:r>
        <w:rPr>
          <w:spacing w:val="-11"/>
        </w:rPr>
        <w:t xml:space="preserve"> </w:t>
      </w:r>
      <w:r>
        <w:rPr>
          <w:spacing w:val="-5"/>
        </w:rPr>
        <w:t>što</w:t>
      </w:r>
      <w:r>
        <w:rPr>
          <w:spacing w:val="-10"/>
        </w:rPr>
        <w:t xml:space="preserve"> </w:t>
      </w:r>
      <w:r>
        <w:rPr>
          <w:spacing w:val="-6"/>
        </w:rPr>
        <w:t>detaljnije</w:t>
      </w:r>
      <w:r>
        <w:rPr>
          <w:spacing w:val="-11"/>
        </w:rPr>
        <w:t xml:space="preserve"> </w:t>
      </w:r>
      <w:r>
        <w:rPr>
          <w:spacing w:val="-6"/>
        </w:rPr>
        <w:t>popunite</w:t>
      </w:r>
      <w:r>
        <w:rPr>
          <w:spacing w:val="-10"/>
        </w:rPr>
        <w:t xml:space="preserve"> </w:t>
      </w:r>
      <w:r>
        <w:rPr>
          <w:spacing w:val="-6"/>
        </w:rPr>
        <w:t>obrazac.</w:t>
      </w:r>
    </w:p>
    <w:p>
      <w:pPr>
        <w:pStyle w:val="Normal"/>
        <w:spacing w:before="33" w:after="0"/>
        <w:ind w:left="278" w:hanging="0"/>
        <w:rPr>
          <w:i/>
          <w:i/>
          <w:sz w:val="20"/>
        </w:rPr>
      </w:pPr>
      <w:r>
        <w:rPr>
          <w:i/>
          <w:color w:val="6F6E6E"/>
          <w:spacing w:val="-6"/>
          <w:sz w:val="20"/>
        </w:rPr>
        <w:t>Please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6"/>
          <w:sz w:val="20"/>
        </w:rPr>
        <w:t>read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6"/>
          <w:sz w:val="20"/>
        </w:rPr>
        <w:t>this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5"/>
          <w:sz w:val="20"/>
        </w:rPr>
        <w:t>document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5"/>
          <w:sz w:val="20"/>
        </w:rPr>
        <w:t>carefully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5"/>
          <w:sz w:val="20"/>
        </w:rPr>
        <w:t>before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5"/>
          <w:sz w:val="20"/>
        </w:rPr>
        <w:t>singning.</w:t>
      </w:r>
    </w:p>
    <w:p>
      <w:pPr>
        <w:pStyle w:val="Normal"/>
        <w:spacing w:before="134" w:after="0"/>
        <w:ind w:left="304" w:hanging="0"/>
        <w:rPr>
          <w:i/>
          <w:i/>
          <w:sz w:val="20"/>
        </w:rPr>
      </w:pPr>
      <w:r>
        <w:rPr>
          <w:spacing w:val="-3"/>
          <w:sz w:val="20"/>
          <w:u w:val="single"/>
        </w:rPr>
        <w:t>PODACI</w:t>
      </w:r>
      <w:r>
        <w:rPr>
          <w:spacing w:val="1"/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ZA</w:t>
      </w:r>
      <w:r>
        <w:rPr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IDENTIFIKACIJU</w:t>
      </w:r>
      <w:r>
        <w:rPr>
          <w:spacing w:val="1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/</w:t>
      </w:r>
      <w:r>
        <w:rPr>
          <w:spacing w:val="-1"/>
          <w:sz w:val="20"/>
          <w:u w:val="single"/>
        </w:rPr>
        <w:t xml:space="preserve"> </w:t>
      </w:r>
      <w:r>
        <w:rPr>
          <w:i/>
          <w:color w:val="6F6E6E"/>
          <w:spacing w:val="-2"/>
          <w:sz w:val="20"/>
          <w:u w:val="single" w:color="000000"/>
        </w:rPr>
        <w:t>INFO</w:t>
      </w:r>
      <w:r>
        <w:rPr>
          <w:i/>
          <w:color w:val="6F6E6E"/>
          <w:spacing w:val="-11"/>
          <w:sz w:val="20"/>
          <w:u w:val="single" w:color="000000"/>
        </w:rPr>
        <w:t xml:space="preserve"> </w:t>
      </w:r>
      <w:r>
        <w:rPr>
          <w:i/>
          <w:color w:val="6F6E6E"/>
          <w:spacing w:val="-2"/>
          <w:sz w:val="20"/>
          <w:u w:val="single" w:color="000000"/>
        </w:rPr>
        <w:t>IDENTIFICATION</w:t>
      </w:r>
    </w:p>
    <w:p>
      <w:pPr>
        <w:pStyle w:val="Style18"/>
        <w:spacing w:before="2" w:after="0"/>
        <w:rPr>
          <w:i/>
          <w:i/>
          <w:sz w:val="16"/>
        </w:rPr>
      </w:pPr>
      <w:r>
        <w:rPr>
          <w:i/>
          <w:sz w:val="16"/>
        </w:rPr>
      </w:r>
    </w:p>
    <w:p>
      <w:pPr>
        <w:pStyle w:val="Normal"/>
        <w:tabs>
          <w:tab w:val="clear" w:pos="720"/>
          <w:tab w:val="left" w:pos="3984" w:leader="none"/>
        </w:tabs>
        <w:ind w:left="300" w:hanging="0"/>
        <w:rPr>
          <w:i/>
          <w:i/>
          <w:sz w:val="20"/>
          <w:lang w:val="en-US"/>
        </w:rPr>
      </w:pPr>
      <w:r>
        <mc:AlternateContent>
          <mc:Choice Requires="wps">
            <w:drawing>
              <wp:anchor behindDoc="1" distT="0" distB="0" distL="0" distR="0" simplePos="0" locked="0" layoutInCell="0" allowOverlap="1" relativeHeight="131">
                <wp:simplePos x="0" y="0"/>
                <wp:positionH relativeFrom="page">
                  <wp:posOffset>2108200</wp:posOffset>
                </wp:positionH>
                <wp:positionV relativeFrom="paragraph">
                  <wp:posOffset>201295</wp:posOffset>
                </wp:positionV>
                <wp:extent cx="3821430" cy="0"/>
                <wp:effectExtent l="1905" t="1905" r="1905" b="1905"/>
                <wp:wrapTopAndBottom/>
                <wp:docPr id="9" name="Фигура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1400" cy="0"/>
                        </a:xfrm>
                        <a:prstGeom prst="line">
                          <a:avLst/>
                        </a:prstGeom>
                        <a:ln w="32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6pt,15.85pt" to="466.85pt,15.85pt" ID="Фигура10" stroked="t" o:allowincell="f" style="position:absolute;mso-position-horizontal-relative:page">
                <v:stroke color="black" weight="3240" joinstyle="round" endcap="flat"/>
                <v:fill o:detectmouseclick="t" on="false"/>
                <w10:wrap type="topAndBottom"/>
              </v:line>
            </w:pict>
          </mc:Fallback>
        </mc:AlternateContent>
      </w:r>
      <w:r>
        <w:rPr>
          <w:spacing w:val="-5"/>
          <w:sz w:val="20"/>
        </w:rPr>
        <w:t>Naziv</w:t>
      </w:r>
      <w:r>
        <w:rPr>
          <w:spacing w:val="-12"/>
          <w:sz w:val="20"/>
        </w:rPr>
        <w:t xml:space="preserve"> </w:t>
      </w:r>
      <w:r>
        <w:rPr>
          <w:spacing w:val="-5"/>
          <w:sz w:val="20"/>
        </w:rPr>
        <w:t>firme</w:t>
      </w:r>
      <w:r>
        <w:rPr>
          <w:spacing w:val="-11"/>
          <w:sz w:val="20"/>
        </w:rPr>
        <w:t xml:space="preserve"> </w:t>
      </w:r>
      <w:r>
        <w:rPr>
          <w:spacing w:val="-5"/>
          <w:sz w:val="20"/>
        </w:rPr>
        <w:t>/</w:t>
      </w:r>
      <w:r>
        <w:rPr>
          <w:spacing w:val="-15"/>
          <w:sz w:val="20"/>
        </w:rPr>
        <w:t xml:space="preserve"> </w:t>
      </w:r>
      <w:r>
        <w:rPr>
          <w:i/>
          <w:color w:val="6F6E6E"/>
          <w:spacing w:val="-5"/>
          <w:sz w:val="20"/>
        </w:rPr>
        <w:t>Full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4"/>
          <w:sz w:val="20"/>
        </w:rPr>
        <w:t>Company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4"/>
          <w:sz w:val="20"/>
        </w:rPr>
        <w:t>Name:</w:t>
      </w:r>
      <w:ins w:id="0" w:author="User" w:date="2023-04-17T14:05:00Z">
        <w:r>
          <w:rPr>
            <w:i/>
            <w:color w:val="6F6E6E"/>
            <w:spacing w:val="-4"/>
            <w:sz w:val="20"/>
          </w:rPr>
          <w:t xml:space="preserve">    </w:t>
        </w:r>
      </w:ins>
      <w:r>
        <w:rPr>
          <w:i/>
          <w:color w:val="6F6E6E"/>
          <w:spacing w:val="-4"/>
          <w:sz w:val="20"/>
          <w:lang w:val="en-US"/>
        </w:rPr>
        <w:t xml:space="preserve"> </w:t>
      </w:r>
      <w:r>
        <w:rPr>
          <w:iCs/>
          <w:spacing w:val="-4"/>
          <w:sz w:val="20"/>
          <w:lang w:val="en-US"/>
        </w:rPr>
        <w:t>{compName}</w:t>
      </w:r>
    </w:p>
    <w:p>
      <w:pPr>
        <w:pStyle w:val="Normal"/>
        <w:spacing w:before="58" w:after="74"/>
        <w:ind w:hanging="0"/>
        <w:rPr>
          <w:i/>
          <w:i/>
          <w:sz w:val="20"/>
        </w:rPr>
      </w:pPr>
      <w:r>
        <w:rPr/>
        <w:drawing>
          <wp:inline distT="0" distB="0" distL="0" distR="0">
            <wp:extent cx="692785" cy="113665"/>
            <wp:effectExtent l="0" t="0" r="0" b="0"/>
            <wp:docPr id="10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i/>
          <w:color w:val="6F6E6E"/>
          <w:spacing w:val="-6"/>
          <w:sz w:val="20"/>
        </w:rPr>
        <w:t>Company</w:t>
      </w:r>
      <w:r>
        <w:rPr>
          <w:i/>
          <w:color w:val="6F6E6E"/>
          <w:spacing w:val="-8"/>
          <w:sz w:val="20"/>
        </w:rPr>
        <w:t xml:space="preserve"> </w:t>
      </w:r>
      <w:r>
        <w:rPr>
          <w:i/>
          <w:color w:val="6F6E6E"/>
          <w:spacing w:val="-5"/>
          <w:sz w:val="20"/>
        </w:rPr>
        <w:t>Number:</w:t>
      </w:r>
    </w:p>
    <w:p>
      <w:pPr>
        <w:pStyle w:val="Style18"/>
        <w:spacing w:lineRule="exact" w:line="20"/>
        <w:ind w:left="2897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3821430" cy="635"/>
                <wp:effectExtent l="114300" t="0" r="114300" b="0"/>
                <wp:docPr id="11" name="Фигура1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1400" cy="720"/>
                          <a:chOff x="0" y="0"/>
                          <a:chExt cx="3821400" cy="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821400" cy="720"/>
                          </a:xfrm>
                          <a:prstGeom prst="line">
                            <a:avLst/>
                          </a:prstGeom>
                          <a:ln w="32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1" style="position:absolute;margin-left:0pt;margin-top:-0.1pt;width:300.85pt;height:0pt" coordorigin="0,-2" coordsize="6017,0">
                <v:line id="shape_0" from="0,-2" to="6017,-2" stroked="t" o:allowincell="f" style="position:absolute;mso-position-vertical:top">
                  <v:stroke color="black" weight="3240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Style18"/>
        <w:spacing w:before="69" w:after="0"/>
        <w:ind w:left="300" w:hanging="0"/>
        <w:rPr/>
      </w:pPr>
      <w:r>
        <mc:AlternateContent>
          <mc:Choice Requires="wps">
            <w:drawing>
              <wp:anchor behindDoc="1" distT="0" distB="635" distL="0" distR="0" simplePos="0" locked="0" layoutInCell="0" allowOverlap="1" relativeHeight="132">
                <wp:simplePos x="0" y="0"/>
                <wp:positionH relativeFrom="page">
                  <wp:posOffset>2108200</wp:posOffset>
                </wp:positionH>
                <wp:positionV relativeFrom="paragraph">
                  <wp:posOffset>252095</wp:posOffset>
                </wp:positionV>
                <wp:extent cx="3821430" cy="635"/>
                <wp:effectExtent l="1905" t="1905" r="1905" b="1905"/>
                <wp:wrapTopAndBottom/>
                <wp:docPr id="12" name="Фигура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1400" cy="720"/>
                        </a:xfrm>
                        <a:prstGeom prst="line">
                          <a:avLst/>
                        </a:prstGeom>
                        <a:ln w="32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6pt,19.85pt" to="466.85pt,19.85pt" ID="Фигура12" stroked="t" o:allowincell="f" style="position:absolute;mso-position-horizontal-relative:page">
                <v:stroke color="black" weight="3240" joinstyle="round" endcap="flat"/>
                <v:fill o:detectmouseclick="t" on="false"/>
                <w10:wrap type="topAndBottom"/>
              </v:line>
            </w:pict>
          </mc:Fallback>
        </mc:AlternateContent>
      </w:r>
      <w:r>
        <w:rPr/>
        <w:t>PIB /</w:t>
      </w:r>
      <w:r>
        <w:rPr>
          <w:spacing w:val="15"/>
        </w:rPr>
        <w:t xml:space="preserve"> </w:t>
      </w:r>
      <w:r>
        <w:rPr/>
        <w:drawing>
          <wp:inline distT="0" distB="0" distL="0" distR="0">
            <wp:extent cx="1275080" cy="109220"/>
            <wp:effectExtent l="0" t="0" r="0" b="0"/>
            <wp:docPr id="1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80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"/>
        </w:rPr>
        <w:t xml:space="preserve"> </w:t>
      </w:r>
      <w:ins w:id="1" w:author="User" w:date="2023-04-17T14:05:00Z">
        <w:r>
          <w:rPr>
            <w:spacing w:val="15"/>
          </w:rPr>
          <w:t xml:space="preserve">    </w:t>
        </w:r>
      </w:ins>
      <w:r>
        <w:rPr>
          <w:spacing w:val="15"/>
          <w:lang w:val="en-US"/>
        </w:rPr>
        <w:t>{pib}</w:t>
      </w:r>
    </w:p>
    <w:p>
      <w:pPr>
        <w:pStyle w:val="Normal"/>
        <w:spacing w:before="46" w:after="0"/>
        <w:ind w:left="299" w:hanging="0"/>
        <w:rPr>
          <w:i/>
          <w:i/>
          <w:sz w:val="20"/>
        </w:rPr>
      </w:pPr>
      <w:r>
        <w:rPr>
          <w:spacing w:val="-3"/>
          <w:sz w:val="20"/>
          <w:u w:val="single"/>
        </w:rPr>
        <w:t>PODACI</w:t>
      </w:r>
      <w:r>
        <w:rPr>
          <w:spacing w:val="1"/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O</w:t>
      </w:r>
      <w:r>
        <w:rPr>
          <w:spacing w:val="-1"/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SJEDIŠTU</w:t>
      </w:r>
      <w:r>
        <w:rPr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/</w:t>
      </w:r>
      <w:r>
        <w:rPr>
          <w:spacing w:val="-5"/>
          <w:sz w:val="20"/>
          <w:u w:val="single"/>
        </w:rPr>
        <w:t xml:space="preserve"> </w:t>
      </w:r>
      <w:r>
        <w:rPr>
          <w:i/>
          <w:color w:val="6F6E6E"/>
          <w:spacing w:val="-2"/>
          <w:sz w:val="20"/>
          <w:u w:val="single" w:color="000000"/>
        </w:rPr>
        <w:t>ADRESS</w:t>
      </w:r>
      <w:r>
        <w:rPr>
          <w:i/>
          <w:color w:val="6F6E6E"/>
          <w:spacing w:val="-11"/>
          <w:sz w:val="20"/>
          <w:u w:val="single" w:color="000000"/>
        </w:rPr>
        <w:t xml:space="preserve"> </w:t>
      </w:r>
      <w:r>
        <w:rPr>
          <w:i/>
          <w:color w:val="6F6E6E"/>
          <w:spacing w:val="-2"/>
          <w:sz w:val="20"/>
        </w:rPr>
        <w:t>INFO</w:t>
      </w:r>
    </w:p>
    <w:p>
      <w:pPr>
        <w:pStyle w:val="Normal"/>
        <w:spacing w:before="163" w:after="0"/>
        <w:ind w:left="300" w:hanging="0"/>
        <w:rPr>
          <w:i/>
          <w:i/>
          <w:sz w:val="20"/>
        </w:rPr>
      </w:pPr>
      <w:r>
        <w:rPr>
          <w:spacing w:val="-3"/>
          <w:sz w:val="20"/>
        </w:rPr>
        <w:t>Ulica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i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broj/</w:t>
      </w:r>
      <w:r>
        <w:rPr>
          <w:spacing w:val="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Street</w:t>
      </w:r>
      <w:r>
        <w:rPr>
          <w:i/>
          <w:color w:val="6F6E6E"/>
          <w:spacing w:val="-44"/>
          <w:sz w:val="20"/>
          <w:u w:val="single" w:color="000000"/>
        </w:rPr>
        <w:t xml:space="preserve"> </w:t>
      </w:r>
      <w:r>
        <w:rPr>
          <w:i/>
          <w:color w:val="6F6E6E"/>
          <w:spacing w:val="-2"/>
          <w:sz w:val="20"/>
        </w:rPr>
        <w:t xml:space="preserve">: </w:t>
      </w:r>
      <w:ins w:id="2" w:author="User" w:date="2023-04-17T14:05:00Z">
        <w:r>
          <w:rPr>
            <w:i/>
            <w:color w:val="6F6E6E"/>
            <w:spacing w:val="-2"/>
            <w:sz w:val="20"/>
          </w:rPr>
          <w:t xml:space="preserve">   </w:t>
        </w:r>
      </w:ins>
      <w:r>
        <w:rPr>
          <w:iCs/>
          <w:spacing w:val="-2"/>
          <w:sz w:val="20"/>
          <w:u w:val="single"/>
          <w:lang w:val="en-US"/>
        </w:rPr>
        <w:t>{compAddr}</w:t>
      </w:r>
    </w:p>
    <w:p>
      <w:pPr>
        <w:pStyle w:val="Style18"/>
        <w:spacing w:before="6" w:after="0"/>
        <w:rPr>
          <w:i/>
          <w:i/>
          <w:sz w:val="8"/>
        </w:rPr>
      </w:pPr>
      <w:r>
        <w:rPr>
          <w:i/>
          <w:sz w:val="8"/>
        </w:rPr>
      </w:r>
    </w:p>
    <w:p>
      <w:pPr>
        <w:pStyle w:val="Normal"/>
        <w:tabs>
          <w:tab w:val="clear" w:pos="720"/>
          <w:tab w:val="left" w:pos="7871" w:leader="none"/>
        </w:tabs>
        <w:spacing w:before="60" w:after="0"/>
        <w:ind w:left="299" w:hanging="0"/>
        <w:rPr>
          <w:i/>
          <w:i/>
          <w:sz w:val="20"/>
        </w:rPr>
      </w:pPr>
      <w:r>
        <w:rPr>
          <w:spacing w:val="-1"/>
          <w:sz w:val="20"/>
        </w:rPr>
        <w:t>Grad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/</w:t>
      </w:r>
      <w:r>
        <w:rPr>
          <w:spacing w:val="-9"/>
          <w:sz w:val="20"/>
        </w:rPr>
        <w:t xml:space="preserve"> </w:t>
      </w:r>
      <w:r>
        <w:rPr>
          <w:i/>
          <w:color w:val="6F6E6E"/>
          <w:spacing w:val="-1"/>
          <w:sz w:val="20"/>
        </w:rPr>
        <w:t>City:</w:t>
      </w:r>
      <w:ins w:id="3" w:author="User" w:date="2023-04-17T14:05:00Z">
        <w:r>
          <w:rPr>
            <w:i/>
            <w:color w:val="6F6E6E"/>
            <w:spacing w:val="-1"/>
            <w:sz w:val="20"/>
          </w:rPr>
          <w:t xml:space="preserve">    </w:t>
        </w:r>
      </w:ins>
      <w:r>
        <w:rPr>
          <w:i/>
          <w:color w:val="6F6E6E"/>
          <w:sz w:val="20"/>
          <w:u w:val="single" w:color="000000"/>
        </w:rPr>
        <w:t xml:space="preserve"> </w:t>
      </w:r>
      <w:r>
        <w:rPr>
          <w:iCs/>
          <w:sz w:val="20"/>
          <w:u w:val="single" w:color="000000"/>
          <w:lang w:val="en-US"/>
        </w:rPr>
        <w:t>{compCity}</w:t>
      </w:r>
      <w:r>
        <w:rPr>
          <w:i/>
          <w:color w:val="6F6E6E"/>
          <w:sz w:val="20"/>
          <w:u w:val="single" w:color="000000"/>
        </w:rPr>
        <w:tab/>
      </w:r>
    </w:p>
    <w:p>
      <w:pPr>
        <w:pStyle w:val="Normal"/>
        <w:tabs>
          <w:tab w:val="clear" w:pos="720"/>
          <w:tab w:val="left" w:pos="7871" w:leader="none"/>
        </w:tabs>
        <w:spacing w:before="163" w:after="0"/>
        <w:ind w:left="299" w:hanging="0"/>
        <w:rPr>
          <w:i/>
          <w:i/>
          <w:sz w:val="20"/>
        </w:rPr>
      </w:pPr>
      <w:r>
        <w:rPr>
          <w:spacing w:val="-2"/>
          <w:sz w:val="20"/>
        </w:rPr>
        <w:t>Država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/</w:t>
      </w:r>
      <w:r>
        <w:rPr>
          <w:spacing w:val="-9"/>
          <w:sz w:val="20"/>
        </w:rPr>
        <w:t xml:space="preserve"> </w:t>
      </w:r>
      <w:r>
        <w:rPr>
          <w:i/>
          <w:color w:val="6F6E6E"/>
          <w:spacing w:val="-1"/>
          <w:sz w:val="20"/>
        </w:rPr>
        <w:t xml:space="preserve">State: </w:t>
      </w:r>
      <w:r>
        <w:rPr>
          <w:i/>
          <w:color w:val="6F6E6E"/>
          <w:spacing w:val="-20"/>
          <w:sz w:val="20"/>
        </w:rPr>
        <w:t xml:space="preserve"> </w:t>
      </w:r>
      <w:r>
        <w:rPr>
          <w:i/>
          <w:color w:val="6F6E6E"/>
          <w:sz w:val="20"/>
          <w:u w:val="single" w:color="000000"/>
        </w:rPr>
        <w:t xml:space="preserve"> </w:t>
      </w:r>
      <w:r>
        <w:rPr>
          <w:iCs/>
          <w:sz w:val="20"/>
          <w:u w:val="single" w:color="000000"/>
        </w:rPr>
        <w:t>Crna Gora</w:t>
      </w:r>
      <w:r>
        <w:rPr>
          <w:i/>
          <w:color w:val="6F6E6E"/>
          <w:sz w:val="20"/>
          <w:u w:val="single" w:color="000000"/>
        </w:rPr>
        <w:tab/>
      </w:r>
    </w:p>
    <w:p>
      <w:pPr>
        <w:pStyle w:val="Style18"/>
        <w:spacing w:before="7" w:after="0"/>
        <w:rPr>
          <w:i/>
          <w:i/>
          <w:sz w:val="16"/>
        </w:rPr>
      </w:pPr>
      <w:r>
        <w:rPr>
          <w:i/>
          <w:sz w:val="16"/>
        </w:rPr>
      </w:r>
    </w:p>
    <w:p>
      <w:pPr>
        <w:pStyle w:val="Normal"/>
        <w:tabs>
          <w:tab w:val="clear" w:pos="720"/>
          <w:tab w:val="left" w:pos="8973" w:leader="none"/>
        </w:tabs>
        <w:spacing w:lineRule="exact" w:line="244"/>
        <w:ind w:left="299" w:hanging="0"/>
        <w:rPr>
          <w:i/>
          <w:i/>
          <w:sz w:val="20"/>
        </w:rPr>
      </w:pPr>
      <w:r>
        <w:rPr>
          <w:spacing w:val="-3"/>
          <w:sz w:val="20"/>
        </w:rPr>
        <w:t>Država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sjedišta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poslovnog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subjekta</w:t>
      </w:r>
      <w:r>
        <w:rPr>
          <w:sz w:val="20"/>
        </w:rPr>
        <w:t xml:space="preserve"> </w:t>
      </w:r>
      <w:r>
        <w:rPr>
          <w:spacing w:val="-2"/>
          <w:sz w:val="20"/>
        </w:rPr>
        <w:t>/</w:t>
      </w:r>
      <w:r>
        <w:rPr>
          <w:i/>
          <w:color w:val="6F6E6E"/>
          <w:spacing w:val="-2"/>
          <w:sz w:val="20"/>
        </w:rPr>
        <w:t>State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of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residence:</w:t>
      </w:r>
      <w:r>
        <w:rPr>
          <w:i/>
          <w:color w:val="6F6E6E"/>
          <w:spacing w:val="19"/>
          <w:sz w:val="20"/>
        </w:rPr>
        <w:t xml:space="preserve"> </w:t>
      </w:r>
      <w:r>
        <w:rPr>
          <w:i/>
          <w:color w:val="6F6E6E"/>
          <w:sz w:val="20"/>
          <w:u w:val="single" w:color="000000"/>
        </w:rPr>
        <w:t xml:space="preserve"> </w:t>
      </w:r>
      <w:r>
        <w:rPr>
          <w:iCs/>
          <w:sz w:val="20"/>
          <w:u w:val="single" w:color="000000"/>
        </w:rPr>
        <w:t>Crna Gora</w:t>
      </w:r>
      <w:r>
        <w:rPr>
          <w:i/>
          <w:color w:val="6F6E6E"/>
          <w:sz w:val="20"/>
          <w:u w:val="single" w:color="000000"/>
        </w:rPr>
        <w:tab/>
      </w:r>
    </w:p>
    <w:p>
      <w:pPr>
        <w:pStyle w:val="Normal"/>
        <w:spacing w:lineRule="exact" w:line="171"/>
        <w:ind w:left="4393" w:hanging="0"/>
        <w:rPr>
          <w:sz w:val="14"/>
        </w:rPr>
      </w:pPr>
      <w:r>
        <w:drawing>
          <wp:anchor behindDoc="0" distT="0" distB="0" distL="0" distR="0" simplePos="0" locked="0" layoutInCell="0" allowOverlap="1" relativeHeight="151">
            <wp:simplePos x="0" y="0"/>
            <wp:positionH relativeFrom="page">
              <wp:posOffset>3331845</wp:posOffset>
            </wp:positionH>
            <wp:positionV relativeFrom="paragraph">
              <wp:posOffset>132715</wp:posOffset>
            </wp:positionV>
            <wp:extent cx="2346325" cy="79375"/>
            <wp:effectExtent l="0" t="0" r="0" b="0"/>
            <wp:wrapTopAndBottom/>
            <wp:docPr id="1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7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t>(ako</w:t>
      </w:r>
      <w:r>
        <w:rPr>
          <w:spacing w:val="26"/>
          <w:sz w:val="14"/>
        </w:rPr>
        <w:t xml:space="preserve"> </w:t>
      </w:r>
      <w:r>
        <w:rPr>
          <w:sz w:val="14"/>
        </w:rPr>
        <w:t>je</w:t>
      </w:r>
      <w:r>
        <w:rPr>
          <w:spacing w:val="-3"/>
          <w:sz w:val="14"/>
        </w:rPr>
        <w:t xml:space="preserve"> </w:t>
      </w:r>
      <w:r>
        <w:rPr>
          <w:sz w:val="14"/>
        </w:rPr>
        <w:t>poslovni</w:t>
      </w:r>
      <w:r>
        <w:rPr>
          <w:spacing w:val="-3"/>
          <w:sz w:val="14"/>
        </w:rPr>
        <w:t xml:space="preserve"> </w:t>
      </w:r>
      <w:r>
        <w:rPr>
          <w:sz w:val="14"/>
        </w:rPr>
        <w:t>subjekt</w:t>
      </w:r>
      <w:r>
        <w:rPr>
          <w:spacing w:val="-2"/>
          <w:sz w:val="14"/>
        </w:rPr>
        <w:t xml:space="preserve"> </w:t>
      </w:r>
      <w:r>
        <w:rPr>
          <w:sz w:val="14"/>
        </w:rPr>
        <w:t>u</w:t>
      </w:r>
      <w:r>
        <w:rPr>
          <w:spacing w:val="-2"/>
          <w:sz w:val="14"/>
        </w:rPr>
        <w:t xml:space="preserve"> </w:t>
      </w:r>
      <w:r>
        <w:rPr>
          <w:sz w:val="14"/>
        </w:rPr>
        <w:t>vlasništvu</w:t>
      </w:r>
      <w:r>
        <w:rPr>
          <w:spacing w:val="-2"/>
          <w:sz w:val="14"/>
        </w:rPr>
        <w:t xml:space="preserve"> </w:t>
      </w:r>
      <w:r>
        <w:rPr>
          <w:sz w:val="14"/>
        </w:rPr>
        <w:t>drugog</w:t>
      </w:r>
      <w:r>
        <w:rPr>
          <w:spacing w:val="-3"/>
          <w:sz w:val="14"/>
        </w:rPr>
        <w:t xml:space="preserve"> </w:t>
      </w:r>
      <w:r>
        <w:rPr>
          <w:sz w:val="14"/>
        </w:rPr>
        <w:t>poslovnog</w:t>
      </w:r>
      <w:r>
        <w:rPr>
          <w:spacing w:val="-3"/>
          <w:sz w:val="14"/>
        </w:rPr>
        <w:t xml:space="preserve"> </w:t>
      </w:r>
      <w:r>
        <w:rPr>
          <w:sz w:val="14"/>
        </w:rPr>
        <w:t>subjekta</w:t>
      </w:r>
      <w:r>
        <w:rPr>
          <w:spacing w:val="-2"/>
          <w:sz w:val="14"/>
        </w:rPr>
        <w:t xml:space="preserve"> </w:t>
      </w:r>
      <w:r>
        <w:rPr>
          <w:sz w:val="14"/>
        </w:rPr>
        <w:t>koje</w:t>
      </w:r>
      <w:r>
        <w:rPr>
          <w:spacing w:val="-2"/>
          <w:sz w:val="14"/>
        </w:rPr>
        <w:t xml:space="preserve"> </w:t>
      </w:r>
      <w:r>
        <w:rPr>
          <w:sz w:val="14"/>
        </w:rPr>
        <w:t>nije</w:t>
      </w:r>
      <w:r>
        <w:rPr>
          <w:spacing w:val="-2"/>
          <w:sz w:val="14"/>
        </w:rPr>
        <w:t xml:space="preserve"> </w:t>
      </w:r>
      <w:r>
        <w:rPr>
          <w:sz w:val="14"/>
        </w:rPr>
        <w:t>iz</w:t>
      </w:r>
      <w:r>
        <w:rPr>
          <w:spacing w:val="-3"/>
          <w:sz w:val="14"/>
        </w:rPr>
        <w:t xml:space="preserve"> </w:t>
      </w:r>
      <w:r>
        <w:rPr>
          <w:sz w:val="14"/>
        </w:rPr>
        <w:t>Crne</w:t>
      </w:r>
      <w:r>
        <w:rPr>
          <w:spacing w:val="-3"/>
          <w:sz w:val="14"/>
        </w:rPr>
        <w:t xml:space="preserve"> </w:t>
      </w:r>
      <w:r>
        <w:rPr>
          <w:sz w:val="14"/>
        </w:rPr>
        <w:t>Gore</w:t>
      </w:r>
      <w:r>
        <w:rPr>
          <w:spacing w:val="-3"/>
          <w:sz w:val="14"/>
        </w:rPr>
        <w:t xml:space="preserve"> </w:t>
      </w:r>
      <w:r>
        <w:rPr>
          <w:sz w:val="14"/>
        </w:rPr>
        <w:t>/</w:t>
      </w:r>
    </w:p>
    <w:p>
      <w:pPr>
        <w:pStyle w:val="Style18"/>
        <w:rPr>
          <w:sz w:val="14"/>
        </w:rPr>
      </w:pPr>
      <w:r>
        <w:rPr>
          <w:sz w:val="14"/>
        </w:rPr>
      </w:r>
    </w:p>
    <w:p>
      <w:pPr>
        <w:pStyle w:val="Style18"/>
        <w:spacing w:before="9" w:after="0"/>
        <w:rPr>
          <w:sz w:val="17"/>
        </w:rPr>
      </w:pPr>
      <w:r>
        <w:rPr>
          <w:sz w:val="17"/>
        </w:rPr>
      </w:r>
    </w:p>
    <w:p>
      <w:pPr>
        <w:pStyle w:val="Normal"/>
        <w:tabs>
          <w:tab w:val="clear" w:pos="720"/>
          <w:tab w:val="left" w:pos="8076" w:leader="none"/>
        </w:tabs>
        <w:spacing w:before="1" w:after="0"/>
        <w:ind w:left="289" w:hanging="0"/>
        <w:rPr>
          <w:i/>
          <w:i/>
          <w:sz w:val="20"/>
        </w:rPr>
      </w:pPr>
      <w:r>
        <w:rPr>
          <w:spacing w:val="-3"/>
          <w:sz w:val="20"/>
        </w:rPr>
        <w:t>Broj</w:t>
      </w:r>
      <w:r>
        <w:rPr>
          <w:sz w:val="20"/>
        </w:rPr>
        <w:t xml:space="preserve"> </w:t>
      </w:r>
      <w:r>
        <w:rPr>
          <w:spacing w:val="-3"/>
          <w:sz w:val="20"/>
        </w:rPr>
        <w:t>telefona</w:t>
      </w:r>
      <w:r>
        <w:rPr>
          <w:sz w:val="20"/>
        </w:rPr>
        <w:t xml:space="preserve"> </w:t>
      </w:r>
      <w:r>
        <w:rPr>
          <w:spacing w:val="-2"/>
          <w:sz w:val="20"/>
        </w:rPr>
        <w:t>/</w:t>
      </w:r>
      <w:r>
        <w:rPr>
          <w:spacing w:val="-5"/>
          <w:sz w:val="20"/>
        </w:rPr>
        <w:t xml:space="preserve"> </w:t>
      </w:r>
      <w:r>
        <w:rPr>
          <w:i/>
          <w:color w:val="6F6E6E"/>
          <w:spacing w:val="-2"/>
          <w:sz w:val="20"/>
        </w:rPr>
        <w:t>Phone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 xml:space="preserve">number:  </w:t>
      </w:r>
      <w:r>
        <w:rPr>
          <w:i/>
          <w:color w:val="6F6E6E"/>
          <w:spacing w:val="-2"/>
          <w:sz w:val="20"/>
          <w:u w:val="single" w:color="000000"/>
        </w:rPr>
        <w:t xml:space="preserve"> </w:t>
      </w:r>
      <w:r>
        <w:rPr>
          <w:iCs/>
          <w:spacing w:val="-2"/>
          <w:sz w:val="20"/>
          <w:u w:val="single" w:color="000000"/>
          <w:lang w:val="en-US"/>
        </w:rPr>
        <w:t>{tel}</w:t>
      </w:r>
      <w:r>
        <w:rPr>
          <w:i/>
          <w:color w:val="6F6E6E"/>
          <w:spacing w:val="-2"/>
          <w:sz w:val="20"/>
          <w:u w:val="single" w:color="000000"/>
        </w:rPr>
        <w:tab/>
      </w:r>
    </w:p>
    <w:p>
      <w:pPr>
        <w:pStyle w:val="Normal"/>
        <w:tabs>
          <w:tab w:val="clear" w:pos="720"/>
          <w:tab w:val="left" w:pos="6212" w:leader="none"/>
        </w:tabs>
        <w:spacing w:before="166" w:after="0"/>
        <w:ind w:left="300" w:hanging="0"/>
        <w:rPr>
          <w:rFonts w:ascii="Trebuchet MS" w:hAnsi="Trebuchet MS"/>
          <w:sz w:val="16"/>
        </w:rPr>
      </w:pPr>
      <w:r>
        <w:rPr>
          <w:sz w:val="20"/>
        </w:rPr>
        <w:t>E-mail</w:t>
      </w:r>
      <w:r>
        <w:rPr>
          <w:rFonts w:ascii="Trebuchet MS" w:hAnsi="Trebuchet MS"/>
          <w:sz w:val="16"/>
        </w:rPr>
        <w:t>:</w:t>
      </w:r>
      <w:r>
        <w:rPr>
          <w:rFonts w:ascii="Trebuchet MS" w:hAnsi="Trebuchet MS"/>
          <w:spacing w:val="15"/>
          <w:sz w:val="16"/>
        </w:rPr>
        <w:t xml:space="preserve"> </w:t>
      </w:r>
      <w:r>
        <w:rPr>
          <w:rFonts w:ascii="Trebuchet MS" w:hAnsi="Trebuchet MS"/>
          <w:w w:val="70"/>
          <w:sz w:val="16"/>
          <w:u w:val="single"/>
        </w:rPr>
        <w:t xml:space="preserve"> </w:t>
      </w:r>
      <w:ins w:id="4" w:author="User" w:date="2023-04-17T14:05:00Z">
        <w:r>
          <w:rPr>
            <w:rFonts w:ascii="Trebuchet MS" w:hAnsi="Trebuchet MS"/>
            <w:w w:val="70"/>
            <w:sz w:val="16"/>
            <w:u w:val="single"/>
          </w:rPr>
          <w:t xml:space="preserve"> </w:t>
        </w:r>
      </w:ins>
      <w:r>
        <w:rPr>
          <w:rFonts w:cs="Calibri" w:cstheme="minorHAnsi"/>
          <w:w w:val="70"/>
          <w:sz w:val="20"/>
          <w:szCs w:val="20"/>
          <w:u w:val="single"/>
          <w:lang w:val="en-US"/>
        </w:rPr>
        <w:t>{email}</w:t>
      </w:r>
      <w:r>
        <w:rPr>
          <w:rFonts w:ascii="Trebuchet MS" w:hAnsi="Trebuchet MS"/>
          <w:sz w:val="16"/>
          <w:u w:val="single"/>
        </w:rPr>
        <w:tab/>
      </w:r>
    </w:p>
    <w:p>
      <w:pPr>
        <w:pStyle w:val="Style18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sectPr>
          <w:type w:val="nextPage"/>
          <w:pgSz w:w="11906" w:h="16838"/>
          <w:pgMar w:left="420" w:right="300" w:gutter="0" w:header="0" w:top="700" w:footer="0" w:bottom="280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Style18"/>
        <w:spacing w:before="10" w:after="0"/>
        <w:rPr>
          <w:rFonts w:ascii="Trebuchet MS" w:hAnsi="Trebuchet MS"/>
          <w:sz w:val="18"/>
        </w:rPr>
      </w:pPr>
      <w:r>
        <w:rPr>
          <w:rFonts w:ascii="Trebuchet MS" w:hAnsi="Trebuchet MS"/>
          <w:sz w:val="18"/>
        </w:rPr>
      </w:r>
    </w:p>
    <w:p>
      <w:pPr>
        <w:pStyle w:val="Normal"/>
        <w:ind w:left="300" w:hanging="0"/>
        <w:rPr>
          <w:i/>
          <w:i/>
          <w:sz w:val="20"/>
        </w:rPr>
      </w:pPr>
      <w:r>
        <w:rPr>
          <w:spacing w:val="-4"/>
          <w:sz w:val="20"/>
        </w:rPr>
        <w:t>Račun</w:t>
      </w:r>
      <w:r>
        <w:rPr>
          <w:sz w:val="20"/>
        </w:rPr>
        <w:t xml:space="preserve"> </w:t>
      </w:r>
      <w:r>
        <w:rPr>
          <w:spacing w:val="-4"/>
          <w:sz w:val="20"/>
        </w:rPr>
        <w:t>i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za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nerezidentno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pravno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lice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/</w:t>
      </w:r>
      <w:r>
        <w:rPr>
          <w:spacing w:val="3"/>
          <w:sz w:val="20"/>
        </w:rPr>
        <w:t xml:space="preserve"> </w:t>
      </w:r>
      <w:r>
        <w:rPr>
          <w:i/>
          <w:color w:val="6F6E6E"/>
          <w:spacing w:val="-3"/>
          <w:sz w:val="20"/>
        </w:rPr>
        <w:t>Account/s</w:t>
      </w:r>
      <w:r>
        <w:rPr>
          <w:i/>
          <w:color w:val="6F6E6E"/>
          <w:spacing w:val="27"/>
          <w:sz w:val="20"/>
        </w:rPr>
        <w:t xml:space="preserve"> </w:t>
      </w:r>
      <w:r>
        <w:rPr>
          <w:i/>
          <w:color w:val="6F6E6E"/>
          <w:spacing w:val="-3"/>
          <w:sz w:val="20"/>
        </w:rPr>
        <w:t>opened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for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a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3"/>
          <w:sz w:val="20"/>
        </w:rPr>
        <w:t>non-resident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company:</w:t>
      </w:r>
    </w:p>
    <w:p>
      <w:pPr>
        <w:pStyle w:val="Style18"/>
        <w:rPr>
          <w:i/>
          <w:i/>
          <w:sz w:val="19"/>
        </w:rPr>
      </w:pPr>
      <w:r>
        <w:br w:type="column"/>
      </w:r>
      <w:r>
        <w:rPr>
          <w:i/>
          <w:sz w:val="19"/>
        </w:rPr>
      </w:r>
    </w:p>
    <w:p>
      <w:pPr>
        <w:pStyle w:val="Normal"/>
        <w:ind w:left="300" w:hanging="0"/>
        <w:rPr>
          <w:i/>
          <w:i/>
          <w:sz w:val="20"/>
        </w:rPr>
      </w:pPr>
      <w:r>
        <mc:AlternateContent>
          <mc:Choice Requires="wps">
            <w:drawing>
              <wp:anchor behindDoc="0" distT="635" distB="635" distL="635" distR="635" simplePos="0" locked="0" layoutInCell="0" allowOverlap="1" relativeHeight="155">
                <wp:simplePos x="0" y="0"/>
                <wp:positionH relativeFrom="page">
                  <wp:posOffset>4879340</wp:posOffset>
                </wp:positionH>
                <wp:positionV relativeFrom="paragraph">
                  <wp:posOffset>24130</wp:posOffset>
                </wp:positionV>
                <wp:extent cx="127000" cy="127000"/>
                <wp:effectExtent l="635" t="635" r="635" b="635"/>
                <wp:wrapNone/>
                <wp:docPr id="15" name="Фигура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80" cy="12708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13" path="m0,0l-2147483645,0l-2147483645,-2147483646l0,-2147483646xe" stroked="t" o:allowincell="f" style="position:absolute;margin-left:384.2pt;margin-top:1.9pt;width:9.95pt;height:9.95pt;mso-wrap-style:none;v-text-anchor:middle;mso-position-horizontal-relative:page">
                <v:fill o:detectmouseclick="t" on="false"/>
                <v:stroke color="black" joinstyle="round" endcap="flat"/>
                <w10:wrap type="none"/>
              </v:rect>
            </w:pict>
          </mc:Fallback>
        </mc:AlternateContent>
      </w:r>
      <w:r>
        <w:rPr>
          <w:spacing w:val="-3"/>
          <w:sz w:val="20"/>
        </w:rPr>
        <w:t>Ne</w:t>
      </w:r>
      <w:r>
        <w:rPr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/No</w:t>
      </w:r>
    </w:p>
    <w:p>
      <w:pPr>
        <w:pStyle w:val="Style18"/>
        <w:rPr>
          <w:i/>
          <w:i/>
          <w:sz w:val="19"/>
        </w:rPr>
      </w:pPr>
      <w:r>
        <w:br w:type="column"/>
      </w:r>
      <w:r>
        <w:rPr>
          <w:i/>
          <w:sz w:val="19"/>
        </w:rPr>
      </w:r>
    </w:p>
    <w:p>
      <w:pPr>
        <w:pStyle w:val="Normal"/>
        <w:ind w:left="300" w:hanging="0"/>
        <w:rPr>
          <w:i/>
          <w:i/>
          <w:sz w:val="20"/>
        </w:rPr>
      </w:pPr>
      <w:r>
        <mc:AlternateContent>
          <mc:Choice Requires="wps">
            <w:drawing>
              <wp:anchor behindDoc="0" distT="635" distB="635" distL="635" distR="635" simplePos="0" locked="0" layoutInCell="0" allowOverlap="1" relativeHeight="156">
                <wp:simplePos x="0" y="0"/>
                <wp:positionH relativeFrom="page">
                  <wp:posOffset>5493385</wp:posOffset>
                </wp:positionH>
                <wp:positionV relativeFrom="paragraph">
                  <wp:posOffset>24130</wp:posOffset>
                </wp:positionV>
                <wp:extent cx="127000" cy="127000"/>
                <wp:effectExtent l="635" t="635" r="635" b="635"/>
                <wp:wrapNone/>
                <wp:docPr id="16" name="Фигура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80" cy="12708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14" path="m0,0l-2147483645,0l-2147483645,-2147483646l0,-2147483646xe" stroked="t" o:allowincell="f" style="position:absolute;margin-left:432.55pt;margin-top:1.9pt;width:9.95pt;height:9.95pt;mso-wrap-style:none;v-text-anchor:middle;mso-position-horizontal-relative:page">
                <v:fill o:detectmouseclick="t" on="false"/>
                <v:stroke color="black" joinstyle="round" endcap="flat"/>
                <w10:wrap type="none"/>
              </v:rect>
            </w:pict>
          </mc:Fallback>
        </mc:AlternateContent>
      </w:r>
      <w:r>
        <w:rPr>
          <w:spacing w:val="-1"/>
          <w:w w:val="95"/>
          <w:sz w:val="20"/>
        </w:rPr>
        <w:t>Da</w:t>
      </w:r>
      <w:r>
        <w:rPr>
          <w:rFonts w:ascii="Trebuchet MS" w:hAnsi="Trebuchet MS"/>
          <w:spacing w:val="-1"/>
          <w:w w:val="95"/>
          <w:sz w:val="16"/>
        </w:rPr>
        <w:t>/</w:t>
      </w:r>
      <w:r>
        <w:rPr>
          <w:rFonts w:ascii="Trebuchet MS" w:hAnsi="Trebuchet MS"/>
          <w:spacing w:val="-13"/>
          <w:w w:val="95"/>
          <w:sz w:val="16"/>
        </w:rPr>
        <w:t xml:space="preserve"> </w:t>
      </w:r>
      <w:r>
        <w:rPr>
          <w:i/>
          <w:color w:val="6F6E6E"/>
          <w:w w:val="95"/>
          <w:sz w:val="20"/>
        </w:rPr>
        <w:t>Yes</w:t>
      </w:r>
    </w:p>
    <w:p>
      <w:pPr>
        <w:sectPr>
          <w:type w:val="continuous"/>
          <w:pgSz w:w="11906" w:h="16838"/>
          <w:pgMar w:left="420" w:right="300" w:gutter="0" w:header="0" w:top="700" w:footer="0" w:bottom="280"/>
          <w:cols w:num="3" w:equalWidth="false" w:sep="false">
            <w:col w:w="6972" w:space="242"/>
            <w:col w:w="900" w:space="78"/>
            <w:col w:w="2993"/>
          </w:cols>
          <w:formProt w:val="false"/>
          <w:textDirection w:val="lrTb"/>
          <w:docGrid w:type="default" w:linePitch="100" w:charSpace="0"/>
        </w:sectPr>
      </w:pPr>
    </w:p>
    <w:p>
      <w:pPr>
        <w:pStyle w:val="Style18"/>
        <w:rPr>
          <w:i/>
          <w:i/>
          <w:sz w:val="16"/>
        </w:rPr>
      </w:pPr>
      <w:r>
        <w:rPr>
          <w:i/>
          <w:sz w:val="16"/>
        </w:rPr>
      </w:r>
    </w:p>
    <w:p>
      <w:pPr>
        <w:pStyle w:val="Style18"/>
        <w:spacing w:lineRule="exact" w:line="202"/>
        <w:ind w:left="308" w:hanging="0"/>
        <w:rPr/>
      </w:pPr>
      <w:r>
        <w:rPr/>
        <mc:AlternateContent>
          <mc:Choice Requires="wpg">
            <w:drawing>
              <wp:inline distT="0" distB="0" distL="0" distR="0">
                <wp:extent cx="4304030" cy="127635"/>
                <wp:effectExtent l="114300" t="0" r="114300" b="0"/>
                <wp:docPr id="17" name="Фигура1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4160" cy="127800"/>
                          <a:chOff x="0" y="0"/>
                          <a:chExt cx="4304160" cy="127800"/>
                        </a:xfrm>
                      </wpg:grpSpPr>
                      <pic:pic xmlns:pic="http://schemas.openxmlformats.org/drawingml/2006/picture">
                        <pic:nvPicPr>
                          <pic:cNvPr id="2" name="" descr="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0" y="0"/>
                            <a:ext cx="878040" cy="126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" descr="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910080" y="17640"/>
                            <a:ext cx="1388160" cy="108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330280" y="127080"/>
                            <a:ext cx="1973520" cy="720"/>
                          </a:xfrm>
                          <a:prstGeom prst="line">
                            <a:avLst/>
                          </a:prstGeom>
                          <a:ln w="32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5" style="position:absolute;margin-left:0pt;margin-top:-10.1pt;width:338.85pt;height:10.05pt" coordorigin="0,-202" coordsize="6777,201">
                <v:shape id="shape_0" stroked="f" o:allowincell="f" style="position:absolute;left:0;top:-202;width:1382;height:198;mso-wrap-style:none;v-text-anchor:middle;mso-position-vertical:top" type="_x0000_t75">
                  <v:imagedata r:id="rId11" o:detectmouseclick="t"/>
                  <v:stroke color="#3465a4" joinstyle="round" endcap="flat"/>
                  <w10:wrap type="square"/>
                </v:shape>
                <v:shape id="shape_0" stroked="f" o:allowincell="f" style="position:absolute;left:1433;top:-174;width:2185;height:170;mso-wrap-style:none;v-text-anchor:middle;mso-position-vertical:top" type="_x0000_t75">
                  <v:imagedata r:id="rId12" o:detectmouseclick="t"/>
                  <v:stroke color="#3465a4" joinstyle="round" endcap="flat"/>
                  <w10:wrap type="square"/>
                </v:shape>
                <v:line id="shape_0" from="3670,-2" to="6777,-2" stroked="t" o:allowincell="f" style="position:absolute;mso-position-vertical:top">
                  <v:stroke color="black" weight="3240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spacing w:before="7" w:after="0"/>
        <w:rPr>
          <w:i/>
          <w:i/>
          <w:sz w:val="19"/>
        </w:rPr>
      </w:pPr>
      <w:r>
        <w:rPr>
          <w:i/>
          <w:sz w:val="19"/>
        </w:rPr>
      </w:r>
    </w:p>
    <w:p>
      <w:pPr>
        <w:pStyle w:val="Normal"/>
        <w:spacing w:before="60" w:after="0"/>
        <w:ind w:left="301" w:hanging="0"/>
        <w:rPr>
          <w:i/>
          <w:i/>
          <w:sz w:val="20"/>
        </w:rPr>
      </w:pPr>
      <w:r>
        <mc:AlternateContent>
          <mc:Choice Requires="wps">
            <w:drawing>
              <wp:anchor behindDoc="0" distT="635" distB="635" distL="635" distR="635" simplePos="0" locked="0" layoutInCell="0" allowOverlap="1" relativeHeight="157">
                <wp:simplePos x="0" y="0"/>
                <wp:positionH relativeFrom="page">
                  <wp:posOffset>3146425</wp:posOffset>
                </wp:positionH>
                <wp:positionV relativeFrom="paragraph">
                  <wp:posOffset>252095</wp:posOffset>
                </wp:positionV>
                <wp:extent cx="127000" cy="127000"/>
                <wp:effectExtent l="635" t="635" r="635" b="635"/>
                <wp:wrapNone/>
                <wp:docPr id="18" name="Фигура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80" cy="12708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16" path="m0,0l-2147483645,0l-2147483645,-2147483646l0,-2147483646xe" stroked="t" o:allowincell="f" style="position:absolute;margin-left:247.75pt;margin-top:19.85pt;width:9.95pt;height:9.95pt;mso-wrap-style:none;v-text-anchor:middle;mso-position-horizontal-relative:page">
                <v:fill o:detectmouseclick="t" on="false"/>
                <v:stroke color="black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635" distB="635" distL="635" distR="635" simplePos="0" locked="0" layoutInCell="0" allowOverlap="1" relativeHeight="158">
                <wp:simplePos x="0" y="0"/>
                <wp:positionH relativeFrom="page">
                  <wp:posOffset>3760470</wp:posOffset>
                </wp:positionH>
                <wp:positionV relativeFrom="paragraph">
                  <wp:posOffset>252095</wp:posOffset>
                </wp:positionV>
                <wp:extent cx="127000" cy="127000"/>
                <wp:effectExtent l="635" t="635" r="635" b="635"/>
                <wp:wrapNone/>
                <wp:docPr id="19" name="Фигура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80" cy="12708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17" path="m0,0l-2147483645,0l-2147483645,-2147483646l0,-2147483646xe" stroked="t" o:allowincell="f" style="position:absolute;margin-left:296.1pt;margin-top:19.85pt;width:9.95pt;height:9.95pt;mso-wrap-style:none;v-text-anchor:middle;mso-position-horizontal-relative:page">
                <v:fill o:detectmouseclick="t" on="false"/>
                <v:stroke color="black" joinstyle="round" endcap="flat"/>
                <w10:wrap type="none"/>
              </v:rect>
            </w:pict>
          </mc:Fallback>
        </mc:AlternateContent>
      </w:r>
      <w:r>
        <w:rPr>
          <w:spacing w:val="-3"/>
          <w:sz w:val="20"/>
          <w:u w:val="single"/>
        </w:rPr>
        <w:t>SVRHA/NAMJENA</w:t>
      </w:r>
      <w:r>
        <w:rPr>
          <w:spacing w:val="-1"/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OTVARANJA</w:t>
      </w:r>
      <w:r>
        <w:rPr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RAČUNA</w:t>
      </w:r>
      <w:r>
        <w:rPr>
          <w:spacing w:val="1"/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/</w:t>
      </w:r>
      <w:r>
        <w:rPr>
          <w:spacing w:val="-2"/>
          <w:sz w:val="20"/>
          <w:u w:val="single"/>
        </w:rPr>
        <w:t xml:space="preserve"> </w:t>
      </w:r>
      <w:r>
        <w:rPr>
          <w:i/>
          <w:color w:val="6F6E6E"/>
          <w:spacing w:val="-3"/>
          <w:sz w:val="20"/>
          <w:u w:val="single" w:color="000000"/>
        </w:rPr>
        <w:t>PURPOSE</w:t>
      </w:r>
      <w:r>
        <w:rPr>
          <w:i/>
          <w:color w:val="6F6E6E"/>
          <w:spacing w:val="-12"/>
          <w:sz w:val="20"/>
          <w:u w:val="single" w:color="000000"/>
        </w:rPr>
        <w:t xml:space="preserve"> </w:t>
      </w:r>
      <w:r>
        <w:rPr>
          <w:i/>
          <w:color w:val="6F6E6E"/>
          <w:spacing w:val="-3"/>
          <w:sz w:val="20"/>
          <w:u w:val="single" w:color="000000"/>
        </w:rPr>
        <w:t>OF</w:t>
      </w:r>
      <w:r>
        <w:rPr>
          <w:i/>
          <w:color w:val="6F6E6E"/>
          <w:spacing w:val="-11"/>
          <w:sz w:val="20"/>
          <w:u w:val="single" w:color="000000"/>
        </w:rPr>
        <w:t xml:space="preserve"> </w:t>
      </w:r>
      <w:r>
        <w:rPr>
          <w:i/>
          <w:color w:val="6F6E6E"/>
          <w:spacing w:val="-3"/>
          <w:sz w:val="20"/>
          <w:u w:val="single" w:color="000000"/>
        </w:rPr>
        <w:t>OPENING</w:t>
      </w:r>
      <w:r>
        <w:rPr>
          <w:i/>
          <w:color w:val="6F6E6E"/>
          <w:spacing w:val="-12"/>
          <w:sz w:val="20"/>
          <w:u w:val="single" w:color="000000"/>
        </w:rPr>
        <w:t xml:space="preserve"> </w:t>
      </w:r>
      <w:r>
        <w:rPr>
          <w:i/>
          <w:color w:val="6F6E6E"/>
          <w:spacing w:val="-2"/>
          <w:sz w:val="20"/>
          <w:u w:val="single" w:color="000000"/>
        </w:rPr>
        <w:t>ACCO</w:t>
      </w:r>
      <w:r>
        <w:rPr>
          <w:i/>
          <w:color w:val="6F6E6E"/>
          <w:spacing w:val="-2"/>
          <w:sz w:val="20"/>
        </w:rPr>
        <w:t>UNT/S</w:t>
      </w:r>
    </w:p>
    <w:p>
      <w:pPr>
        <w:sectPr>
          <w:type w:val="continuous"/>
          <w:pgSz w:w="11906" w:h="16838"/>
          <w:pgMar w:left="420" w:right="300" w:gutter="0" w:header="0" w:top="700" w:footer="0" w:bottom="280"/>
          <w:formProt w:val="false"/>
          <w:textDirection w:val="lrTb"/>
          <w:docGrid w:type="default" w:linePitch="100" w:charSpace="0"/>
        </w:sectPr>
      </w:pPr>
    </w:p>
    <w:p>
      <w:pPr>
        <w:pStyle w:val="Style18"/>
        <w:spacing w:before="49" w:after="0"/>
        <w:ind w:left="334" w:hanging="0"/>
        <w:rPr/>
      </w:pPr>
      <w:r>
        <w:rPr>
          <w:rFonts w:ascii="Trebuchet MS" w:hAnsi="Trebuchet MS"/>
          <w:sz w:val="16"/>
        </w:rPr>
        <w:t>1.1</w:t>
      </w:r>
      <w:r>
        <w:rPr>
          <w:rFonts w:ascii="Trebuchet MS" w:hAnsi="Trebuchet MS"/>
          <w:spacing w:val="8"/>
          <w:sz w:val="16"/>
        </w:rPr>
        <w:t xml:space="preserve"> </w:t>
      </w:r>
      <w:r>
        <w:rPr/>
        <w:t>Registrovana</w:t>
      </w:r>
      <w:r>
        <w:rPr>
          <w:spacing w:val="-8"/>
        </w:rPr>
        <w:t xml:space="preserve"> </w:t>
      </w:r>
      <w:r>
        <w:rPr/>
        <w:t>djelatnost</w:t>
      </w:r>
      <w:r>
        <w:rPr>
          <w:spacing w:val="-9"/>
        </w:rPr>
        <w:t xml:space="preserve"> </w:t>
      </w:r>
      <w:r>
        <w:rPr/>
        <w:t>/</w:t>
      </w:r>
      <w:r>
        <w:rPr>
          <w:spacing w:val="9"/>
        </w:rPr>
        <w:t xml:space="preserve"> </w:t>
      </w:r>
      <w:r>
        <w:rPr/>
        <w:drawing>
          <wp:inline distT="0" distB="0" distL="0" distR="0">
            <wp:extent cx="881380" cy="108585"/>
            <wp:effectExtent l="0" t="0" r="0" b="0"/>
            <wp:docPr id="20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380" cy="1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55" w:after="0"/>
        <w:ind w:left="334" w:hanging="0"/>
        <w:rPr>
          <w:i/>
          <w:i/>
          <w:sz w:val="20"/>
        </w:rPr>
      </w:pPr>
      <w:r>
        <w:br w:type="column"/>
      </w:r>
      <w:r>
        <w:rPr>
          <w:spacing w:val="-3"/>
          <w:sz w:val="20"/>
        </w:rPr>
        <w:t>Ne</w:t>
      </w:r>
      <w:r>
        <w:rPr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/No</w:t>
      </w:r>
    </w:p>
    <w:p>
      <w:pPr>
        <w:pStyle w:val="Normal"/>
        <w:spacing w:before="55" w:after="0"/>
        <w:pPrChange w:id="0" w:author="User" w:date="2023-04-17T14:04:00Z">
          <w:pPr>
            <w:ind w:left="334" w:hanging="0"/>
            <w:spacing w:before="55" w:after="0"/>
          </w:pPr>
        </w:pPrChange>
        <w:rPr>
          <w:i/>
          <w:i/>
          <w:sz w:val="20"/>
        </w:rPr>
      </w:pPr>
      <w:r>
        <w:br w:type="column"/>
      </w:r>
      <w:r>
        <w:rPr>
          <w:rFonts w:cs="Segoe UI Emoji" w:ascii="Segoe UI Emoji" w:hAnsi="Segoe UI Emoji"/>
        </w:rPr>
        <w:t>☑</w:t>
      </w:r>
      <w:ins w:id="5" w:author="User" w:date="2023-04-17T14:04:00Z">
        <w:r>
          <w:rPr>
            <w:rFonts w:cs="Segoe UI Emoji" w:ascii="Segoe UI Emoji" w:hAnsi="Segoe UI Emoji"/>
          </w:rPr>
          <w:t xml:space="preserve"> </w:t>
        </w:r>
      </w:ins>
      <w:r>
        <w:rPr>
          <w:spacing w:val="-1"/>
          <w:w w:val="95"/>
          <w:sz w:val="20"/>
        </w:rPr>
        <w:t>Da</w:t>
      </w:r>
      <w:r>
        <w:rPr>
          <w:rFonts w:ascii="Trebuchet MS" w:hAnsi="Trebuchet MS"/>
          <w:spacing w:val="-1"/>
          <w:w w:val="95"/>
          <w:sz w:val="16"/>
        </w:rPr>
        <w:t>/</w:t>
      </w:r>
      <w:r>
        <w:rPr>
          <w:rFonts w:ascii="Trebuchet MS" w:hAnsi="Trebuchet MS"/>
          <w:spacing w:val="-12"/>
          <w:w w:val="95"/>
          <w:sz w:val="16"/>
        </w:rPr>
        <w:t xml:space="preserve"> </w:t>
      </w:r>
      <w:r>
        <w:rPr>
          <w:i/>
          <w:color w:val="6F6E6E"/>
          <w:w w:val="95"/>
          <w:sz w:val="20"/>
        </w:rPr>
        <w:t>Yes</w:t>
      </w:r>
    </w:p>
    <w:p>
      <w:pPr>
        <w:sectPr>
          <w:type w:val="continuous"/>
          <w:pgSz w:w="11906" w:h="16838"/>
          <w:pgMar w:left="420" w:right="300" w:gutter="0" w:header="0" w:top="700" w:footer="0" w:bottom="280"/>
          <w:cols w:num="3" w:equalWidth="false" w:sep="false">
            <w:col w:w="4179" w:space="274"/>
            <w:col w:w="931" w:space="44"/>
            <w:col w:w="5756"/>
          </w:cols>
          <w:formProt w:val="false"/>
          <w:textDirection w:val="lrTb"/>
          <w:docGrid w:type="default" w:linePitch="100" w:charSpace="0"/>
        </w:sectPr>
      </w:pPr>
    </w:p>
    <w:p>
      <w:pPr>
        <w:pStyle w:val="Style18"/>
        <w:spacing w:before="11" w:after="0"/>
        <w:rPr>
          <w:i/>
          <w:i/>
          <w:sz w:val="14"/>
        </w:rPr>
      </w:pPr>
      <w:r>
        <w:rPr>
          <w:i/>
          <w:sz w:val="14"/>
        </w:rPr>
      </w:r>
    </w:p>
    <w:p>
      <w:pPr>
        <w:pStyle w:val="Normal"/>
        <w:tabs>
          <w:tab w:val="clear" w:pos="720"/>
          <w:tab w:val="left" w:pos="10339" w:leader="none"/>
        </w:tabs>
        <w:spacing w:before="63" w:after="0"/>
        <w:ind w:left="299" w:hanging="0"/>
        <w:rPr>
          <w:i/>
          <w:i/>
          <w:sz w:val="20"/>
        </w:rPr>
      </w:pPr>
      <w:r>
        <w:rPr>
          <w:rFonts w:ascii="Trebuchet MS" w:hAnsi="Trebuchet MS"/>
          <w:w w:val="95"/>
          <w:sz w:val="16"/>
        </w:rPr>
        <w:t>1.2.</w:t>
      </w:r>
      <w:r>
        <w:rPr>
          <w:rFonts w:ascii="Trebuchet MS" w:hAnsi="Trebuchet MS"/>
          <w:spacing w:val="43"/>
          <w:w w:val="95"/>
          <w:sz w:val="16"/>
        </w:rPr>
        <w:t xml:space="preserve"> </w:t>
      </w:r>
      <w:r>
        <w:rPr>
          <w:w w:val="95"/>
          <w:sz w:val="20"/>
        </w:rPr>
        <w:t>Konkretan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proizvod/i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/ili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vrsta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usluge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spacing w:val="1"/>
          <w:w w:val="95"/>
          <w:sz w:val="20"/>
        </w:rPr>
        <w:t xml:space="preserve"> </w:t>
      </w:r>
      <w:r>
        <w:rPr>
          <w:i/>
          <w:color w:val="6F6E6E"/>
          <w:w w:val="95"/>
          <w:sz w:val="20"/>
        </w:rPr>
        <w:t>Speciﬁc</w:t>
      </w:r>
      <w:r>
        <w:rPr>
          <w:i/>
          <w:color w:val="6F6E6E"/>
          <w:spacing w:val="-6"/>
          <w:w w:val="95"/>
          <w:sz w:val="20"/>
        </w:rPr>
        <w:t xml:space="preserve"> </w:t>
      </w:r>
      <w:r>
        <w:rPr>
          <w:i/>
          <w:color w:val="6F6E6E"/>
          <w:w w:val="95"/>
          <w:sz w:val="20"/>
        </w:rPr>
        <w:t>type</w:t>
      </w:r>
      <w:r>
        <w:rPr>
          <w:i/>
          <w:color w:val="6F6E6E"/>
          <w:spacing w:val="-6"/>
          <w:w w:val="95"/>
          <w:sz w:val="20"/>
        </w:rPr>
        <w:t xml:space="preserve"> </w:t>
      </w:r>
      <w:r>
        <w:rPr>
          <w:i/>
          <w:color w:val="6F6E6E"/>
          <w:w w:val="95"/>
          <w:sz w:val="20"/>
        </w:rPr>
        <w:t>of</w:t>
      </w:r>
      <w:r>
        <w:rPr>
          <w:i/>
          <w:color w:val="6F6E6E"/>
          <w:spacing w:val="-6"/>
          <w:w w:val="95"/>
          <w:sz w:val="20"/>
        </w:rPr>
        <w:t xml:space="preserve"> </w:t>
      </w:r>
      <w:r>
        <w:rPr>
          <w:i/>
          <w:color w:val="6F6E6E"/>
          <w:w w:val="95"/>
          <w:sz w:val="20"/>
        </w:rPr>
        <w:t>product/s</w:t>
      </w:r>
      <w:r>
        <w:rPr>
          <w:i/>
          <w:color w:val="6F6E6E"/>
          <w:spacing w:val="-6"/>
          <w:w w:val="95"/>
          <w:sz w:val="20"/>
        </w:rPr>
        <w:t xml:space="preserve"> </w:t>
      </w:r>
      <w:r>
        <w:rPr>
          <w:i/>
          <w:color w:val="6F6E6E"/>
          <w:w w:val="95"/>
          <w:sz w:val="20"/>
        </w:rPr>
        <w:t>or</w:t>
      </w:r>
      <w:r>
        <w:rPr>
          <w:i/>
          <w:color w:val="6F6E6E"/>
          <w:spacing w:val="-6"/>
          <w:w w:val="95"/>
          <w:sz w:val="20"/>
        </w:rPr>
        <w:t xml:space="preserve"> </w:t>
      </w:r>
      <w:r>
        <w:rPr>
          <w:i/>
          <w:color w:val="6F6E6E"/>
          <w:w w:val="95"/>
          <w:sz w:val="20"/>
        </w:rPr>
        <w:t xml:space="preserve">services </w:t>
      </w:r>
      <w:r>
        <w:rPr>
          <w:i/>
          <w:color w:val="6F6E6E"/>
          <w:spacing w:val="4"/>
          <w:w w:val="95"/>
          <w:sz w:val="20"/>
        </w:rPr>
        <w:t xml:space="preserve"> </w:t>
      </w:r>
      <w:r>
        <w:rPr>
          <w:i/>
          <w:color w:val="6F6E6E"/>
          <w:w w:val="95"/>
          <w:sz w:val="20"/>
          <w:u w:val="thick" w:color="000000"/>
        </w:rPr>
        <w:t xml:space="preserve"> </w:t>
        <w:tab/>
      </w:r>
    </w:p>
    <w:p>
      <w:pPr>
        <w:pStyle w:val="Normal"/>
        <w:tabs>
          <w:tab w:val="clear" w:pos="720"/>
          <w:tab w:val="left" w:pos="6808" w:leader="none"/>
        </w:tabs>
        <w:spacing w:before="63" w:after="0"/>
        <w:ind w:left="697" w:hanging="0"/>
        <w:rPr>
          <w:i/>
          <w:i/>
          <w:sz w:val="20"/>
        </w:rPr>
      </w:pPr>
      <w:r>
        <w:rPr>
          <w:rFonts w:ascii="Trebuchet MS" w:hAnsi="Trebuchet MS"/>
          <w:w w:val="95"/>
          <w:sz w:val="16"/>
        </w:rPr>
        <w:t>2.</w:t>
      </w:r>
      <w:r>
        <w:rPr>
          <w:rFonts w:ascii="Trebuchet MS" w:hAnsi="Trebuchet MS"/>
          <w:spacing w:val="-12"/>
          <w:w w:val="95"/>
          <w:sz w:val="16"/>
        </w:rPr>
        <w:t xml:space="preserve"> </w:t>
      </w:r>
      <w:r>
        <w:rPr>
          <w:w w:val="95"/>
          <w:sz w:val="20"/>
        </w:rPr>
        <w:t>Drugo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spacing w:val="3"/>
          <w:w w:val="95"/>
          <w:sz w:val="20"/>
        </w:rPr>
        <w:t xml:space="preserve"> </w:t>
      </w:r>
      <w:r>
        <w:rPr>
          <w:i/>
          <w:color w:val="6F6E6E"/>
          <w:w w:val="95"/>
          <w:sz w:val="20"/>
        </w:rPr>
        <w:t>Other</w:t>
      </w:r>
      <w:r>
        <w:rPr>
          <w:i/>
          <w:color w:val="6F6E6E"/>
          <w:spacing w:val="-10"/>
          <w:w w:val="95"/>
          <w:sz w:val="20"/>
        </w:rPr>
        <w:t xml:space="preserve"> </w:t>
      </w:r>
      <w:r>
        <w:rPr>
          <w:i/>
          <w:color w:val="6F6E6E"/>
          <w:w w:val="95"/>
          <w:sz w:val="20"/>
          <w:u w:val="single" w:color="000000"/>
        </w:rPr>
        <w:t xml:space="preserve"> </w:t>
        <w:tab/>
      </w:r>
    </w:p>
    <w:p>
      <w:pPr>
        <w:pStyle w:val="Normal"/>
        <w:spacing w:before="37" w:after="0"/>
        <w:ind w:left="1860" w:hanging="0"/>
        <w:rPr>
          <w:rFonts w:ascii="Trebuchet MS" w:hAnsi="Trebuchet MS"/>
          <w:sz w:val="14"/>
        </w:rPr>
      </w:pPr>
      <w:r>
        <w:rPr>
          <w:rFonts w:ascii="Trebuchet MS" w:hAnsi="Trebuchet MS"/>
          <w:w w:val="90"/>
          <w:sz w:val="14"/>
        </w:rPr>
        <w:t>(ukoliko</w:t>
      </w:r>
      <w:r>
        <w:rPr>
          <w:rFonts w:ascii="Trebuchet MS" w:hAnsi="Trebuchet MS"/>
          <w:spacing w:val="2"/>
          <w:w w:val="90"/>
          <w:sz w:val="14"/>
        </w:rPr>
        <w:t xml:space="preserve"> </w:t>
      </w:r>
      <w:r>
        <w:rPr>
          <w:rFonts w:ascii="Trebuchet MS" w:hAnsi="Trebuchet MS"/>
          <w:w w:val="90"/>
          <w:sz w:val="14"/>
        </w:rPr>
        <w:t>svrha</w:t>
      </w:r>
      <w:r>
        <w:rPr>
          <w:rFonts w:ascii="Trebuchet MS" w:hAnsi="Trebuchet MS"/>
          <w:spacing w:val="3"/>
          <w:w w:val="90"/>
          <w:sz w:val="14"/>
        </w:rPr>
        <w:t xml:space="preserve"> </w:t>
      </w:r>
      <w:r>
        <w:rPr>
          <w:rFonts w:ascii="Trebuchet MS" w:hAnsi="Trebuchet MS"/>
          <w:w w:val="90"/>
          <w:sz w:val="14"/>
        </w:rPr>
        <w:t>otvaranja</w:t>
      </w:r>
      <w:r>
        <w:rPr>
          <w:rFonts w:ascii="Trebuchet MS" w:hAnsi="Trebuchet MS"/>
          <w:spacing w:val="3"/>
          <w:w w:val="90"/>
          <w:sz w:val="14"/>
        </w:rPr>
        <w:t xml:space="preserve"> </w:t>
      </w:r>
      <w:r>
        <w:rPr>
          <w:rFonts w:ascii="Trebuchet MS" w:hAnsi="Trebuchet MS"/>
          <w:w w:val="90"/>
          <w:sz w:val="14"/>
        </w:rPr>
        <w:t>računa</w:t>
      </w:r>
      <w:r>
        <w:rPr>
          <w:rFonts w:ascii="Trebuchet MS" w:hAnsi="Trebuchet MS"/>
          <w:spacing w:val="3"/>
          <w:w w:val="90"/>
          <w:sz w:val="14"/>
        </w:rPr>
        <w:t xml:space="preserve"> </w:t>
      </w:r>
      <w:r>
        <w:rPr>
          <w:rFonts w:ascii="Trebuchet MS" w:hAnsi="Trebuchet MS"/>
          <w:w w:val="90"/>
          <w:sz w:val="14"/>
        </w:rPr>
        <w:t>nije</w:t>
      </w:r>
      <w:r>
        <w:rPr>
          <w:rFonts w:ascii="Trebuchet MS" w:hAnsi="Trebuchet MS"/>
          <w:spacing w:val="2"/>
          <w:w w:val="90"/>
          <w:sz w:val="14"/>
        </w:rPr>
        <w:t xml:space="preserve"> </w:t>
      </w:r>
      <w:r>
        <w:rPr>
          <w:rFonts w:ascii="Trebuchet MS" w:hAnsi="Trebuchet MS"/>
          <w:w w:val="90"/>
          <w:sz w:val="14"/>
        </w:rPr>
        <w:t>registrovana</w:t>
      </w:r>
      <w:r>
        <w:rPr>
          <w:rFonts w:ascii="Trebuchet MS" w:hAnsi="Trebuchet MS"/>
          <w:spacing w:val="3"/>
          <w:w w:val="90"/>
          <w:sz w:val="14"/>
        </w:rPr>
        <w:t xml:space="preserve"> </w:t>
      </w:r>
      <w:r>
        <w:rPr>
          <w:rFonts w:ascii="Trebuchet MS" w:hAnsi="Trebuchet MS"/>
          <w:w w:val="90"/>
          <w:sz w:val="14"/>
        </w:rPr>
        <w:t>djelatnost</w:t>
      </w:r>
      <w:r>
        <w:rPr>
          <w:rFonts w:ascii="Trebuchet MS" w:hAnsi="Trebuchet MS"/>
          <w:spacing w:val="3"/>
          <w:w w:val="90"/>
          <w:sz w:val="14"/>
        </w:rPr>
        <w:t xml:space="preserve"> </w:t>
      </w:r>
      <w:r>
        <w:rPr>
          <w:rFonts w:ascii="Trebuchet MS" w:hAnsi="Trebuchet MS"/>
          <w:w w:val="90"/>
          <w:sz w:val="14"/>
        </w:rPr>
        <w:t>/</w:t>
      </w:r>
      <w:r>
        <w:rPr>
          <w:rFonts w:ascii="Trebuchet MS" w:hAnsi="Trebuchet MS"/>
          <w:spacing w:val="-7"/>
          <w:w w:val="90"/>
          <w:sz w:val="14"/>
        </w:rPr>
        <w:t xml:space="preserve"> </w:t>
      </w:r>
      <w:r>
        <w:rPr/>
        <w:drawing>
          <wp:inline distT="0" distB="0" distL="0" distR="0">
            <wp:extent cx="1559560" cy="79375"/>
            <wp:effectExtent l="0" t="0" r="0" b="0"/>
            <wp:docPr id="21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560" cy="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8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Style18"/>
        <w:spacing w:before="2" w:after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spacing w:lineRule="exact" w:line="223" w:before="59" w:after="0"/>
        <w:ind w:left="301" w:hanging="0"/>
        <w:rPr>
          <w:i/>
          <w:i/>
          <w:sz w:val="20"/>
        </w:rPr>
      </w:pPr>
      <w:r>
        <w:rPr>
          <w:spacing w:val="-3"/>
          <w:sz w:val="20"/>
          <w:u w:val="single"/>
        </w:rPr>
        <w:t>PRETPOSTAVLJENA</w:t>
      </w:r>
      <w:r>
        <w:rPr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PRIRODA</w:t>
      </w:r>
      <w:r>
        <w:rPr>
          <w:spacing w:val="1"/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POSLOVNOG</w:t>
      </w:r>
      <w:r>
        <w:rPr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ODNOSA</w:t>
      </w:r>
      <w:r>
        <w:rPr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/</w:t>
      </w:r>
      <w:r>
        <w:rPr>
          <w:spacing w:val="-23"/>
          <w:sz w:val="20"/>
          <w:u w:val="single"/>
        </w:rPr>
        <w:t xml:space="preserve"> </w:t>
      </w:r>
      <w:r>
        <w:rPr>
          <w:i/>
          <w:color w:val="6F6E6E"/>
          <w:spacing w:val="-3"/>
          <w:sz w:val="20"/>
          <w:u w:val="single" w:color="000000"/>
        </w:rPr>
        <w:t>ASSUMED</w:t>
      </w:r>
      <w:r>
        <w:rPr>
          <w:i/>
          <w:color w:val="6F6E6E"/>
          <w:spacing w:val="-12"/>
          <w:sz w:val="20"/>
          <w:u w:val="single" w:color="000000"/>
        </w:rPr>
        <w:t xml:space="preserve"> </w:t>
      </w:r>
      <w:r>
        <w:rPr>
          <w:i/>
          <w:color w:val="6F6E6E"/>
          <w:spacing w:val="-2"/>
          <w:sz w:val="20"/>
          <w:u w:val="single" w:color="000000"/>
        </w:rPr>
        <w:t>NATURE</w:t>
      </w:r>
      <w:r>
        <w:rPr>
          <w:i/>
          <w:color w:val="6F6E6E"/>
          <w:spacing w:val="-11"/>
          <w:sz w:val="20"/>
          <w:u w:val="single" w:color="000000"/>
        </w:rPr>
        <w:t xml:space="preserve"> </w:t>
      </w:r>
      <w:r>
        <w:rPr>
          <w:i/>
          <w:color w:val="6F6E6E"/>
          <w:spacing w:val="-2"/>
          <w:sz w:val="20"/>
          <w:u w:val="single" w:color="000000"/>
        </w:rPr>
        <w:t>OF</w:t>
      </w:r>
      <w:r>
        <w:rPr>
          <w:i/>
          <w:color w:val="6F6E6E"/>
          <w:spacing w:val="-12"/>
          <w:sz w:val="20"/>
          <w:u w:val="single" w:color="000000"/>
        </w:rPr>
        <w:t xml:space="preserve"> </w:t>
      </w:r>
      <w:r>
        <w:rPr>
          <w:i/>
          <w:color w:val="6F6E6E"/>
          <w:spacing w:val="-2"/>
          <w:sz w:val="20"/>
          <w:u w:val="single" w:color="000000"/>
        </w:rPr>
        <w:t>BUSINESS</w:t>
      </w:r>
      <w:r>
        <w:rPr>
          <w:i/>
          <w:color w:val="6F6E6E"/>
          <w:spacing w:val="-11"/>
          <w:sz w:val="20"/>
          <w:u w:val="single" w:color="000000"/>
        </w:rPr>
        <w:t xml:space="preserve"> </w:t>
      </w:r>
      <w:r>
        <w:rPr>
          <w:i/>
          <w:color w:val="6F6E6E"/>
          <w:spacing w:val="-2"/>
          <w:sz w:val="20"/>
          <w:u w:val="single" w:color="000000"/>
        </w:rPr>
        <w:t>RELATIONSHIP</w:t>
      </w:r>
    </w:p>
    <w:p>
      <w:pPr>
        <w:pStyle w:val="Normal"/>
        <w:spacing w:lineRule="exact" w:line="223"/>
        <w:ind w:left="318" w:hanging="0"/>
        <w:rPr>
          <w:i/>
          <w:i/>
          <w:sz w:val="20"/>
        </w:rPr>
      </w:pPr>
      <w:r>
        <w:rPr/>
        <w:drawing>
          <wp:inline distT="0" distB="0" distL="0" distR="0">
            <wp:extent cx="2735580" cy="109220"/>
            <wp:effectExtent l="0" t="0" r="0" b="0"/>
            <wp:docPr id="2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7"/>
          <w:sz w:val="20"/>
        </w:rPr>
        <w:t xml:space="preserve"> </w:t>
      </w:r>
      <w:r>
        <w:rPr>
          <w:i/>
          <w:color w:val="6F6E6E"/>
          <w:spacing w:val="-5"/>
          <w:sz w:val="20"/>
        </w:rPr>
        <w:t>/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5"/>
          <w:sz w:val="20"/>
        </w:rPr>
        <w:t>Please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5"/>
          <w:sz w:val="20"/>
        </w:rPr>
        <w:t>select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5"/>
          <w:sz w:val="20"/>
        </w:rPr>
        <w:t>the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5"/>
          <w:sz w:val="20"/>
        </w:rPr>
        <w:t>type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5"/>
          <w:sz w:val="20"/>
        </w:rPr>
        <w:t>of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5"/>
          <w:sz w:val="20"/>
        </w:rPr>
        <w:t>account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4"/>
          <w:sz w:val="20"/>
        </w:rPr>
        <w:t>you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4"/>
          <w:sz w:val="20"/>
        </w:rPr>
        <w:t>wish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4"/>
          <w:sz w:val="20"/>
        </w:rPr>
        <w:t>to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4"/>
          <w:sz w:val="20"/>
        </w:rPr>
        <w:t>open:</w:t>
      </w:r>
    </w:p>
    <w:p>
      <w:pPr>
        <w:pStyle w:val="Style18"/>
        <w:spacing w:before="11" w:after="0"/>
        <w:rPr>
          <w:i/>
          <w:i/>
          <w:sz w:val="14"/>
        </w:rPr>
      </w:pPr>
      <w:r>
        <w:rPr>
          <w:i/>
          <w:sz w:val="14"/>
        </w:rPr>
      </w:r>
    </w:p>
    <w:p>
      <w:pPr>
        <w:pStyle w:val="Normal"/>
        <w:pPrChange w:id="0" w:author="User" w:date="2023-04-17T14:04:00Z">
          <w:pPr>
            <w:ind w:left="610" w:hanging="0"/>
          </w:pPr>
        </w:pPrChange>
        <w:rPr>
          <w:i/>
          <w:i/>
          <w:sz w:val="20"/>
        </w:rPr>
      </w:pPr>
      <w:ins w:id="6" w:author="User" w:date="2023-04-17T14:04:00Z">
        <w:r>
          <mc:AlternateContent>
            <mc:Choice Requires="wps">
              <w:drawing>
                <wp:anchor behindDoc="0" distT="635" distB="635" distL="635" distR="635" simplePos="0" locked="0" layoutInCell="0" allowOverlap="1" relativeHeight="153">
                  <wp:simplePos x="0" y="0"/>
                  <wp:positionH relativeFrom="page">
                    <wp:posOffset>470535</wp:posOffset>
                  </wp:positionH>
                  <wp:positionV relativeFrom="paragraph">
                    <wp:posOffset>13970</wp:posOffset>
                  </wp:positionV>
                  <wp:extent cx="127000" cy="127000"/>
                  <wp:effectExtent l="635" t="635" r="635" b="635"/>
                  <wp:wrapNone/>
                  <wp:docPr id="23" name="Фигура18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27080" cy="1270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rect id="shape_0" ID="Фигура18" path="m0,0l-2147483645,0l-2147483645,-2147483646l0,-2147483646xe" stroked="t" o:allowincell="f" style="position:absolute;margin-left:37.05pt;margin-top:1.1pt;width:9.95pt;height:9.95pt;mso-wrap-style:none;v-text-anchor:middle;mso-position-horizontal-relative:page">
                  <v:fill o:detectmouseclick="t" on="false"/>
                  <v:stroke color="black" joinstyle="round" endcap="flat"/>
                  <w10:wrap type="none"/>
                </v:rect>
              </w:pict>
            </mc:Fallback>
          </mc:AlternateContent>
        </w:r>
      </w:ins>
      <w:ins w:id="7" w:author="User" w:date="2023-04-17T14:04:00Z">
        <w:r>
          <w:rPr>
            <w:rFonts w:cs="Segoe UI Emoji" w:ascii="Segoe UI Emoji" w:hAnsi="Segoe UI Emoji"/>
            <w:spacing w:val="-4"/>
            <w:sz w:val="20"/>
          </w:rPr>
          <w:t xml:space="preserve">      ☑ </w:t>
        </w:r>
      </w:ins>
      <w:r>
        <w:rPr>
          <w:spacing w:val="-4"/>
          <w:sz w:val="20"/>
        </w:rPr>
        <w:t>Transakcioni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račun</w:t>
      </w:r>
      <w:r>
        <w:rPr>
          <w:spacing w:val="1"/>
          <w:sz w:val="20"/>
        </w:rPr>
        <w:t xml:space="preserve"> </w:t>
      </w:r>
      <w:r>
        <w:rPr>
          <w:spacing w:val="-4"/>
          <w:sz w:val="20"/>
        </w:rPr>
        <w:t>u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NPP*/</w:t>
      </w:r>
      <w:r>
        <w:rPr>
          <w:spacing w:val="-5"/>
          <w:sz w:val="20"/>
        </w:rPr>
        <w:t xml:space="preserve"> </w:t>
      </w:r>
      <w:r>
        <w:rPr>
          <w:i/>
          <w:color w:val="6F6E6E"/>
          <w:spacing w:val="-4"/>
          <w:sz w:val="20"/>
        </w:rPr>
        <w:t>Transaction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4"/>
          <w:sz w:val="20"/>
        </w:rPr>
        <w:t>account</w:t>
      </w:r>
      <w:r>
        <w:rPr>
          <w:i/>
          <w:color w:val="6F6E6E"/>
          <w:spacing w:val="29"/>
          <w:sz w:val="20"/>
        </w:rPr>
        <w:t xml:space="preserve"> </w:t>
      </w:r>
      <w:r>
        <w:rPr>
          <w:i/>
          <w:color w:val="6F6E6E"/>
          <w:spacing w:val="-3"/>
          <w:sz w:val="20"/>
        </w:rPr>
        <w:t>in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3"/>
          <w:sz w:val="20"/>
        </w:rPr>
        <w:t>NPS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(national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3"/>
          <w:sz w:val="20"/>
        </w:rPr>
        <w:t>payment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system)</w:t>
      </w:r>
    </w:p>
    <w:p>
      <w:pPr>
        <w:pStyle w:val="Style18"/>
        <w:spacing w:before="4" w:after="0"/>
        <w:rPr>
          <w:i/>
          <w:i/>
          <w:sz w:val="19"/>
        </w:rPr>
      </w:pPr>
      <w:r>
        <w:rPr>
          <w:i/>
          <w:sz w:val="19"/>
        </w:rPr>
      </w:r>
    </w:p>
    <w:p>
      <w:pPr>
        <w:pStyle w:val="Normal"/>
        <w:ind w:left="610" w:hanging="0"/>
        <w:rPr>
          <w:i/>
          <w:i/>
          <w:sz w:val="20"/>
        </w:rPr>
      </w:pPr>
      <w:r>
        <mc:AlternateContent>
          <mc:Choice Requires="wps">
            <w:drawing>
              <wp:anchor behindDoc="0" distT="635" distB="635" distL="635" distR="635" simplePos="0" locked="0" layoutInCell="0" allowOverlap="1" relativeHeight="154">
                <wp:simplePos x="0" y="0"/>
                <wp:positionH relativeFrom="page">
                  <wp:posOffset>470535</wp:posOffset>
                </wp:positionH>
                <wp:positionV relativeFrom="paragraph">
                  <wp:posOffset>-15875</wp:posOffset>
                </wp:positionV>
                <wp:extent cx="127000" cy="127000"/>
                <wp:effectExtent l="635" t="635" r="635" b="635"/>
                <wp:wrapNone/>
                <wp:docPr id="24" name="Фигура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80" cy="12708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19" path="m0,0l-2147483645,0l-2147483645,-2147483646l0,-2147483646xe" stroked="t" o:allowincell="f" style="position:absolute;margin-left:37.05pt;margin-top:-1.25pt;width:9.95pt;height:9.95pt;mso-wrap-style:none;v-text-anchor:middle;mso-position-horizontal-relative:page">
                <v:fill o:detectmouseclick="t" on="false"/>
                <v:stroke color="black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635" distB="0" distL="0" distR="635" simplePos="0" locked="0" layoutInCell="0" allowOverlap="1" relativeHeight="159">
                <wp:simplePos x="0" y="0"/>
                <wp:positionH relativeFrom="page">
                  <wp:posOffset>6993890</wp:posOffset>
                </wp:positionH>
                <wp:positionV relativeFrom="paragraph">
                  <wp:posOffset>14605</wp:posOffset>
                </wp:positionV>
                <wp:extent cx="152400" cy="1448435"/>
                <wp:effectExtent l="0" t="635" r="635" b="635"/>
                <wp:wrapNone/>
                <wp:docPr id="25" name="Фигура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80" cy="1448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lineRule="exact" w:line="224"/>
                              <w:ind w:left="2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Lovćen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banka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AD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Podgorica</w:t>
                            </w:r>
                          </w:p>
                        </w:txbxContent>
                      </wps:txbx>
                      <wps:bodyPr lIns="0" rIns="0" tIns="0" bIns="0" anchor="t" vert="ea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20" path="m0,0l-2147483645,0l-2147483645,-2147483646l0,-2147483646xe" stroked="f" o:allowincell="f" style="position:absolute;margin-left:550.7pt;margin-top:1.15pt;width:11.95pt;height:114pt;mso-wrap-style:square;v-text-anchor:top;mso-position-horizont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lineRule="exact" w:line="224"/>
                        <w:ind w:left="20" w:hanging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Lovćen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banka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AD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Podgorica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spacing w:val="-4"/>
          <w:sz w:val="20"/>
        </w:rPr>
        <w:t>Transakcioni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račun</w:t>
      </w:r>
      <w:r>
        <w:rPr>
          <w:spacing w:val="1"/>
          <w:sz w:val="20"/>
        </w:rPr>
        <w:t xml:space="preserve"> </w:t>
      </w:r>
      <w:r>
        <w:rPr>
          <w:spacing w:val="-4"/>
          <w:sz w:val="20"/>
        </w:rPr>
        <w:t>u</w:t>
      </w:r>
      <w:r>
        <w:rPr>
          <w:sz w:val="20"/>
        </w:rPr>
        <w:t xml:space="preserve"> </w:t>
      </w:r>
      <w:r>
        <w:rPr>
          <w:spacing w:val="-4"/>
          <w:sz w:val="20"/>
        </w:rPr>
        <w:t>MPP*</w:t>
      </w:r>
      <w:r>
        <w:rPr>
          <w:spacing w:val="1"/>
          <w:sz w:val="20"/>
        </w:rPr>
        <w:t xml:space="preserve"> </w:t>
      </w:r>
      <w:r>
        <w:rPr>
          <w:spacing w:val="-4"/>
          <w:sz w:val="20"/>
        </w:rPr>
        <w:t xml:space="preserve">/ </w:t>
      </w:r>
      <w:r>
        <w:rPr>
          <w:i/>
          <w:color w:val="6F6E6E"/>
          <w:spacing w:val="-4"/>
          <w:sz w:val="20"/>
        </w:rPr>
        <w:t>Transaction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4"/>
          <w:sz w:val="20"/>
        </w:rPr>
        <w:t>account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4"/>
          <w:sz w:val="20"/>
        </w:rPr>
        <w:t>in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4"/>
          <w:sz w:val="20"/>
        </w:rPr>
        <w:t>IPS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4"/>
          <w:sz w:val="20"/>
        </w:rPr>
        <w:t>(international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3"/>
          <w:sz w:val="20"/>
        </w:rPr>
        <w:t>payment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system)</w:t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spacing w:before="8" w:after="0"/>
        <w:rPr>
          <w:i/>
          <w:i/>
          <w:sz w:val="18"/>
        </w:rPr>
      </w:pPr>
      <w:r>
        <w:rPr>
          <w:i/>
          <w:sz w:val="18"/>
        </w:rPr>
      </w:r>
    </w:p>
    <w:p>
      <w:pPr>
        <w:pStyle w:val="Normal"/>
        <w:tabs>
          <w:tab w:val="clear" w:pos="720"/>
          <w:tab w:val="left" w:pos="9349" w:leader="none"/>
        </w:tabs>
        <w:ind w:left="610" w:hanging="0"/>
        <w:rPr>
          <w:sz w:val="20"/>
        </w:rPr>
      </w:pPr>
      <w:r>
        <w:rPr>
          <w:spacing w:val="-3"/>
          <w:sz w:val="20"/>
        </w:rPr>
        <w:t>Očekivani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godišnji</w:t>
      </w:r>
      <w:r>
        <w:rPr>
          <w:sz w:val="20"/>
        </w:rPr>
        <w:t xml:space="preserve"> </w:t>
      </w:r>
      <w:r>
        <w:rPr>
          <w:spacing w:val="-3"/>
          <w:sz w:val="20"/>
        </w:rPr>
        <w:t>obim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priliva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(NPP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i</w:t>
      </w:r>
      <w:r>
        <w:rPr>
          <w:sz w:val="20"/>
        </w:rPr>
        <w:t xml:space="preserve"> </w:t>
      </w:r>
      <w:r>
        <w:rPr>
          <w:spacing w:val="-3"/>
          <w:sz w:val="20"/>
        </w:rPr>
        <w:t>MPP)</w:t>
      </w:r>
      <w:r>
        <w:rPr>
          <w:spacing w:val="-4"/>
          <w:sz w:val="20"/>
        </w:rPr>
        <w:t xml:space="preserve"> </w:t>
      </w:r>
      <w:r>
        <w:rPr>
          <w:i/>
          <w:spacing w:val="-3"/>
          <w:sz w:val="20"/>
        </w:rPr>
        <w:t>/</w:t>
      </w:r>
      <w:r>
        <w:rPr>
          <w:i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Expected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annual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inﬂow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volume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2"/>
          <w:sz w:val="20"/>
        </w:rPr>
        <w:t>(NPS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and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IPS)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:</w:t>
      </w:r>
      <w:ins w:id="8" w:author="User" w:date="2023-04-17T14:05:00Z">
        <w:r>
          <w:rPr>
            <w:i/>
            <w:color w:val="6F6E6E"/>
            <w:spacing w:val="-2"/>
            <w:sz w:val="20"/>
          </w:rPr>
          <w:t xml:space="preserve">   3000</w:t>
        </w:r>
      </w:ins>
      <w:r>
        <w:rPr>
          <w:rFonts w:ascii="Times New Roman" w:hAnsi="Times New Roman"/>
          <w:i/>
          <w:color w:val="6F6E6E"/>
          <w:spacing w:val="-2"/>
          <w:sz w:val="20"/>
          <w:u w:val="single" w:color="000000"/>
        </w:rPr>
        <w:tab/>
      </w:r>
      <w:r>
        <w:rPr>
          <w:sz w:val="20"/>
        </w:rPr>
        <w:t>EUR</w:t>
      </w:r>
    </w:p>
    <w:p>
      <w:pPr>
        <w:pStyle w:val="Style18"/>
        <w:spacing w:before="4" w:after="0"/>
        <w:rPr>
          <w:sz w:val="19"/>
        </w:rPr>
      </w:pPr>
      <w:r>
        <w:rPr>
          <w:sz w:val="19"/>
        </w:rPr>
      </w:r>
    </w:p>
    <w:p>
      <w:pPr>
        <w:pStyle w:val="Normal"/>
        <w:tabs>
          <w:tab w:val="clear" w:pos="720"/>
          <w:tab w:val="left" w:pos="9463" w:leader="none"/>
        </w:tabs>
        <w:ind w:left="609" w:hanging="0"/>
        <w:rPr>
          <w:sz w:val="20"/>
        </w:rPr>
      </w:pPr>
      <w:r>
        <w:rPr>
          <w:spacing w:val="-3"/>
          <w:sz w:val="20"/>
        </w:rPr>
        <w:t>Očekivani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godišnji</w:t>
      </w:r>
      <w:r>
        <w:rPr>
          <w:sz w:val="20"/>
        </w:rPr>
        <w:t xml:space="preserve"> </w:t>
      </w:r>
      <w:r>
        <w:rPr>
          <w:spacing w:val="-3"/>
          <w:sz w:val="20"/>
        </w:rPr>
        <w:t>obim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odliva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(NPP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i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MPP)</w:t>
      </w:r>
      <w:r>
        <w:rPr>
          <w:sz w:val="20"/>
        </w:rPr>
        <w:t xml:space="preserve"> </w:t>
      </w:r>
      <w:r>
        <w:rPr>
          <w:spacing w:val="-3"/>
          <w:sz w:val="20"/>
        </w:rPr>
        <w:t>/</w:t>
      </w:r>
      <w:r>
        <w:rPr>
          <w:spacing w:val="-5"/>
          <w:sz w:val="20"/>
        </w:rPr>
        <w:t xml:space="preserve"> </w:t>
      </w:r>
      <w:r>
        <w:rPr>
          <w:i/>
          <w:color w:val="6F6E6E"/>
          <w:spacing w:val="-3"/>
          <w:sz w:val="20"/>
        </w:rPr>
        <w:t>Expected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annual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outflow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volume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(NPS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2"/>
          <w:sz w:val="20"/>
        </w:rPr>
        <w:t>and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IPS)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:</w:t>
      </w:r>
      <w:ins w:id="9" w:author="User" w:date="2023-04-17T14:05:00Z">
        <w:r>
          <w:rPr>
            <w:i/>
            <w:color w:val="6F6E6E"/>
            <w:spacing w:val="-2"/>
            <w:sz w:val="20"/>
          </w:rPr>
          <w:t xml:space="preserve">   3000</w:t>
        </w:r>
      </w:ins>
      <w:r>
        <w:rPr>
          <w:rFonts w:ascii="Times New Roman" w:hAnsi="Times New Roman"/>
          <w:i/>
          <w:color w:val="6F6E6E"/>
          <w:spacing w:val="-2"/>
          <w:sz w:val="20"/>
          <w:u w:val="single" w:color="000000"/>
        </w:rPr>
        <w:tab/>
      </w:r>
      <w:r>
        <w:rPr>
          <w:sz w:val="20"/>
        </w:rPr>
        <w:t>EUR</w:t>
      </w:r>
    </w:p>
    <w:p>
      <w:pPr>
        <w:sectPr>
          <w:type w:val="continuous"/>
          <w:pgSz w:w="11906" w:h="16838"/>
          <w:pgMar w:left="420" w:right="300" w:gutter="0" w:header="0" w:top="700" w:footer="0" w:bottom="280"/>
          <w:formProt w:val="false"/>
          <w:textDirection w:val="lrTb"/>
          <w:docGrid w:type="default" w:linePitch="100" w:charSpace="0"/>
        </w:sectPr>
      </w:pPr>
    </w:p>
    <w:p>
      <w:pPr>
        <w:pStyle w:val="Style18"/>
        <w:tabs>
          <w:tab w:val="clear" w:pos="720"/>
          <w:tab w:val="left" w:pos="8200" w:leader="none"/>
        </w:tabs>
        <w:ind w:left="5519" w:hanging="0"/>
        <w:rPr/>
      </w:pPr>
      <w:r>
        <w:rPr/>
        <mc:AlternateContent>
          <mc:Choice Requires="wpg">
            <w:drawing>
              <wp:inline distT="0" distB="0" distL="0" distR="0">
                <wp:extent cx="1013460" cy="428625"/>
                <wp:effectExtent l="114300" t="0" r="114300" b="0"/>
                <wp:docPr id="27" name="Фигура2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3400" cy="428760"/>
                          <a:chOff x="0" y="0"/>
                          <a:chExt cx="1013400" cy="428760"/>
                        </a:xfrm>
                      </wpg:grpSpPr>
                      <pic:pic xmlns:pic="http://schemas.openxmlformats.org/drawingml/2006/picture">
                        <pic:nvPicPr>
                          <pic:cNvPr id="4" name="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220320" y="114480"/>
                            <a:ext cx="240840" cy="147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87200" y="237600"/>
                            <a:ext cx="306000" cy="191160"/>
                          </a:xfrm>
                          <a:custGeom>
                            <a:avLst/>
                            <a:gdLst>
                              <a:gd name="textAreaLeft" fmla="*/ 0 w 173520"/>
                              <a:gd name="textAreaRight" fmla="*/ 174240 w 173520"/>
                              <a:gd name="textAreaTop" fmla="*/ 0 h 108360"/>
                              <a:gd name="textAreaBottom" fmla="*/ 109080 h 108360"/>
                            </a:gdLst>
                            <a:ahLst/>
                            <a:rect l="textAreaLeft" t="textAreaTop" r="textAreaRight" b="textAreaBottom"/>
                            <a:pathLst>
                              <a:path w="854" h="534">
                                <a:moveTo>
                                  <a:pt x="850" y="0"/>
                                </a:moveTo>
                                <a:lnTo>
                                  <a:pt x="819" y="145"/>
                                </a:lnTo>
                                <a:lnTo>
                                  <a:pt x="755" y="261"/>
                                </a:lnTo>
                                <a:lnTo>
                                  <a:pt x="667" y="346"/>
                                </a:lnTo>
                                <a:lnTo>
                                  <a:pt x="556" y="397"/>
                                </a:lnTo>
                                <a:lnTo>
                                  <a:pt x="427" y="415"/>
                                </a:lnTo>
                                <a:lnTo>
                                  <a:pt x="300" y="397"/>
                                </a:lnTo>
                                <a:lnTo>
                                  <a:pt x="187" y="346"/>
                                </a:lnTo>
                                <a:lnTo>
                                  <a:pt x="97" y="261"/>
                                </a:lnTo>
                                <a:lnTo>
                                  <a:pt x="34" y="145"/>
                                </a:lnTo>
                                <a:lnTo>
                                  <a:pt x="2" y="0"/>
                                </a:lnTo>
                                <a:lnTo>
                                  <a:pt x="0" y="32"/>
                                </a:lnTo>
                                <a:lnTo>
                                  <a:pt x="19" y="166"/>
                                </a:lnTo>
                                <a:lnTo>
                                  <a:pt x="64" y="284"/>
                                </a:lnTo>
                                <a:lnTo>
                                  <a:pt x="131" y="387"/>
                                </a:lnTo>
                                <a:lnTo>
                                  <a:pt x="214" y="464"/>
                                </a:lnTo>
                                <a:lnTo>
                                  <a:pt x="314" y="516"/>
                                </a:lnTo>
                                <a:lnTo>
                                  <a:pt x="425" y="535"/>
                                </a:lnTo>
                                <a:lnTo>
                                  <a:pt x="431" y="535"/>
                                </a:lnTo>
                                <a:lnTo>
                                  <a:pt x="542" y="516"/>
                                </a:lnTo>
                                <a:lnTo>
                                  <a:pt x="641" y="464"/>
                                </a:lnTo>
                                <a:lnTo>
                                  <a:pt x="723" y="387"/>
                                </a:lnTo>
                                <a:lnTo>
                                  <a:pt x="789" y="284"/>
                                </a:lnTo>
                                <a:lnTo>
                                  <a:pt x="833" y="166"/>
                                </a:lnTo>
                                <a:lnTo>
                                  <a:pt x="854" y="32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eb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013400" cy="419040"/>
                          </a:xfrm>
                          <a:custGeom>
                            <a:avLst/>
                            <a:gdLst>
                              <a:gd name="textAreaLeft" fmla="*/ 0 w 574560"/>
                              <a:gd name="textAreaRight" fmla="*/ 575280 w 574560"/>
                              <a:gd name="textAreaTop" fmla="*/ 0 h 237600"/>
                              <a:gd name="textAreaBottom" fmla="*/ 238320 h 237600"/>
                            </a:gdLst>
                            <a:ahLst/>
                            <a:rect l="textAreaLeft" t="textAreaTop" r="textAreaRight" b="textAreaBottom"/>
                            <a:pathLst>
                              <a:path w="2815" h="1164">
                                <a:moveTo>
                                  <a:pt x="490" y="1087"/>
                                </a:moveTo>
                                <a:lnTo>
                                  <a:pt x="485" y="1080"/>
                                </a:lnTo>
                                <a:lnTo>
                                  <a:pt x="90" y="1080"/>
                                </a:lnTo>
                                <a:lnTo>
                                  <a:pt x="90" y="360"/>
                                </a:lnTo>
                                <a:lnTo>
                                  <a:pt x="85" y="355"/>
                                </a:lnTo>
                                <a:lnTo>
                                  <a:pt x="79" y="355"/>
                                </a:lnTo>
                                <a:lnTo>
                                  <a:pt x="5" y="355"/>
                                </a:lnTo>
                                <a:lnTo>
                                  <a:pt x="0" y="360"/>
                                </a:lnTo>
                                <a:lnTo>
                                  <a:pt x="0" y="1159"/>
                                </a:lnTo>
                                <a:lnTo>
                                  <a:pt x="5" y="1164"/>
                                </a:lnTo>
                                <a:lnTo>
                                  <a:pt x="485" y="1164"/>
                                </a:lnTo>
                                <a:lnTo>
                                  <a:pt x="490" y="1159"/>
                                </a:lnTo>
                                <a:lnTo>
                                  <a:pt x="490" y="1087"/>
                                </a:lnTo>
                                <a:moveTo>
                                  <a:pt x="2127" y="349"/>
                                </a:moveTo>
                                <a:lnTo>
                                  <a:pt x="2125" y="342"/>
                                </a:lnTo>
                                <a:lnTo>
                                  <a:pt x="2035" y="342"/>
                                </a:lnTo>
                                <a:lnTo>
                                  <a:pt x="2030" y="348"/>
                                </a:lnTo>
                                <a:lnTo>
                                  <a:pt x="1774" y="1037"/>
                                </a:lnTo>
                                <a:lnTo>
                                  <a:pt x="1773" y="1037"/>
                                </a:lnTo>
                                <a:lnTo>
                                  <a:pt x="1522" y="356"/>
                                </a:lnTo>
                                <a:lnTo>
                                  <a:pt x="1520" y="348"/>
                                </a:lnTo>
                                <a:lnTo>
                                  <a:pt x="1515" y="342"/>
                                </a:lnTo>
                                <a:lnTo>
                                  <a:pt x="1423" y="342"/>
                                </a:lnTo>
                                <a:lnTo>
                                  <a:pt x="1422" y="349"/>
                                </a:lnTo>
                                <a:lnTo>
                                  <a:pt x="1425" y="360"/>
                                </a:lnTo>
                                <a:lnTo>
                                  <a:pt x="1720" y="1143"/>
                                </a:lnTo>
                                <a:lnTo>
                                  <a:pt x="1723" y="1154"/>
                                </a:lnTo>
                                <a:lnTo>
                                  <a:pt x="1729" y="1155"/>
                                </a:lnTo>
                                <a:lnTo>
                                  <a:pt x="1818" y="1155"/>
                                </a:lnTo>
                                <a:lnTo>
                                  <a:pt x="1822" y="1154"/>
                                </a:lnTo>
                                <a:lnTo>
                                  <a:pt x="1827" y="1143"/>
                                </a:lnTo>
                                <a:lnTo>
                                  <a:pt x="2125" y="360"/>
                                </a:lnTo>
                                <a:lnTo>
                                  <a:pt x="2127" y="349"/>
                                </a:lnTo>
                                <a:moveTo>
                                  <a:pt x="2647" y="11"/>
                                </a:moveTo>
                                <a:lnTo>
                                  <a:pt x="2646" y="0"/>
                                </a:lnTo>
                                <a:lnTo>
                                  <a:pt x="2570" y="0"/>
                                </a:lnTo>
                                <a:lnTo>
                                  <a:pt x="2565" y="12"/>
                                </a:lnTo>
                                <a:lnTo>
                                  <a:pt x="2462" y="210"/>
                                </a:lnTo>
                                <a:lnTo>
                                  <a:pt x="2459" y="220"/>
                                </a:lnTo>
                                <a:lnTo>
                                  <a:pt x="2459" y="231"/>
                                </a:lnTo>
                                <a:lnTo>
                                  <a:pt x="2519" y="231"/>
                                </a:lnTo>
                                <a:lnTo>
                                  <a:pt x="2520" y="228"/>
                                </a:lnTo>
                                <a:lnTo>
                                  <a:pt x="2526" y="220"/>
                                </a:lnTo>
                                <a:lnTo>
                                  <a:pt x="2642" y="19"/>
                                </a:lnTo>
                                <a:lnTo>
                                  <a:pt x="2647" y="11"/>
                                </a:lnTo>
                                <a:moveTo>
                                  <a:pt x="2815" y="1090"/>
                                </a:moveTo>
                                <a:lnTo>
                                  <a:pt x="2811" y="1083"/>
                                </a:lnTo>
                                <a:lnTo>
                                  <a:pt x="2810" y="1080"/>
                                </a:lnTo>
                                <a:lnTo>
                                  <a:pt x="2785" y="1021"/>
                                </a:lnTo>
                                <a:lnTo>
                                  <a:pt x="2781" y="1014"/>
                                </a:lnTo>
                                <a:lnTo>
                                  <a:pt x="2776" y="1013"/>
                                </a:lnTo>
                                <a:lnTo>
                                  <a:pt x="2769" y="1018"/>
                                </a:lnTo>
                                <a:lnTo>
                                  <a:pt x="2732" y="1041"/>
                                </a:lnTo>
                                <a:lnTo>
                                  <a:pt x="2684" y="1060"/>
                                </a:lnTo>
                                <a:lnTo>
                                  <a:pt x="2632" y="1074"/>
                                </a:lnTo>
                                <a:lnTo>
                                  <a:pt x="2568" y="1080"/>
                                </a:lnTo>
                                <a:lnTo>
                                  <a:pt x="2450" y="1055"/>
                                </a:lnTo>
                                <a:lnTo>
                                  <a:pt x="2353" y="988"/>
                                </a:lnTo>
                                <a:lnTo>
                                  <a:pt x="2286" y="882"/>
                                </a:lnTo>
                                <a:lnTo>
                                  <a:pt x="2261" y="746"/>
                                </a:lnTo>
                                <a:lnTo>
                                  <a:pt x="2286" y="619"/>
                                </a:lnTo>
                                <a:lnTo>
                                  <a:pt x="2351" y="515"/>
                                </a:lnTo>
                                <a:lnTo>
                                  <a:pt x="2448" y="445"/>
                                </a:lnTo>
                                <a:lnTo>
                                  <a:pt x="2566" y="418"/>
                                </a:lnTo>
                                <a:lnTo>
                                  <a:pt x="2630" y="423"/>
                                </a:lnTo>
                                <a:lnTo>
                                  <a:pt x="2683" y="437"/>
                                </a:lnTo>
                                <a:lnTo>
                                  <a:pt x="2729" y="457"/>
                                </a:lnTo>
                                <a:lnTo>
                                  <a:pt x="2766" y="476"/>
                                </a:lnTo>
                                <a:lnTo>
                                  <a:pt x="2773" y="480"/>
                                </a:lnTo>
                                <a:lnTo>
                                  <a:pt x="2778" y="482"/>
                                </a:lnTo>
                                <a:lnTo>
                                  <a:pt x="2781" y="473"/>
                                </a:lnTo>
                                <a:lnTo>
                                  <a:pt x="2808" y="418"/>
                                </a:lnTo>
                                <a:lnTo>
                                  <a:pt x="2810" y="415"/>
                                </a:lnTo>
                                <a:lnTo>
                                  <a:pt x="2811" y="407"/>
                                </a:lnTo>
                                <a:lnTo>
                                  <a:pt x="2810" y="400"/>
                                </a:lnTo>
                                <a:lnTo>
                                  <a:pt x="2803" y="397"/>
                                </a:lnTo>
                                <a:lnTo>
                                  <a:pt x="2759" y="372"/>
                                </a:lnTo>
                                <a:lnTo>
                                  <a:pt x="2706" y="353"/>
                                </a:lnTo>
                                <a:lnTo>
                                  <a:pt x="2644" y="337"/>
                                </a:lnTo>
                                <a:lnTo>
                                  <a:pt x="2568" y="332"/>
                                </a:lnTo>
                                <a:lnTo>
                                  <a:pt x="2443" y="353"/>
                                </a:lnTo>
                                <a:lnTo>
                                  <a:pt x="2332" y="413"/>
                                </a:lnTo>
                                <a:lnTo>
                                  <a:pt x="2245" y="503"/>
                                </a:lnTo>
                                <a:lnTo>
                                  <a:pt x="2189" y="616"/>
                                </a:lnTo>
                                <a:lnTo>
                                  <a:pt x="2168" y="746"/>
                                </a:lnTo>
                                <a:lnTo>
                                  <a:pt x="2189" y="887"/>
                                </a:lnTo>
                                <a:lnTo>
                                  <a:pt x="2244" y="1004"/>
                                </a:lnTo>
                                <a:lnTo>
                                  <a:pt x="2328" y="1090"/>
                                </a:lnTo>
                                <a:lnTo>
                                  <a:pt x="2438" y="1145"/>
                                </a:lnTo>
                                <a:lnTo>
                                  <a:pt x="2566" y="1164"/>
                                </a:lnTo>
                                <a:lnTo>
                                  <a:pt x="2642" y="1159"/>
                                </a:lnTo>
                                <a:lnTo>
                                  <a:pt x="2707" y="1145"/>
                                </a:lnTo>
                                <a:lnTo>
                                  <a:pt x="2760" y="1124"/>
                                </a:lnTo>
                                <a:lnTo>
                                  <a:pt x="2806" y="1099"/>
                                </a:lnTo>
                                <a:lnTo>
                                  <a:pt x="2813" y="1094"/>
                                </a:lnTo>
                                <a:lnTo>
                                  <a:pt x="2815" y="1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21" style="position:absolute;margin-left:0pt;margin-top:-33.8pt;width:79.8pt;height:33.75pt" coordorigin="0,-676" coordsize="1596,675">
                <v:shape id="shape_0" stroked="f" o:allowincell="f" style="position:absolute;left:347;top:-495;width:378;height:231;mso-wrap-style:none;v-text-anchor:middle;mso-position-vertical:top" type="_x0000_t75">
                  <v:imagedata r:id="rId17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  <w:spacing w:val="2"/>
        </w:rPr>
        <mc:AlternateContent>
          <mc:Choice Requires="wpg">
            <w:drawing>
              <wp:inline distT="0" distB="0" distL="0" distR="0">
                <wp:extent cx="196850" cy="291465"/>
                <wp:effectExtent l="114300" t="0" r="114300" b="0"/>
                <wp:docPr id="28" name="Фигура2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920" cy="291600"/>
                          <a:chOff x="0" y="0"/>
                          <a:chExt cx="196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96920" cy="291600"/>
                          </a:xfrm>
                          <a:custGeom>
                            <a:avLst/>
                            <a:gdLst>
                              <a:gd name="textAreaLeft" fmla="*/ 0 w 111600"/>
                              <a:gd name="textAreaRight" fmla="*/ 112320 w 11160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47" h="810">
                                <a:moveTo>
                                  <a:pt x="544" y="0"/>
                                </a:moveTo>
                                <a:lnTo>
                                  <a:pt x="538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6"/>
                                </a:lnTo>
                                <a:lnTo>
                                  <a:pt x="5" y="809"/>
                                </a:lnTo>
                                <a:lnTo>
                                  <a:pt x="544" y="809"/>
                                </a:lnTo>
                                <a:lnTo>
                                  <a:pt x="547" y="806"/>
                                </a:lnTo>
                                <a:lnTo>
                                  <a:pt x="547" y="732"/>
                                </a:lnTo>
                                <a:lnTo>
                                  <a:pt x="544" y="725"/>
                                </a:lnTo>
                                <a:lnTo>
                                  <a:pt x="90" y="725"/>
                                </a:lnTo>
                                <a:lnTo>
                                  <a:pt x="90" y="446"/>
                                </a:lnTo>
                                <a:lnTo>
                                  <a:pt x="485" y="446"/>
                                </a:lnTo>
                                <a:lnTo>
                                  <a:pt x="489" y="441"/>
                                </a:lnTo>
                                <a:lnTo>
                                  <a:pt x="489" y="367"/>
                                </a:lnTo>
                                <a:lnTo>
                                  <a:pt x="485" y="363"/>
                                </a:lnTo>
                                <a:lnTo>
                                  <a:pt x="90" y="363"/>
                                </a:lnTo>
                                <a:lnTo>
                                  <a:pt x="90" y="85"/>
                                </a:lnTo>
                                <a:lnTo>
                                  <a:pt x="544" y="85"/>
                                </a:lnTo>
                                <a:lnTo>
                                  <a:pt x="547" y="79"/>
                                </a:lnTo>
                                <a:lnTo>
                                  <a:pt x="547" y="5"/>
                                </a:lnTo>
                                <a:lnTo>
                                  <a:pt x="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22" style="position:absolute;margin-left:0pt;margin-top:-23pt;width:15.5pt;height:22.95pt" coordorigin="0,-460" coordsize="310,459"/>
            </w:pict>
          </mc:Fallback>
        </mc:AlternateContent>
      </w:r>
      <w:r>
        <w:rPr>
          <w:rFonts w:ascii="Times New Roman" w:hAnsi="Times New Roman"/>
          <w:spacing w:val="6"/>
          <w:position w:val="2"/>
        </w:rPr>
        <w:t xml:space="preserve"> </w:t>
      </w:r>
      <w:r>
        <w:rPr>
          <w:rFonts w:ascii="Times New Roman" w:hAnsi="Times New Roman"/>
          <w:spacing w:val="6"/>
          <w:position w:val="2"/>
        </w:rPr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29" name="Фигура2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>
                              <a:gd name="textAreaLeft" fmla="*/ 0 w 135360"/>
                              <a:gd name="textAreaRight" fmla="*/ 136080 w 13536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663" h="810">
                                <a:moveTo>
                                  <a:pt x="658" y="0"/>
                                </a:moveTo>
                                <a:lnTo>
                                  <a:pt x="580" y="0"/>
                                </a:lnTo>
                                <a:lnTo>
                                  <a:pt x="577" y="5"/>
                                </a:lnTo>
                                <a:lnTo>
                                  <a:pt x="577" y="12"/>
                                </a:lnTo>
                                <a:lnTo>
                                  <a:pt x="577" y="656"/>
                                </a:lnTo>
                                <a:lnTo>
                                  <a:pt x="93" y="12"/>
                                </a:lnTo>
                                <a:lnTo>
                                  <a:pt x="85" y="2"/>
                                </a:lnTo>
                                <a:lnTo>
                                  <a:pt x="81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81" y="809"/>
                                </a:lnTo>
                                <a:lnTo>
                                  <a:pt x="85" y="804"/>
                                </a:lnTo>
                                <a:lnTo>
                                  <a:pt x="85" y="155"/>
                                </a:lnTo>
                                <a:lnTo>
                                  <a:pt x="568" y="797"/>
                                </a:lnTo>
                                <a:lnTo>
                                  <a:pt x="575" y="807"/>
                                </a:lnTo>
                                <a:lnTo>
                                  <a:pt x="580" y="809"/>
                                </a:lnTo>
                                <a:lnTo>
                                  <a:pt x="658" y="809"/>
                                </a:lnTo>
                                <a:lnTo>
                                  <a:pt x="663" y="804"/>
                                </a:lnTo>
                                <a:lnTo>
                                  <a:pt x="663" y="5"/>
                                </a:lnTo>
                                <a:lnTo>
                                  <a:pt x="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23" style="position:absolute;margin-left:0pt;margin-top:-23pt;width:18.8pt;height:22.95pt" coordorigin="0,-460" coordsize="376,459"/>
            </w:pict>
          </mc:Fallback>
        </mc:AlternateContent>
      </w:r>
      <w:r>
        <w:rPr>
          <w:spacing w:val="6"/>
          <w:position w:val="2"/>
        </w:rPr>
        <w:tab/>
      </w:r>
      <w:r>
        <w:rPr>
          <w:spacing w:val="6"/>
          <w:position w:val="2"/>
        </w:rPr>
        <mc:AlternateContent>
          <mc:Choice Requires="wpg">
            <w:drawing>
              <wp:inline distT="0" distB="0" distL="0" distR="0">
                <wp:extent cx="205740" cy="291465"/>
                <wp:effectExtent l="114300" t="0" r="114300" b="0"/>
                <wp:docPr id="30" name="Фигура2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" cy="291600"/>
                          <a:chOff x="0" y="0"/>
                          <a:chExt cx="205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5920" cy="291600"/>
                          </a:xfrm>
                          <a:custGeom>
                            <a:avLst/>
                            <a:gdLst>
                              <a:gd name="textAreaLeft" fmla="*/ 0 w 116640"/>
                              <a:gd name="textAreaRight" fmla="*/ 117360 w 11664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72" h="810">
                                <a:moveTo>
                                  <a:pt x="259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319" y="809"/>
                                </a:lnTo>
                                <a:lnTo>
                                  <a:pt x="413" y="797"/>
                                </a:lnTo>
                                <a:lnTo>
                                  <a:pt x="494" y="758"/>
                                </a:lnTo>
                                <a:lnTo>
                                  <a:pt x="515" y="732"/>
                                </a:lnTo>
                                <a:lnTo>
                                  <a:pt x="90" y="732"/>
                                </a:lnTo>
                                <a:lnTo>
                                  <a:pt x="90" y="435"/>
                                </a:lnTo>
                                <a:lnTo>
                                  <a:pt x="504" y="435"/>
                                </a:lnTo>
                                <a:lnTo>
                                  <a:pt x="478" y="414"/>
                                </a:lnTo>
                                <a:lnTo>
                                  <a:pt x="407" y="388"/>
                                </a:lnTo>
                                <a:lnTo>
                                  <a:pt x="407" y="384"/>
                                </a:lnTo>
                                <a:lnTo>
                                  <a:pt x="443" y="360"/>
                                </a:lnTo>
                                <a:lnTo>
                                  <a:pt x="90" y="360"/>
                                </a:lnTo>
                                <a:lnTo>
                                  <a:pt x="90" y="78"/>
                                </a:lnTo>
                                <a:lnTo>
                                  <a:pt x="464" y="78"/>
                                </a:lnTo>
                                <a:lnTo>
                                  <a:pt x="460" y="72"/>
                                </a:lnTo>
                                <a:lnTo>
                                  <a:pt x="427" y="44"/>
                                </a:lnTo>
                                <a:lnTo>
                                  <a:pt x="388" y="23"/>
                                </a:lnTo>
                                <a:lnTo>
                                  <a:pt x="346" y="9"/>
                                </a:lnTo>
                                <a:lnTo>
                                  <a:pt x="301" y="2"/>
                                </a:lnTo>
                                <a:lnTo>
                                  <a:pt x="259" y="0"/>
                                </a:lnTo>
                                <a:moveTo>
                                  <a:pt x="504" y="435"/>
                                </a:moveTo>
                                <a:lnTo>
                                  <a:pt x="268" y="435"/>
                                </a:lnTo>
                                <a:lnTo>
                                  <a:pt x="316" y="437"/>
                                </a:lnTo>
                                <a:lnTo>
                                  <a:pt x="356" y="441"/>
                                </a:lnTo>
                                <a:lnTo>
                                  <a:pt x="386" y="448"/>
                                </a:lnTo>
                                <a:lnTo>
                                  <a:pt x="413" y="460"/>
                                </a:lnTo>
                                <a:lnTo>
                                  <a:pt x="443" y="483"/>
                                </a:lnTo>
                                <a:lnTo>
                                  <a:pt x="464" y="511"/>
                                </a:lnTo>
                                <a:lnTo>
                                  <a:pt x="476" y="545"/>
                                </a:lnTo>
                                <a:lnTo>
                                  <a:pt x="481" y="582"/>
                                </a:lnTo>
                                <a:lnTo>
                                  <a:pt x="474" y="629"/>
                                </a:lnTo>
                                <a:lnTo>
                                  <a:pt x="458" y="666"/>
                                </a:lnTo>
                                <a:lnTo>
                                  <a:pt x="432" y="695"/>
                                </a:lnTo>
                                <a:lnTo>
                                  <a:pt x="398" y="714"/>
                                </a:lnTo>
                                <a:lnTo>
                                  <a:pt x="377" y="723"/>
                                </a:lnTo>
                                <a:lnTo>
                                  <a:pt x="353" y="728"/>
                                </a:lnTo>
                                <a:lnTo>
                                  <a:pt x="328" y="732"/>
                                </a:lnTo>
                                <a:lnTo>
                                  <a:pt x="301" y="732"/>
                                </a:lnTo>
                                <a:lnTo>
                                  <a:pt x="515" y="732"/>
                                </a:lnTo>
                                <a:lnTo>
                                  <a:pt x="550" y="691"/>
                                </a:lnTo>
                                <a:lnTo>
                                  <a:pt x="571" y="592"/>
                                </a:lnTo>
                                <a:lnTo>
                                  <a:pt x="561" y="518"/>
                                </a:lnTo>
                                <a:lnTo>
                                  <a:pt x="529" y="458"/>
                                </a:lnTo>
                                <a:lnTo>
                                  <a:pt x="504" y="435"/>
                                </a:lnTo>
                                <a:moveTo>
                                  <a:pt x="464" y="78"/>
                                </a:moveTo>
                                <a:lnTo>
                                  <a:pt x="263" y="78"/>
                                </a:lnTo>
                                <a:lnTo>
                                  <a:pt x="289" y="79"/>
                                </a:lnTo>
                                <a:lnTo>
                                  <a:pt x="314" y="83"/>
                                </a:lnTo>
                                <a:lnTo>
                                  <a:pt x="337" y="92"/>
                                </a:lnTo>
                                <a:lnTo>
                                  <a:pt x="360" y="104"/>
                                </a:lnTo>
                                <a:lnTo>
                                  <a:pt x="384" y="123"/>
                                </a:lnTo>
                                <a:lnTo>
                                  <a:pt x="402" y="150"/>
                                </a:lnTo>
                                <a:lnTo>
                                  <a:pt x="414" y="182"/>
                                </a:lnTo>
                                <a:lnTo>
                                  <a:pt x="420" y="220"/>
                                </a:lnTo>
                                <a:lnTo>
                                  <a:pt x="414" y="263"/>
                                </a:lnTo>
                                <a:lnTo>
                                  <a:pt x="402" y="296"/>
                                </a:lnTo>
                                <a:lnTo>
                                  <a:pt x="381" y="323"/>
                                </a:lnTo>
                                <a:lnTo>
                                  <a:pt x="356" y="342"/>
                                </a:lnTo>
                                <a:lnTo>
                                  <a:pt x="333" y="351"/>
                                </a:lnTo>
                                <a:lnTo>
                                  <a:pt x="309" y="358"/>
                                </a:lnTo>
                                <a:lnTo>
                                  <a:pt x="280" y="360"/>
                                </a:lnTo>
                                <a:lnTo>
                                  <a:pt x="252" y="360"/>
                                </a:lnTo>
                                <a:lnTo>
                                  <a:pt x="443" y="360"/>
                                </a:lnTo>
                                <a:lnTo>
                                  <a:pt x="448" y="356"/>
                                </a:lnTo>
                                <a:lnTo>
                                  <a:pt x="481" y="319"/>
                                </a:lnTo>
                                <a:lnTo>
                                  <a:pt x="501" y="268"/>
                                </a:lnTo>
                                <a:lnTo>
                                  <a:pt x="510" y="206"/>
                                </a:lnTo>
                                <a:lnTo>
                                  <a:pt x="502" y="153"/>
                                </a:lnTo>
                                <a:lnTo>
                                  <a:pt x="487" y="109"/>
                                </a:lnTo>
                                <a:lnTo>
                                  <a:pt x="46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24" style="position:absolute;margin-left:0pt;margin-top:-23pt;width:16.2pt;height:22.95pt" coordorigin="0,-460" coordsize="324,459"/>
            </w:pict>
          </mc:Fallback>
        </mc:AlternateContent>
      </w:r>
      <w:r>
        <w:rPr>
          <w:rFonts w:ascii="Times New Roman" w:hAnsi="Times New Roman"/>
          <w:spacing w:val="27"/>
          <w:position w:val="2"/>
        </w:rPr>
        <w:t xml:space="preserve"> </w:t>
      </w:r>
      <w:r>
        <w:rPr>
          <w:rFonts w:ascii="Times New Roman" w:hAnsi="Times New Roman"/>
          <w:spacing w:val="27"/>
          <w:position w:val="2"/>
        </w:rPr>
        <mc:AlternateContent>
          <mc:Choice Requires="wpg">
            <w:drawing>
              <wp:inline distT="0" distB="0" distL="0" distR="0">
                <wp:extent cx="220345" cy="295275"/>
                <wp:effectExtent l="114300" t="0" r="114300" b="0"/>
                <wp:docPr id="31" name="Фигура2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20" cy="295200"/>
                          <a:chOff x="0" y="0"/>
                          <a:chExt cx="220320" cy="295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20320" cy="295200"/>
                          </a:xfrm>
                          <a:custGeom>
                            <a:avLst/>
                            <a:gdLst>
                              <a:gd name="textAreaLeft" fmla="*/ 0 w 124920"/>
                              <a:gd name="textAreaRight" fmla="*/ 125640 w 124920"/>
                              <a:gd name="textAreaTop" fmla="*/ 0 h 167400"/>
                              <a:gd name="textAreaBottom" fmla="*/ 168120 h 167400"/>
                            </a:gdLst>
                            <a:ahLst/>
                            <a:rect l="textAreaLeft" t="textAreaTop" r="textAreaRight" b="textAreaBottom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0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25" style="position:absolute;margin-left:0pt;margin-top:-23.3pt;width:17.35pt;height:23.25pt" coordorigin="0,-466" coordsize="347,465"/>
            </w:pict>
          </mc:Fallback>
        </mc:AlternateContent>
      </w:r>
      <w:r>
        <w:rPr>
          <w:rFonts w:ascii="Times New Roman" w:hAnsi="Times New Roman"/>
          <w:spacing w:val="36"/>
          <w:position w:val="2"/>
        </w:rPr>
        <w:t xml:space="preserve"> </w:t>
      </w:r>
      <w:r>
        <w:rPr>
          <w:rFonts w:ascii="Times New Roman" w:hAnsi="Times New Roman"/>
          <w:spacing w:val="36"/>
          <w:position w:val="2"/>
        </w:rPr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32" name="Фигура2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>
                              <a:gd name="textAreaLeft" fmla="*/ 0 w 135360"/>
                              <a:gd name="textAreaRight" fmla="*/ 136080 w 13536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663" h="810">
                                <a:moveTo>
                                  <a:pt x="658" y="0"/>
                                </a:moveTo>
                                <a:lnTo>
                                  <a:pt x="580" y="0"/>
                                </a:lnTo>
                                <a:lnTo>
                                  <a:pt x="577" y="5"/>
                                </a:lnTo>
                                <a:lnTo>
                                  <a:pt x="577" y="12"/>
                                </a:lnTo>
                                <a:lnTo>
                                  <a:pt x="577" y="656"/>
                                </a:lnTo>
                                <a:lnTo>
                                  <a:pt x="93" y="12"/>
                                </a:lnTo>
                                <a:lnTo>
                                  <a:pt x="85" y="2"/>
                                </a:lnTo>
                                <a:lnTo>
                                  <a:pt x="81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81" y="809"/>
                                </a:lnTo>
                                <a:lnTo>
                                  <a:pt x="85" y="804"/>
                                </a:lnTo>
                                <a:lnTo>
                                  <a:pt x="85" y="155"/>
                                </a:lnTo>
                                <a:lnTo>
                                  <a:pt x="575" y="807"/>
                                </a:lnTo>
                                <a:lnTo>
                                  <a:pt x="580" y="809"/>
                                </a:lnTo>
                                <a:lnTo>
                                  <a:pt x="658" y="809"/>
                                </a:lnTo>
                                <a:lnTo>
                                  <a:pt x="663" y="804"/>
                                </a:lnTo>
                                <a:lnTo>
                                  <a:pt x="663" y="5"/>
                                </a:lnTo>
                                <a:lnTo>
                                  <a:pt x="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26" style="position:absolute;margin-left:0pt;margin-top:-23pt;width:18.8pt;height:22.95pt" coordorigin="0,-460" coordsize="376,459"/>
            </w:pict>
          </mc:Fallback>
        </mc:AlternateContent>
      </w:r>
      <w:r>
        <w:rPr>
          <w:rFonts w:ascii="Times New Roman" w:hAnsi="Times New Roman"/>
          <w:spacing w:val="36"/>
          <w:position w:val="2"/>
        </w:rPr>
        <w:t xml:space="preserve"> </w:t>
      </w:r>
      <w:r>
        <w:rPr>
          <w:rFonts w:ascii="Times New Roman" w:hAnsi="Times New Roman"/>
          <w:spacing w:val="36"/>
          <w:position w:val="2"/>
        </w:rPr>
        <mc:AlternateContent>
          <mc:Choice Requires="wpg">
            <w:drawing>
              <wp:inline distT="0" distB="0" distL="0" distR="0">
                <wp:extent cx="208915" cy="291465"/>
                <wp:effectExtent l="114300" t="0" r="114300" b="0"/>
                <wp:docPr id="33" name="Фигура2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800" cy="291600"/>
                          <a:chOff x="0" y="0"/>
                          <a:chExt cx="20880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8800" cy="291600"/>
                          </a:xfrm>
                          <a:custGeom>
                            <a:avLst/>
                            <a:gdLst>
                              <a:gd name="textAreaLeft" fmla="*/ 0 w 118440"/>
                              <a:gd name="textAreaRight" fmla="*/ 119160 w 11844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80" h="810">
                                <a:moveTo>
                                  <a:pt x="559" y="0"/>
                                </a:moveTo>
                                <a:lnTo>
                                  <a:pt x="453" y="0"/>
                                </a:lnTo>
                                <a:lnTo>
                                  <a:pt x="448" y="4"/>
                                </a:lnTo>
                                <a:lnTo>
                                  <a:pt x="441" y="12"/>
                                </a:lnTo>
                                <a:lnTo>
                                  <a:pt x="90" y="390"/>
                                </a:lnTo>
                                <a:lnTo>
                                  <a:pt x="90" y="5"/>
                                </a:lnTo>
                                <a:lnTo>
                                  <a:pt x="85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85" y="809"/>
                                </a:lnTo>
                                <a:lnTo>
                                  <a:pt x="90" y="804"/>
                                </a:lnTo>
                                <a:lnTo>
                                  <a:pt x="90" y="511"/>
                                </a:lnTo>
                                <a:lnTo>
                                  <a:pt x="171" y="425"/>
                                </a:lnTo>
                                <a:lnTo>
                                  <a:pt x="465" y="799"/>
                                </a:lnTo>
                                <a:lnTo>
                                  <a:pt x="472" y="807"/>
                                </a:lnTo>
                                <a:lnTo>
                                  <a:pt x="476" y="809"/>
                                </a:lnTo>
                                <a:lnTo>
                                  <a:pt x="580" y="809"/>
                                </a:lnTo>
                                <a:lnTo>
                                  <a:pt x="580" y="799"/>
                                </a:lnTo>
                                <a:lnTo>
                                  <a:pt x="234" y="356"/>
                                </a:lnTo>
                                <a:lnTo>
                                  <a:pt x="562" y="9"/>
                                </a:lnTo>
                                <a:lnTo>
                                  <a:pt x="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27" style="position:absolute;margin-left:0pt;margin-top:-23pt;width:16.45pt;height:22.95pt" coordorigin="0,-460" coordsize="329,459"/>
            </w:pict>
          </mc:Fallback>
        </mc:AlternateContent>
      </w:r>
      <w:r>
        <w:rPr>
          <w:rFonts w:ascii="Times New Roman" w:hAnsi="Times New Roman"/>
          <w:spacing w:val="12"/>
          <w:position w:val="2"/>
        </w:rPr>
        <w:t xml:space="preserve"> </w:t>
      </w:r>
      <w:r>
        <w:rPr>
          <w:rFonts w:ascii="Times New Roman" w:hAnsi="Times New Roman"/>
          <w:spacing w:val="12"/>
          <w:position w:val="2"/>
        </w:rPr>
        <mc:AlternateContent>
          <mc:Choice Requires="wpg">
            <w:drawing>
              <wp:inline distT="0" distB="0" distL="0" distR="0">
                <wp:extent cx="482600" cy="295275"/>
                <wp:effectExtent l="114300" t="0" r="114300" b="0"/>
                <wp:docPr id="34" name="Фигура2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760" cy="295200"/>
                          <a:chOff x="0" y="0"/>
                          <a:chExt cx="482760" cy="295200"/>
                        </a:xfrm>
                      </wpg:grpSpPr>
                      <pic:pic xmlns:pic="http://schemas.openxmlformats.org/drawingml/2006/picture">
                        <pic:nvPicPr>
                          <pic:cNvPr id="5" name="" descr="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260280" y="1800"/>
                            <a:ext cx="222120" cy="132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219240" cy="295200"/>
                          </a:xfrm>
                          <a:custGeom>
                            <a:avLst/>
                            <a:gdLst>
                              <a:gd name="textAreaLeft" fmla="*/ 0 w 124200"/>
                              <a:gd name="textAreaRight" fmla="*/ 124920 w 124200"/>
                              <a:gd name="textAreaTop" fmla="*/ 0 h 167400"/>
                              <a:gd name="textAreaBottom" fmla="*/ 168120 h 167400"/>
                            </a:gdLst>
                            <a:ahLst/>
                            <a:rect l="textAreaLeft" t="textAreaTop" r="textAreaRight" b="textAreaBottom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0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28" style="position:absolute;margin-left:0pt;margin-top:-23.3pt;width:38pt;height:23.25pt" coordorigin="0,-466" coordsize="760,465">
                <v:shape id="shape_0" stroked="f" o:allowincell="f" style="position:absolute;left:410;top:-463;width:349;height:207;mso-wrap-style:none;v-text-anchor:middle;mso-position-vertical:top" type="_x0000_t75">
                  <v:imagedata r:id="rId19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Style18"/>
        <w:rPr/>
      </w:pPr>
      <w:r>
        <w:rPr/>
      </w:r>
    </w:p>
    <w:p>
      <w:pPr>
        <w:pStyle w:val="Style18"/>
        <w:spacing w:before="2" w:after="0"/>
        <w:rPr>
          <w:sz w:val="19"/>
        </w:rPr>
      </w:pPr>
      <w:r>
        <w:rPr>
          <w:sz w:val="19"/>
        </w:rPr>
      </w:r>
    </w:p>
    <w:p>
      <w:pPr>
        <w:pStyle w:val="Style18"/>
        <w:tabs>
          <w:tab w:val="clear" w:pos="720"/>
          <w:tab w:val="left" w:pos="10281" w:leader="none"/>
        </w:tabs>
        <w:spacing w:before="88" w:after="0"/>
        <w:ind w:left="187" w:hanging="0"/>
        <w:rPr>
          <w:rFonts w:ascii="Times New Roman" w:hAnsi="Times New Roman"/>
        </w:rPr>
      </w:pPr>
      <w:r>
        <w:rPr>
          <w:color w:val="1D1D1B"/>
        </w:rPr>
        <w:t>Poslovni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partneri</w:t>
      </w:r>
      <w:r>
        <w:rPr>
          <w:color w:val="1D1D1B"/>
          <w:spacing w:val="-5"/>
        </w:rPr>
        <w:t xml:space="preserve"> </w:t>
      </w:r>
      <w:r>
        <w:rPr>
          <w:color w:val="1D1D1B"/>
        </w:rPr>
        <w:t>/</w:t>
      </w:r>
      <w:r>
        <w:rPr>
          <w:color w:val="1D1D1B"/>
          <w:spacing w:val="-5"/>
        </w:rPr>
        <w:t xml:space="preserve"> </w:t>
      </w:r>
      <w:r>
        <w:rPr>
          <w:color w:val="1D1D1B"/>
        </w:rPr>
        <w:t>Business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partners</w:t>
      </w:r>
      <w:r>
        <w:rPr>
          <w:color w:val="1D1D1B"/>
          <w:spacing w:val="-1"/>
        </w:rPr>
        <w:t xml:space="preserve"> </w:t>
      </w:r>
      <w:r>
        <w:rPr>
          <w:rFonts w:ascii="Times New Roman" w:hAnsi="Times New Roman"/>
          <w:color w:val="1D1D1B"/>
          <w:u w:val="single" w:color="1C1C1A"/>
        </w:rPr>
        <w:t xml:space="preserve"> </w:t>
        <w:tab/>
      </w:r>
    </w:p>
    <w:p>
      <w:pPr>
        <w:pStyle w:val="Style18"/>
        <w:spacing w:before="2" w:after="0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mc:AlternateContent>
          <mc:Choice Requires="wps">
            <w:drawing>
              <wp:anchor behindDoc="1" distT="0" distB="635" distL="0" distR="0" simplePos="0" locked="0" layoutInCell="0" allowOverlap="1" relativeHeight="133">
                <wp:simplePos x="0" y="0"/>
                <wp:positionH relativeFrom="page">
                  <wp:posOffset>414655</wp:posOffset>
                </wp:positionH>
                <wp:positionV relativeFrom="paragraph">
                  <wp:posOffset>440690</wp:posOffset>
                </wp:positionV>
                <wp:extent cx="6577330" cy="635"/>
                <wp:effectExtent l="4445" t="4445" r="4445" b="4445"/>
                <wp:wrapTopAndBottom/>
                <wp:docPr id="35" name="Фигура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7200" cy="720"/>
                        </a:xfrm>
                        <a:prstGeom prst="line">
                          <a:avLst/>
                        </a:prstGeom>
                        <a:ln w="8280">
                          <a:solidFill>
                            <a:srgbClr val="1c1c1a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2.65pt,34.7pt" to="550.5pt,34.7pt" ID="Фигура29" stroked="t" o:allowincell="f" style="position:absolute;mso-position-horizontal-relative:page">
                <v:stroke color="#1c1c1a" weight="8280" joinstyle="round" endcap="flat"/>
                <v:fill o:detectmouseclick="t" on="false"/>
                <w10:wrap type="topAndBottom"/>
              </v:line>
            </w:pict>
          </mc:Fallback>
        </mc:AlternateContent>
        <w:drawing>
          <wp:anchor behindDoc="0" distT="0" distB="0" distL="0" distR="0" simplePos="0" locked="0" layoutInCell="0" allowOverlap="1" relativeHeight="152">
            <wp:simplePos x="0" y="0"/>
            <wp:positionH relativeFrom="page">
              <wp:posOffset>389255</wp:posOffset>
            </wp:positionH>
            <wp:positionV relativeFrom="paragraph">
              <wp:posOffset>179070</wp:posOffset>
            </wp:positionV>
            <wp:extent cx="5236845" cy="114300"/>
            <wp:effectExtent l="0" t="0" r="0" b="0"/>
            <wp:wrapTopAndBottom/>
            <wp:docPr id="36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spacing w:before="8" w:after="0"/>
        <w:rPr>
          <w:rFonts w:ascii="Times New Roman" w:hAnsi="Times New Roman"/>
          <w:sz w:val="13"/>
        </w:rPr>
      </w:pPr>
      <w:r>
        <w:rPr>
          <w:rFonts w:ascii="Times New Roman" w:hAnsi="Times New Roman"/>
          <w:sz w:val="13"/>
        </w:rPr>
      </w:r>
    </w:p>
    <w:p>
      <w:pPr>
        <w:pStyle w:val="Normal"/>
        <w:ind w:left="187" w:hanging="0"/>
        <w:rPr>
          <w:i/>
          <w:i/>
          <w:sz w:val="20"/>
        </w:rPr>
      </w:pPr>
      <w:r>
        <w:rPr>
          <w:i/>
          <w:color w:val="1D1D1B"/>
          <w:sz w:val="20"/>
        </w:rPr>
        <w:t>(</w:t>
      </w:r>
      <w:r>
        <w:rPr>
          <w:i/>
          <w:color w:val="1D1D1B"/>
          <w:spacing w:val="-4"/>
          <w:sz w:val="20"/>
        </w:rPr>
        <w:t xml:space="preserve"> </w:t>
      </w:r>
      <w:r>
        <w:rPr>
          <w:i/>
          <w:color w:val="1D1D1B"/>
          <w:sz w:val="20"/>
        </w:rPr>
        <w:t>U</w:t>
      </w:r>
      <w:r>
        <w:rPr>
          <w:i/>
          <w:color w:val="1D1D1B"/>
          <w:spacing w:val="-2"/>
          <w:sz w:val="20"/>
        </w:rPr>
        <w:t xml:space="preserve"> </w:t>
      </w:r>
      <w:r>
        <w:rPr>
          <w:i/>
          <w:color w:val="1D1D1B"/>
          <w:sz w:val="20"/>
        </w:rPr>
        <w:t>slučaju</w:t>
      </w:r>
      <w:r>
        <w:rPr>
          <w:i/>
          <w:color w:val="1D1D1B"/>
          <w:spacing w:val="-3"/>
          <w:sz w:val="20"/>
        </w:rPr>
        <w:t xml:space="preserve"> </w:t>
      </w:r>
      <w:r>
        <w:rPr>
          <w:i/>
          <w:color w:val="1D1D1B"/>
          <w:sz w:val="20"/>
        </w:rPr>
        <w:t>otvaranja</w:t>
      </w:r>
      <w:r>
        <w:rPr>
          <w:i/>
          <w:color w:val="1D1D1B"/>
          <w:spacing w:val="-3"/>
          <w:sz w:val="20"/>
        </w:rPr>
        <w:t xml:space="preserve"> </w:t>
      </w:r>
      <w:r>
        <w:rPr>
          <w:i/>
          <w:color w:val="1D1D1B"/>
          <w:sz w:val="20"/>
        </w:rPr>
        <w:t>računa</w:t>
      </w:r>
      <w:r>
        <w:rPr>
          <w:i/>
          <w:color w:val="1D1D1B"/>
          <w:spacing w:val="-2"/>
          <w:sz w:val="20"/>
        </w:rPr>
        <w:t xml:space="preserve"> </w:t>
      </w:r>
      <w:r>
        <w:rPr>
          <w:i/>
          <w:color w:val="1D1D1B"/>
          <w:sz w:val="20"/>
        </w:rPr>
        <w:t>u</w:t>
      </w:r>
      <w:r>
        <w:rPr>
          <w:i/>
          <w:color w:val="1D1D1B"/>
          <w:spacing w:val="-4"/>
          <w:sz w:val="20"/>
        </w:rPr>
        <w:t xml:space="preserve"> </w:t>
      </w:r>
      <w:r>
        <w:rPr>
          <w:i/>
          <w:color w:val="1D1D1B"/>
          <w:sz w:val="20"/>
        </w:rPr>
        <w:t>MPP</w:t>
      </w:r>
      <w:r>
        <w:rPr>
          <w:i/>
          <w:color w:val="1D1D1B"/>
          <w:spacing w:val="-2"/>
          <w:sz w:val="20"/>
        </w:rPr>
        <w:t xml:space="preserve"> </w:t>
      </w:r>
      <w:r>
        <w:rPr>
          <w:i/>
          <w:color w:val="1D1D1B"/>
          <w:sz w:val="20"/>
        </w:rPr>
        <w:t>/</w:t>
      </w:r>
      <w:r>
        <w:rPr>
          <w:i/>
          <w:color w:val="1D1D1B"/>
          <w:spacing w:val="-2"/>
          <w:sz w:val="20"/>
        </w:rPr>
        <w:t xml:space="preserve"> </w:t>
      </w:r>
      <w:r>
        <w:rPr>
          <w:i/>
          <w:color w:val="6E6E6D"/>
          <w:sz w:val="20"/>
        </w:rPr>
        <w:t>in</w:t>
      </w:r>
      <w:r>
        <w:rPr>
          <w:i/>
          <w:color w:val="6E6E6D"/>
          <w:spacing w:val="-2"/>
          <w:sz w:val="20"/>
        </w:rPr>
        <w:t xml:space="preserve"> </w:t>
      </w:r>
      <w:r>
        <w:rPr>
          <w:i/>
          <w:color w:val="6E6E6D"/>
          <w:sz w:val="20"/>
        </w:rPr>
        <w:t>case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>of</w:t>
      </w:r>
      <w:r>
        <w:rPr>
          <w:i/>
          <w:color w:val="6E6E6D"/>
          <w:spacing w:val="-4"/>
          <w:sz w:val="20"/>
        </w:rPr>
        <w:t xml:space="preserve"> </w:t>
      </w:r>
      <w:r>
        <w:rPr>
          <w:i/>
          <w:color w:val="6E6E6D"/>
          <w:sz w:val="20"/>
        </w:rPr>
        <w:t>opening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>account/s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>in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>MPP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1D1D1B"/>
          <w:sz w:val="20"/>
        </w:rPr>
        <w:t>)</w:t>
      </w:r>
    </w:p>
    <w:p>
      <w:pPr>
        <w:pStyle w:val="Style18"/>
        <w:rPr>
          <w:i/>
          <w:i/>
          <w:sz w:val="18"/>
        </w:rPr>
      </w:pPr>
      <w:r>
        <w:rPr>
          <w:i/>
          <w:sz w:val="18"/>
        </w:rPr>
      </w:r>
    </w:p>
    <w:p>
      <w:pPr>
        <w:pStyle w:val="3"/>
        <w:spacing w:before="0" w:after="14"/>
        <w:ind w:left="187" w:hanging="0"/>
        <w:rPr>
          <w:u w:val="none"/>
        </w:rPr>
      </w:pPr>
      <w:r>
        <w:rPr>
          <w:color w:val="1D1D1B"/>
          <w:u w:val="none"/>
        </w:rPr>
        <w:t>STVARNI</w:t>
      </w:r>
      <w:r>
        <w:rPr>
          <w:color w:val="1D1D1B"/>
          <w:spacing w:val="-5"/>
          <w:u w:val="none"/>
        </w:rPr>
        <w:t xml:space="preserve"> </w:t>
      </w:r>
      <w:r>
        <w:rPr>
          <w:color w:val="1D1D1B"/>
          <w:u w:val="none"/>
        </w:rPr>
        <w:t>VLASNIK</w:t>
      </w:r>
      <w:r>
        <w:rPr>
          <w:color w:val="1D1D1B"/>
          <w:spacing w:val="-5"/>
          <w:u w:val="none"/>
        </w:rPr>
        <w:t xml:space="preserve"> </w:t>
      </w:r>
      <w:r>
        <w:rPr>
          <w:color w:val="1D1D1B"/>
          <w:u w:val="none"/>
        </w:rPr>
        <w:t>/</w:t>
      </w:r>
      <w:r>
        <w:rPr>
          <w:color w:val="1D1D1B"/>
          <w:spacing w:val="-4"/>
          <w:u w:val="none"/>
        </w:rPr>
        <w:t xml:space="preserve"> </w:t>
      </w:r>
      <w:r>
        <w:rPr>
          <w:color w:val="6E6E6D"/>
          <w:u w:val="none"/>
        </w:rPr>
        <w:t>CI</w:t>
      </w:r>
      <w:r>
        <w:rPr>
          <w:color w:val="6E6E6D"/>
          <w:spacing w:val="-5"/>
          <w:u w:val="none"/>
        </w:rPr>
        <w:t xml:space="preserve"> </w:t>
      </w:r>
      <w:r>
        <w:rPr>
          <w:color w:val="6E6E6D"/>
          <w:u w:val="none"/>
        </w:rPr>
        <w:t>/</w:t>
      </w:r>
      <w:r>
        <w:rPr>
          <w:color w:val="6E6E6D"/>
          <w:spacing w:val="-4"/>
          <w:u w:val="none"/>
        </w:rPr>
        <w:t xml:space="preserve"> </w:t>
      </w:r>
      <w:r>
        <w:rPr>
          <w:color w:val="6E6E6D"/>
          <w:u w:val="none"/>
        </w:rPr>
        <w:t>BENEFICIAL</w:t>
      </w:r>
      <w:r>
        <w:rPr>
          <w:color w:val="6E6E6D"/>
          <w:spacing w:val="-6"/>
          <w:u w:val="none"/>
        </w:rPr>
        <w:t xml:space="preserve"> </w:t>
      </w:r>
      <w:r>
        <w:rPr>
          <w:color w:val="6E6E6D"/>
          <w:u w:val="none"/>
        </w:rPr>
        <w:t>OWNER/S</w:t>
      </w:r>
    </w:p>
    <w:p>
      <w:pPr>
        <w:pStyle w:val="Style18"/>
        <w:spacing w:lineRule="exact" w:line="20"/>
        <w:ind w:left="177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2444115" cy="635"/>
                <wp:effectExtent l="114300" t="0" r="114300" b="0"/>
                <wp:docPr id="37" name="Фигура3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4040" cy="720"/>
                          <a:chOff x="0" y="0"/>
                          <a:chExt cx="2444040" cy="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444040" cy="72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1d1d1b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30" style="position:absolute;margin-left:0pt;margin-top:-0.1pt;width:192.4pt;height:0pt" coordorigin="0,-2" coordsize="3848,0">
                <v:line id="shape_0" from="0,-2" to="3848,-2" stroked="t" o:allowincell="f" style="position:absolute;mso-position-vertical:top">
                  <v:stroke color="#1d1d1b" weight="12600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Style18"/>
        <w:spacing w:before="7" w:after="0"/>
        <w:rPr>
          <w:b/>
          <w:b/>
          <w:sz w:val="16"/>
        </w:rPr>
      </w:pPr>
      <w:r>
        <w:rPr>
          <w:b/>
          <w:sz w:val="16"/>
        </w:rPr>
      </w:r>
    </w:p>
    <w:p>
      <w:pPr>
        <w:pStyle w:val="Normal"/>
        <w:tabs>
          <w:tab w:val="clear" w:pos="720"/>
          <w:tab w:val="left" w:pos="10536" w:leader="none"/>
        </w:tabs>
        <w:ind w:left="187" w:hanging="0"/>
        <w:rPr>
          <w:i/>
          <w:i/>
          <w:sz w:val="20"/>
        </w:rPr>
      </w:pPr>
      <w:r>
        <w:rPr>
          <w:color w:val="1D1D1B"/>
          <w:sz w:val="20"/>
        </w:rPr>
        <w:t>Ime</w:t>
      </w:r>
      <w:r>
        <w:rPr>
          <w:color w:val="1D1D1B"/>
          <w:spacing w:val="-2"/>
          <w:sz w:val="20"/>
        </w:rPr>
        <w:t xml:space="preserve"> </w:t>
      </w:r>
      <w:r>
        <w:rPr>
          <w:color w:val="1D1D1B"/>
          <w:sz w:val="20"/>
        </w:rPr>
        <w:t>i</w:t>
      </w:r>
      <w:r>
        <w:rPr>
          <w:color w:val="1D1D1B"/>
          <w:spacing w:val="-3"/>
          <w:sz w:val="20"/>
        </w:rPr>
        <w:t xml:space="preserve"> </w:t>
      </w:r>
      <w:r>
        <w:rPr>
          <w:color w:val="1D1D1B"/>
          <w:sz w:val="20"/>
        </w:rPr>
        <w:t>prezime</w:t>
      </w:r>
      <w:r>
        <w:rPr>
          <w:color w:val="1D1D1B"/>
          <w:spacing w:val="-3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color w:val="1D1D1B"/>
          <w:spacing w:val="-2"/>
          <w:sz w:val="20"/>
        </w:rPr>
        <w:t xml:space="preserve"> </w:t>
      </w:r>
      <w:r>
        <w:rPr>
          <w:i/>
          <w:color w:val="6E6E6D"/>
          <w:sz w:val="20"/>
        </w:rPr>
        <w:t>Full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 xml:space="preserve">Name: </w:t>
      </w:r>
      <w:r>
        <w:rPr>
          <w:i/>
          <w:color w:val="6E6E6D"/>
          <w:sz w:val="20"/>
          <w:u w:val="single" w:color="1C1C1A"/>
        </w:rPr>
        <w:t xml:space="preserve"> </w:t>
      </w:r>
      <w:r>
        <w:rPr>
          <w:iCs/>
          <w:color w:val="6E6E6D"/>
          <w:sz w:val="20"/>
          <w:u w:val="single" w:color="1C1C1A"/>
          <w:lang w:val="en-US"/>
        </w:rPr>
        <w:t>{name}</w:t>
      </w:r>
      <w:ins w:id="10" w:author="User" w:date="2023-04-17T14:05:00Z">
        <w:r>
          <w:rPr>
            <w:iCs/>
            <w:color w:val="6E6E6D"/>
            <w:sz w:val="20"/>
            <w:u w:val="single" w:color="1C1C1A"/>
            <w:lang w:val="en-US"/>
          </w:rPr>
          <w:t xml:space="preserve"> </w:t>
        </w:r>
      </w:ins>
      <w:r>
        <w:rPr>
          <w:iCs/>
          <w:color w:val="6E6E6D"/>
          <w:sz w:val="20"/>
          <w:u w:val="single" w:color="1C1C1A"/>
          <w:lang w:val="en-US"/>
        </w:rPr>
        <w:t>{surName}</w:t>
      </w:r>
      <w:r>
        <w:rPr>
          <w:i/>
          <w:color w:val="6E6E6D"/>
          <w:sz w:val="20"/>
          <w:u w:val="single" w:color="1C1C1A"/>
        </w:rPr>
        <w:tab/>
      </w:r>
    </w:p>
    <w:p>
      <w:pPr>
        <w:pStyle w:val="Style18"/>
        <w:spacing w:before="5" w:after="0"/>
        <w:rPr>
          <w:i/>
          <w:i/>
          <w:sz w:val="14"/>
        </w:rPr>
      </w:pPr>
      <w:r>
        <w:rPr>
          <w:i/>
          <w:sz w:val="14"/>
        </w:rPr>
      </w:r>
    </w:p>
    <w:p>
      <w:pPr>
        <w:pStyle w:val="Normal"/>
        <w:tabs>
          <w:tab w:val="clear" w:pos="720"/>
          <w:tab w:val="left" w:pos="10582" w:leader="none"/>
        </w:tabs>
        <w:spacing w:before="60" w:after="0"/>
        <w:ind w:left="187" w:hanging="0"/>
        <w:rPr>
          <w:i/>
          <w:i/>
          <w:sz w:val="20"/>
        </w:rPr>
      </w:pPr>
      <w:r>
        <w:rPr>
          <w:color w:val="1D1D1B"/>
          <w:sz w:val="20"/>
        </w:rPr>
        <w:t>JMBG</w:t>
      </w:r>
      <w:r>
        <w:rPr>
          <w:color w:val="1D1D1B"/>
          <w:spacing w:val="-2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color w:val="1D1D1B"/>
          <w:spacing w:val="-3"/>
          <w:sz w:val="20"/>
        </w:rPr>
        <w:t xml:space="preserve"> </w:t>
      </w:r>
      <w:r>
        <w:rPr>
          <w:i/>
          <w:color w:val="6E6E6D"/>
          <w:sz w:val="20"/>
        </w:rPr>
        <w:t>Perssonal</w:t>
      </w:r>
      <w:r>
        <w:rPr>
          <w:i/>
          <w:color w:val="6E6E6D"/>
          <w:spacing w:val="-1"/>
          <w:sz w:val="20"/>
        </w:rPr>
        <w:t xml:space="preserve"> </w:t>
      </w:r>
      <w:r>
        <w:rPr>
          <w:i/>
          <w:color w:val="6E6E6D"/>
          <w:sz w:val="20"/>
        </w:rPr>
        <w:t xml:space="preserve">ID: </w:t>
      </w:r>
      <w:r>
        <w:rPr>
          <w:i/>
          <w:color w:val="6E6E6D"/>
          <w:sz w:val="20"/>
          <w:u w:val="single" w:color="1C1C1A"/>
        </w:rPr>
        <w:t xml:space="preserve"> </w:t>
      </w:r>
      <w:ins w:id="11" w:author="User" w:date="2023-04-17T14:05:00Z">
        <w:r>
          <w:rPr>
            <w:i/>
            <w:color w:val="6E6E6D"/>
            <w:sz w:val="20"/>
            <w:u w:val="single" w:color="1C1C1A"/>
          </w:rPr>
          <w:t xml:space="preserve"> </w:t>
        </w:r>
      </w:ins>
      <w:r>
        <w:rPr>
          <w:iCs/>
          <w:color w:val="6E6E6D"/>
          <w:sz w:val="20"/>
          <w:u w:val="single" w:color="1C1C1A"/>
          <w:lang w:val="en-US"/>
        </w:rPr>
        <w:t>{jmbg</w:t>
      </w:r>
      <w:r>
        <w:rPr>
          <w:iCs/>
          <w:color w:val="6E6E6D"/>
          <w:sz w:val="20"/>
          <w:u w:val="single" w:color="1C1C1A"/>
          <w:lang w:val="en-US"/>
        </w:rPr>
        <w:t>Num</w:t>
      </w:r>
      <w:r>
        <w:rPr>
          <w:iCs/>
          <w:color w:val="6E6E6D"/>
          <w:sz w:val="20"/>
          <w:u w:val="single" w:color="1C1C1A"/>
          <w:lang w:val="en-US"/>
        </w:rPr>
        <w:t>}</w:t>
      </w:r>
      <w:r>
        <w:rPr>
          <w:i/>
          <w:color w:val="6E6E6D"/>
          <w:sz w:val="20"/>
          <w:u w:val="single" w:color="1C1C1A"/>
        </w:rPr>
        <w:tab/>
      </w:r>
    </w:p>
    <w:p>
      <w:pPr>
        <w:pStyle w:val="Style18"/>
        <w:spacing w:before="5" w:after="0"/>
        <w:rPr>
          <w:i/>
          <w:i/>
          <w:sz w:val="14"/>
        </w:rPr>
      </w:pPr>
      <w:r>
        <w:rPr>
          <w:i/>
          <w:sz w:val="14"/>
        </w:rPr>
      </w:r>
    </w:p>
    <w:p>
      <w:pPr>
        <w:pStyle w:val="Normal"/>
        <w:tabs>
          <w:tab w:val="clear" w:pos="720"/>
          <w:tab w:val="left" w:pos="10591" w:leader="none"/>
        </w:tabs>
        <w:spacing w:before="60" w:after="0"/>
        <w:ind w:left="187" w:hanging="0"/>
        <w:rPr>
          <w:i/>
          <w:i/>
          <w:sz w:val="20"/>
        </w:rPr>
      </w:pPr>
      <w:r>
        <w:rPr>
          <w:color w:val="1D1D1B"/>
          <w:sz w:val="20"/>
        </w:rPr>
        <w:t>Broj</w:t>
      </w:r>
      <w:r>
        <w:rPr>
          <w:color w:val="1D1D1B"/>
          <w:spacing w:val="-4"/>
          <w:sz w:val="20"/>
        </w:rPr>
        <w:t xml:space="preserve"> </w:t>
      </w:r>
      <w:r>
        <w:rPr>
          <w:color w:val="1D1D1B"/>
          <w:sz w:val="20"/>
        </w:rPr>
        <w:t>LK/</w:t>
      </w:r>
      <w:r>
        <w:rPr>
          <w:color w:val="1D1D1B"/>
          <w:spacing w:val="-3"/>
          <w:sz w:val="20"/>
        </w:rPr>
        <w:t xml:space="preserve"> </w:t>
      </w:r>
      <w:r>
        <w:rPr>
          <w:color w:val="1D1D1B"/>
          <w:sz w:val="20"/>
        </w:rPr>
        <w:t>Pasoša</w:t>
      </w:r>
      <w:r>
        <w:rPr>
          <w:color w:val="1D1D1B"/>
          <w:spacing w:val="-4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color w:val="1D1D1B"/>
          <w:spacing w:val="-3"/>
          <w:sz w:val="20"/>
        </w:rPr>
        <w:t xml:space="preserve"> </w:t>
      </w:r>
      <w:r>
        <w:rPr>
          <w:i/>
          <w:color w:val="6E6E6D"/>
          <w:sz w:val="20"/>
        </w:rPr>
        <w:t>Number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>of</w:t>
      </w:r>
      <w:r>
        <w:rPr>
          <w:i/>
          <w:color w:val="6E6E6D"/>
          <w:spacing w:val="-4"/>
          <w:sz w:val="20"/>
        </w:rPr>
        <w:t xml:space="preserve"> </w:t>
      </w:r>
      <w:r>
        <w:rPr>
          <w:i/>
          <w:color w:val="6E6E6D"/>
          <w:sz w:val="20"/>
        </w:rPr>
        <w:t>personal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 xml:space="preserve">ID: </w:t>
      </w:r>
      <w:r>
        <w:rPr>
          <w:i/>
          <w:color w:val="6E6E6D"/>
          <w:sz w:val="20"/>
          <w:u w:val="single" w:color="1C1C1A"/>
        </w:rPr>
        <w:t xml:space="preserve"> </w:t>
      </w:r>
      <w:r>
        <w:rPr>
          <w:iCs/>
          <w:color w:val="6E6E6D"/>
          <w:sz w:val="20"/>
          <w:u w:val="single" w:color="1C1C1A"/>
          <w:lang w:val="en-US"/>
        </w:rPr>
        <w:t>{passNum}</w:t>
      </w:r>
      <w:r>
        <w:rPr>
          <w:i/>
          <w:color w:val="6E6E6D"/>
          <w:sz w:val="20"/>
          <w:u w:val="single" w:color="1C1C1A"/>
        </w:rPr>
        <w:tab/>
      </w:r>
    </w:p>
    <w:p>
      <w:pPr>
        <w:pStyle w:val="Style18"/>
        <w:spacing w:before="2" w:after="0"/>
        <w:rPr>
          <w:i/>
          <w:i/>
          <w:sz w:val="12"/>
        </w:rPr>
      </w:pPr>
      <w:r>
        <w:rPr>
          <w:i/>
          <w:sz w:val="12"/>
        </w:rPr>
      </w:r>
    </w:p>
    <w:p>
      <w:pPr>
        <w:pStyle w:val="Normal"/>
        <w:tabs>
          <w:tab w:val="clear" w:pos="720"/>
          <w:tab w:val="left" w:pos="10545" w:leader="none"/>
        </w:tabs>
        <w:spacing w:before="87" w:after="0"/>
        <w:ind w:left="187" w:hanging="0"/>
        <w:rPr>
          <w:rFonts w:ascii="Times New Roman" w:hAnsi="Times New Roman"/>
          <w:sz w:val="20"/>
        </w:rPr>
      </w:pPr>
      <w:r>
        <w:rPr>
          <w:color w:val="1D1D1B"/>
          <w:sz w:val="20"/>
        </w:rPr>
        <w:t>Datum</w:t>
      </w:r>
      <w:r>
        <w:rPr>
          <w:color w:val="1D1D1B"/>
          <w:spacing w:val="-6"/>
          <w:sz w:val="20"/>
        </w:rPr>
        <w:t xml:space="preserve"> </w:t>
      </w:r>
      <w:r>
        <w:rPr>
          <w:color w:val="1D1D1B"/>
          <w:sz w:val="20"/>
        </w:rPr>
        <w:t>izdavanja</w:t>
      </w:r>
      <w:r>
        <w:rPr>
          <w:color w:val="1D1D1B"/>
          <w:spacing w:val="-6"/>
          <w:sz w:val="20"/>
        </w:rPr>
        <w:t xml:space="preserve"> </w:t>
      </w:r>
      <w:r>
        <w:rPr>
          <w:color w:val="1D1D1B"/>
          <w:sz w:val="20"/>
        </w:rPr>
        <w:t>lične</w:t>
      </w:r>
      <w:r>
        <w:rPr>
          <w:color w:val="1D1D1B"/>
          <w:spacing w:val="-7"/>
          <w:sz w:val="20"/>
        </w:rPr>
        <w:t xml:space="preserve"> </w:t>
      </w:r>
      <w:r>
        <w:rPr>
          <w:color w:val="1D1D1B"/>
          <w:sz w:val="20"/>
        </w:rPr>
        <w:t>isprave</w:t>
      </w:r>
      <w:r>
        <w:rPr>
          <w:color w:val="1D1D1B"/>
          <w:spacing w:val="-5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color w:val="1D1D1B"/>
          <w:spacing w:val="-7"/>
          <w:sz w:val="20"/>
        </w:rPr>
        <w:t xml:space="preserve"> </w:t>
      </w:r>
      <w:r>
        <w:rPr>
          <w:i/>
          <w:color w:val="6E6E6D"/>
          <w:sz w:val="20"/>
        </w:rPr>
        <w:t>Date</w:t>
      </w:r>
      <w:r>
        <w:rPr>
          <w:i/>
          <w:color w:val="6E6E6D"/>
          <w:spacing w:val="-6"/>
          <w:sz w:val="20"/>
        </w:rPr>
        <w:t xml:space="preserve"> </w:t>
      </w:r>
      <w:r>
        <w:rPr>
          <w:i/>
          <w:color w:val="6E6E6D"/>
          <w:sz w:val="20"/>
        </w:rPr>
        <w:t>of</w:t>
      </w:r>
      <w:r>
        <w:rPr>
          <w:i/>
          <w:color w:val="6E6E6D"/>
          <w:spacing w:val="-6"/>
          <w:sz w:val="20"/>
        </w:rPr>
        <w:t xml:space="preserve"> </w:t>
      </w:r>
      <w:r>
        <w:rPr>
          <w:i/>
          <w:color w:val="6E6E6D"/>
          <w:sz w:val="20"/>
        </w:rPr>
        <w:t>issue</w:t>
      </w:r>
      <w:r>
        <w:rPr>
          <w:i/>
          <w:color w:val="6E6E6D"/>
          <w:spacing w:val="-6"/>
          <w:sz w:val="20"/>
        </w:rPr>
        <w:t xml:space="preserve"> </w:t>
      </w:r>
      <w:r>
        <w:rPr>
          <w:i/>
          <w:color w:val="6E6E6D"/>
          <w:sz w:val="20"/>
        </w:rPr>
        <w:t>(personal</w:t>
      </w:r>
      <w:r>
        <w:rPr>
          <w:i/>
          <w:color w:val="6E6E6D"/>
          <w:spacing w:val="-6"/>
          <w:sz w:val="20"/>
        </w:rPr>
        <w:t xml:space="preserve"> </w:t>
      </w:r>
      <w:r>
        <w:rPr>
          <w:i/>
          <w:color w:val="6E6E6D"/>
          <w:sz w:val="20"/>
        </w:rPr>
        <w:t xml:space="preserve">ID): </w:t>
      </w:r>
      <w:r>
        <w:rPr>
          <w:rFonts w:ascii="Times New Roman" w:hAnsi="Times New Roman"/>
          <w:color w:val="6E6E6D"/>
          <w:sz w:val="20"/>
          <w:u w:val="single" w:color="1C1C1A"/>
        </w:rPr>
        <w:t xml:space="preserve"> </w:t>
      </w:r>
      <w:ins w:id="12" w:author="User" w:date="2023-04-17T14:06:00Z">
        <w:r>
          <w:rPr>
            <w:rFonts w:ascii="Times New Roman" w:hAnsi="Times New Roman"/>
            <w:color w:val="6E6E6D"/>
            <w:sz w:val="20"/>
            <w:u w:val="single" w:color="1C1C1A"/>
          </w:rPr>
          <w:t xml:space="preserve"> </w:t>
        </w:r>
      </w:ins>
      <w:r>
        <w:rPr>
          <w:rFonts w:cs="Calibri" w:cstheme="minorHAnsi"/>
          <w:color w:val="6E6E6D"/>
          <w:sz w:val="20"/>
          <w:u w:val="single" w:color="1C1C1A"/>
          <w:lang w:val="en-US"/>
        </w:rPr>
        <w:t>{issueDate}</w:t>
      </w:r>
      <w:r>
        <w:rPr>
          <w:rFonts w:ascii="Times New Roman" w:hAnsi="Times New Roman"/>
          <w:color w:val="6E6E6D"/>
          <w:sz w:val="20"/>
          <w:u w:val="single" w:color="1C1C1A"/>
        </w:rPr>
        <w:tab/>
      </w:r>
    </w:p>
    <w:p>
      <w:pPr>
        <w:pStyle w:val="Style18"/>
        <w:spacing w:before="10" w:after="0"/>
        <w:rPr>
          <w:rFonts w:ascii="Times New Roman" w:hAnsi="Times New Roman"/>
          <w:sz w:val="12"/>
        </w:rPr>
      </w:pPr>
      <w:r>
        <w:rPr>
          <w:rFonts w:ascii="Times New Roman" w:hAnsi="Times New Roman"/>
          <w:sz w:val="12"/>
        </w:rPr>
      </w:r>
    </w:p>
    <w:p>
      <w:pPr>
        <w:pStyle w:val="Style18"/>
        <w:tabs>
          <w:tab w:val="clear" w:pos="720"/>
          <w:tab w:val="left" w:pos="10569" w:leader="none"/>
        </w:tabs>
        <w:spacing w:before="88" w:after="0"/>
        <w:ind w:left="188" w:hanging="0"/>
        <w:rPr>
          <w:rFonts w:ascii="Times New Roman" w:hAnsi="Times New Roman"/>
        </w:rPr>
      </w:pPr>
      <w:r>
        <w:rPr>
          <w:color w:val="1D1D1B"/>
          <w:spacing w:val="-1"/>
        </w:rPr>
        <w:t>Državljanstvo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/</w:t>
      </w:r>
      <w:r>
        <w:rPr>
          <w:color w:val="1D1D1B"/>
          <w:spacing w:val="10"/>
        </w:rPr>
        <w:t xml:space="preserve"> </w:t>
      </w:r>
      <w:r>
        <w:rPr/>
        <w:drawing>
          <wp:inline distT="0" distB="0" distL="0" distR="0">
            <wp:extent cx="571500" cy="109220"/>
            <wp:effectExtent l="0" t="0" r="0" b="0"/>
            <wp:docPr id="38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1D1D1B"/>
          <w:spacing w:val="-8"/>
        </w:rPr>
        <w:t xml:space="preserve"> </w:t>
      </w:r>
      <w:r>
        <w:rPr>
          <w:rFonts w:ascii="Times New Roman" w:hAnsi="Times New Roman"/>
          <w:color w:val="1D1D1B"/>
          <w:u w:val="single" w:color="1C1C1A"/>
        </w:rPr>
        <w:t xml:space="preserve"> </w:t>
      </w:r>
      <w:ins w:id="13" w:author="User" w:date="2023-04-17T14:06:00Z">
        <w:r>
          <w:rPr>
            <w:rFonts w:ascii="Times New Roman" w:hAnsi="Times New Roman"/>
            <w:color w:val="1D1D1B"/>
            <w:u w:val="single" w:color="1C1C1A"/>
          </w:rPr>
          <w:t xml:space="preserve"> </w:t>
        </w:r>
      </w:ins>
      <w:ins w:id="14" w:author="User" w:date="2023-04-17T14:06:00Z">
        <w:r>
          <w:rPr>
            <w:rFonts w:cs="Calibri" w:cstheme="minorHAnsi"/>
            <w:color w:val="1D1D1B"/>
            <w:u w:val="single" w:color="1C1C1A"/>
          </w:rPr>
          <w:t>Ruska Federacija</w:t>
        </w:r>
      </w:ins>
      <w:r>
        <w:rPr>
          <w:rFonts w:ascii="Times New Roman" w:hAnsi="Times New Roman"/>
          <w:color w:val="1D1D1B"/>
          <w:u w:val="single" w:color="1C1C1A"/>
        </w:rPr>
        <w:tab/>
      </w:r>
    </w:p>
    <w:p>
      <w:pPr>
        <w:pStyle w:val="Style18"/>
        <w:spacing w:before="4" w:after="0"/>
        <w:rPr>
          <w:rFonts w:ascii="Times New Roman" w:hAnsi="Times New Roman"/>
          <w:sz w:val="15"/>
        </w:rPr>
      </w:pPr>
      <w:r>
        <w:rPr>
          <w:rFonts w:ascii="Times New Roman" w:hAnsi="Times New Roman"/>
          <w:sz w:val="15"/>
        </w:rPr>
      </w:r>
    </w:p>
    <w:p>
      <w:pPr>
        <w:pStyle w:val="Normal"/>
        <w:tabs>
          <w:tab w:val="clear" w:pos="720"/>
          <w:tab w:val="left" w:pos="7694" w:leader="none"/>
        </w:tabs>
        <w:spacing w:before="60" w:after="0"/>
        <w:ind w:left="6641" w:hanging="0"/>
        <w:rPr>
          <w:i/>
          <w:i/>
          <w:sz w:val="20"/>
        </w:rPr>
      </w:pPr>
      <w:ins w:id="15" w:author="User" w:date="2023-04-17T14:07:00Z">
        <w:r>
          <w:rPr/>
          <w:t>​​</w:t>
        </w:r>
      </w:ins>
      <w:ins w:id="16" w:author="User" w:date="2023-04-17T14:07:00Z">
        <w:r>
          <w:rPr/>
          <mc:AlternateContent>
            <mc:Choice Requires="wps">
              <w:drawing>
                <wp:anchor behindDoc="1" distT="6350" distB="6350" distL="6350" distR="6350" simplePos="0" locked="0" layoutInCell="0" allowOverlap="1" relativeHeight="121">
                  <wp:simplePos x="0" y="0"/>
                  <wp:positionH relativeFrom="page">
                    <wp:posOffset>5058410</wp:posOffset>
                  </wp:positionH>
                  <wp:positionV relativeFrom="paragraph">
                    <wp:posOffset>79375</wp:posOffset>
                  </wp:positionV>
                  <wp:extent cx="80645" cy="80645"/>
                  <wp:effectExtent l="6350" t="6350" r="6350" b="6350"/>
                  <wp:wrapNone/>
                  <wp:docPr id="39" name="Фигура31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0640" cy="80640"/>
                          </a:xfrm>
                          <a:prstGeom prst="rect">
                            <a:avLst/>
                          </a:prstGeom>
                          <a:noFill/>
                          <a:ln w="12600">
                            <a:solidFill>
                              <a:srgbClr val="3f3f3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rect id="shape_0" ID="Фигура31" path="m0,0l-2147483645,0l-2147483645,-2147483646l0,-2147483646xe" stroked="t" o:allowincell="f" style="position:absolute;margin-left:398.3pt;margin-top:6.25pt;width:6.3pt;height:6.3pt;mso-wrap-style:none;v-text-anchor:middle;mso-position-horizontal-relative:page">
                  <v:fill o:detectmouseclick="t" on="false"/>
                  <v:stroke color="#3f3f3f" weight="12600" joinstyle="round" endcap="flat"/>
                  <w10:wrap type="none"/>
                </v:rect>
              </w:pict>
            </mc:Fallback>
          </mc:AlternateContent>
          <w:t>​​​​</w:t>
        </w:r>
      </w:ins>
      <w:ins w:id="17" w:author="User" w:date="2023-04-17T14:07:00Z">
        <w:r>
          <w:rPr/>
          <mc:AlternateContent>
            <mc:Choice Requires="wps">
              <w:drawing>
                <wp:anchor behindDoc="0" distT="6350" distB="6350" distL="6350" distR="6350" simplePos="0" locked="0" layoutInCell="0" allowOverlap="1" relativeHeight="163">
                  <wp:simplePos x="0" y="0"/>
                  <wp:positionH relativeFrom="page">
                    <wp:posOffset>4385310</wp:posOffset>
                  </wp:positionH>
                  <wp:positionV relativeFrom="paragraph">
                    <wp:posOffset>79375</wp:posOffset>
                  </wp:positionV>
                  <wp:extent cx="80645" cy="80645"/>
                  <wp:effectExtent l="6350" t="6350" r="6350" b="6350"/>
                  <wp:wrapNone/>
                  <wp:docPr id="40" name="Фигура32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0640" cy="80640"/>
                          </a:xfrm>
                          <a:prstGeom prst="rect">
                            <a:avLst/>
                          </a:prstGeom>
                          <a:noFill/>
                          <a:ln w="12600">
                            <a:solidFill>
                              <a:srgbClr val="3f3f3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rect id="shape_0" ID="Фигура32" path="m0,0l-2147483645,0l-2147483645,-2147483646l0,-2147483646xe" stroked="t" o:allowincell="f" style="position:absolute;margin-left:345.3pt;margin-top:6.25pt;width:6.3pt;height:6.3pt;mso-wrap-style:none;v-text-anchor:middle;mso-position-horizontal-relative:page">
                  <v:fill o:detectmouseclick="t" on="false"/>
                  <v:stroke color="#3f3f3f" weight="12600" joinstyle="round" endcap="flat"/>
                  <w10:wrap type="none"/>
                </v:rect>
              </w:pict>
            </mc:Fallback>
          </mc:AlternateContent>
          <w:t>​​</w:t>
        </w:r>
      </w:ins>
      <w:ins w:id="18" w:author="User" w:date="2023-04-17T14:07:00Z">
        <w:r>
          <mc:AlternateContent>
            <mc:Choice Requires="wpg">
              <w:drawing>
                <wp:anchor behindDoc="1" distT="0" distB="0" distL="0" distR="0" simplePos="0" locked="0" layoutInCell="0" allowOverlap="1" relativeHeight="204">
                  <wp:simplePos x="0" y="0"/>
                  <wp:positionH relativeFrom="page">
                    <wp:posOffset>396240</wp:posOffset>
                  </wp:positionH>
                  <wp:positionV relativeFrom="paragraph">
                    <wp:posOffset>67310</wp:posOffset>
                  </wp:positionV>
                  <wp:extent cx="3910330" cy="114300"/>
                  <wp:effectExtent l="0" t="0" r="0" b="0"/>
                  <wp:wrapNone/>
                  <wp:docPr id="41" name="Фигура33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3910320" cy="114480"/>
                            <a:chOff x="0" y="0"/>
                            <a:chExt cx="3910320" cy="114480"/>
                          </a:xfrm>
                        </wpg:grpSpPr>
                        <pic:pic xmlns:pic="http://schemas.openxmlformats.org/drawingml/2006/picture">
                          <pic:nvPicPr>
                            <pic:cNvPr id="6" name="" descr=""/>
                            <pic:cNvPicPr/>
                          </pic:nvPicPr>
                          <pic:blipFill>
                            <a:blip r:embed="rId22"/>
                            <a:stretch/>
                          </pic:blipFill>
                          <pic:spPr>
                            <a:xfrm>
                              <a:off x="0" y="0"/>
                              <a:ext cx="1930320" cy="11448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" name="" descr=""/>
                            <pic:cNvPicPr/>
                          </pic:nvPicPr>
                          <pic:blipFill>
                            <a:blip r:embed="rId23"/>
                            <a:stretch/>
                          </pic:blipFill>
                          <pic:spPr>
                            <a:xfrm>
                              <a:off x="1967400" y="3240"/>
                              <a:ext cx="1943280" cy="11124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33" style="position:absolute;margin-left:31.2pt;margin-top:5.3pt;width:307.95pt;height:9pt" coordorigin="624,106" coordsize="6159,180">
                  <v:shape id="shape_0" stroked="f" o:allowincell="f" style="position:absolute;left:624;top:106;width:3039;height:179;mso-wrap-style:none;v-text-anchor:middle;mso-position-horizontal-relative:page" type="_x0000_t75">
                    <v:imagedata r:id="rId24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3722;top:111;width:3059;height:174;mso-wrap-style:none;v-text-anchor:middle;mso-position-horizontal-relative:page" type="_x0000_t75">
                    <v:imagedata r:id="rId25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</w:r>
      </w:ins>
      <w:ins w:id="19" w:author="User" w:date="2023-04-17T14:07:00Z">
        <w:r>
          <w:rPr>
            <w:rFonts w:cs="Segoe UI Emoji" w:ascii="Segoe UI Emoji" w:hAnsi="Segoe UI Emoji"/>
            <w:iCs/>
            <w:color w:val="6E6E6D"/>
            <w:sz w:val="20"/>
          </w:rPr>
          <w:t>☑</w:t>
        </w:r>
      </w:ins>
      <w:r>
        <w:rPr>
          <w:color w:val="1D1D1B"/>
          <w:sz w:val="20"/>
        </w:rPr>
        <w:t>Ne /</w:t>
      </w:r>
      <w:r>
        <w:rPr>
          <w:color w:val="1D1D1B"/>
          <w:spacing w:val="-1"/>
          <w:sz w:val="20"/>
        </w:rPr>
        <w:t xml:space="preserve"> </w:t>
      </w:r>
      <w:r>
        <w:rPr>
          <w:i/>
          <w:color w:val="6E6E6D"/>
          <w:sz w:val="20"/>
        </w:rPr>
        <w:t>No</w:t>
      </w:r>
      <w:ins w:id="20" w:author="User" w:date="2023-04-17T14:07:00Z">
        <w:r>
          <w:rPr>
            <w:i/>
            <w:color w:val="6E6E6D"/>
            <w:sz w:val="20"/>
          </w:rPr>
          <w:t xml:space="preserve">   </w:t>
        </w:r>
      </w:ins>
      <w:del w:id="21" w:author="User" w:date="2023-04-17T14:07:00Z">
        <w:r>
          <w:rPr>
            <w:i/>
            <w:color w:val="6E6E6D"/>
            <w:sz w:val="20"/>
          </w:rPr>
          <w:tab/>
        </w:r>
      </w:del>
      <w:r>
        <w:rPr>
          <w:color w:val="1D1D1B"/>
          <w:sz w:val="20"/>
        </w:rPr>
        <w:t>Da</w:t>
      </w:r>
      <w:r>
        <w:rPr>
          <w:color w:val="1D1D1B"/>
          <w:spacing w:val="-6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color w:val="1D1D1B"/>
          <w:spacing w:val="-5"/>
          <w:sz w:val="20"/>
        </w:rPr>
        <w:t xml:space="preserve"> </w:t>
      </w:r>
      <w:r>
        <w:rPr>
          <w:i/>
          <w:color w:val="6E6E6D"/>
          <w:sz w:val="20"/>
        </w:rPr>
        <w:t>Yes</w:t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spacing w:before="9" w:after="0"/>
        <w:rPr>
          <w:i/>
          <w:i/>
          <w:sz w:val="18"/>
        </w:rPr>
      </w:pPr>
      <w:r>
        <w:rPr>
          <w:i/>
          <w:sz w:val="18"/>
        </w:rPr>
      </w:r>
    </w:p>
    <w:p>
      <w:pPr>
        <w:pStyle w:val="Normal"/>
        <w:tabs>
          <w:tab w:val="clear" w:pos="720"/>
          <w:tab w:val="left" w:pos="5804" w:leader="none"/>
        </w:tabs>
        <w:spacing w:before="1" w:after="0"/>
        <w:ind w:left="135" w:hanging="0"/>
        <w:rPr>
          <w:i/>
          <w:i/>
          <w:sz w:val="20"/>
        </w:rPr>
      </w:pPr>
      <w:r>
        <w:rPr>
          <w:color w:val="1D1D1B"/>
          <w:spacing w:val="-1"/>
          <w:sz w:val="20"/>
          <w:u w:val="single" w:color="1D1D1B"/>
        </w:rPr>
        <w:t>ZASTUPNIK/</w:t>
      </w:r>
      <w:r>
        <w:rPr>
          <w:color w:val="1D1D1B"/>
          <w:spacing w:val="-30"/>
          <w:sz w:val="20"/>
          <w:u w:val="single" w:color="1D1D1B"/>
        </w:rPr>
        <w:t xml:space="preserve"> </w:t>
      </w:r>
      <w:r>
        <w:rPr>
          <w:color w:val="6E6E6D"/>
          <w:spacing w:val="-1"/>
          <w:sz w:val="20"/>
          <w:u w:val="single" w:color="1D1D1B"/>
        </w:rPr>
        <w:t>EXPONENT</w:t>
      </w:r>
      <w:r>
        <w:rPr>
          <w:color w:val="6E6E6D"/>
          <w:spacing w:val="-1"/>
          <w:sz w:val="20"/>
        </w:rPr>
        <w:tab/>
      </w:r>
      <w:r>
        <w:rPr>
          <w:sz w:val="20"/>
          <w:u w:val="single"/>
        </w:rPr>
        <w:t>OVLAŠĆENO</w:t>
      </w:r>
      <w:r>
        <w:rPr>
          <w:spacing w:val="-3"/>
          <w:sz w:val="20"/>
          <w:u w:val="single"/>
        </w:rPr>
        <w:t xml:space="preserve"> </w:t>
      </w:r>
      <w:r>
        <w:rPr>
          <w:sz w:val="20"/>
          <w:u w:val="single"/>
        </w:rPr>
        <w:t>LICE</w:t>
      </w:r>
      <w:r>
        <w:rPr>
          <w:spacing w:val="-2"/>
          <w:sz w:val="20"/>
          <w:u w:val="single"/>
        </w:rPr>
        <w:t xml:space="preserve"> </w:t>
      </w:r>
      <w:r>
        <w:rPr>
          <w:sz w:val="20"/>
          <w:u w:val="single"/>
        </w:rPr>
        <w:t>/</w:t>
      </w:r>
      <w:r>
        <w:rPr>
          <w:i/>
          <w:color w:val="6E6E6D"/>
          <w:sz w:val="20"/>
          <w:u w:val="single" w:color="000000"/>
        </w:rPr>
        <w:t>AUTHORIZED</w:t>
      </w:r>
      <w:r>
        <w:rPr>
          <w:i/>
          <w:color w:val="6E6E6D"/>
          <w:spacing w:val="-2"/>
          <w:sz w:val="20"/>
          <w:u w:val="single" w:color="000000"/>
        </w:rPr>
        <w:t xml:space="preserve"> </w:t>
      </w:r>
      <w:r>
        <mc:AlternateContent>
          <mc:Choice Requires="wps">
            <w:drawing>
              <wp:anchor behindDoc="0" distT="0" distB="0" distL="0" distR="0" simplePos="0" locked="0" layoutInCell="0" allowOverlap="1" relativeHeight="164">
                <wp:simplePos x="0" y="0"/>
                <wp:positionH relativeFrom="page">
                  <wp:posOffset>4608830</wp:posOffset>
                </wp:positionH>
                <wp:positionV relativeFrom="paragraph">
                  <wp:posOffset>274320</wp:posOffset>
                </wp:positionV>
                <wp:extent cx="76200" cy="153035"/>
                <wp:effectExtent l="0" t="0" r="0" b="0"/>
                <wp:wrapNone/>
                <wp:docPr id="42" name="Врез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2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lineRule="exact" w:line="225"/>
                              <w:ind w:left="2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/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2" path="m0,0l-2147483645,0l-2147483645,-2147483646l0,-2147483646xe" stroked="f" o:allowincell="f" style="position:absolute;margin-left:362.9pt;margin-top:21.6pt;width:5.95pt;height:12pt;mso-wrap-style:square;v-text-anchor:top;mso-position-horizont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lineRule="exact" w:line="225"/>
                        <w:ind w:left="20" w:hanging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/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i/>
          <w:color w:val="6E6E6D"/>
          <w:sz w:val="20"/>
          <w:u w:val="single" w:color="000000"/>
        </w:rPr>
        <w:t>USER</w:t>
      </w:r>
    </w:p>
    <w:p>
      <w:pPr>
        <w:pStyle w:val="Style18"/>
        <w:spacing w:before="5" w:after="0"/>
        <w:rPr>
          <w:i/>
          <w:i/>
          <w:sz w:val="8"/>
        </w:rPr>
      </w:pPr>
      <w:r>
        <w:rPr>
          <w:i/>
          <w:sz w:val="8"/>
        </w:rPr>
      </w:r>
    </w:p>
    <w:p>
      <w:pPr>
        <w:sectPr>
          <w:type w:val="nextPage"/>
          <w:pgSz w:w="11906" w:h="16838"/>
          <w:pgMar w:left="420" w:right="300" w:gutter="0" w:header="0" w:top="70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60" w:after="0"/>
        <w:ind w:left="135" w:hanging="0"/>
        <w:rPr>
          <w:i/>
          <w:i/>
          <w:sz w:val="20"/>
        </w:rPr>
      </w:pPr>
      <w:r>
        <w:rPr>
          <w:color w:val="1D1D1B"/>
          <w:spacing w:val="-1"/>
          <w:sz w:val="20"/>
        </w:rPr>
        <w:t>Ime</w:t>
      </w:r>
      <w:r>
        <w:rPr>
          <w:color w:val="1D1D1B"/>
          <w:spacing w:val="-22"/>
          <w:sz w:val="20"/>
        </w:rPr>
        <w:t xml:space="preserve"> </w:t>
      </w:r>
      <w:r>
        <w:rPr>
          <w:color w:val="1D1D1B"/>
          <w:spacing w:val="-1"/>
          <w:sz w:val="20"/>
        </w:rPr>
        <w:t>i</w:t>
      </w:r>
      <w:r>
        <w:rPr>
          <w:color w:val="1D1D1B"/>
          <w:spacing w:val="-29"/>
          <w:sz w:val="20"/>
        </w:rPr>
        <w:t xml:space="preserve"> </w:t>
      </w:r>
      <w:r>
        <w:rPr>
          <w:color w:val="1D1D1B"/>
          <w:spacing w:val="-1"/>
          <w:sz w:val="20"/>
        </w:rPr>
        <w:t>prezime/</w:t>
      </w:r>
      <w:r>
        <w:rPr>
          <w:i/>
          <w:color w:val="6E6E6D"/>
          <w:spacing w:val="-1"/>
          <w:sz w:val="20"/>
        </w:rPr>
        <w:t>Full</w:t>
      </w:r>
      <w:r>
        <w:rPr>
          <w:i/>
          <w:color w:val="6E6E6D"/>
          <w:spacing w:val="8"/>
          <w:sz w:val="20"/>
        </w:rPr>
        <w:t xml:space="preserve"> </w:t>
      </w:r>
      <w:r>
        <w:rPr>
          <w:i/>
          <w:color w:val="6E6E6D"/>
          <w:sz w:val="20"/>
        </w:rPr>
        <w:t>Name:</w:t>
      </w:r>
      <w:ins w:id="22" w:author="User" w:date="2023-04-17T14:08:00Z">
        <w:r>
          <w:rPr>
            <w:i/>
            <w:color w:val="6E6E6D"/>
            <w:sz w:val="20"/>
          </w:rPr>
          <w:t xml:space="preserve"> </w:t>
        </w:r>
      </w:ins>
    </w:p>
    <w:p>
      <w:pPr>
        <w:pStyle w:val="Style18"/>
        <w:spacing w:before="63" w:after="0"/>
        <w:ind w:left="135" w:hanging="0"/>
        <w:rPr/>
      </w:pPr>
      <w:r>
        <w:br w:type="column"/>
      </w:r>
      <w:r>
        <w:rPr>
          <w:spacing w:val="-4"/>
        </w:rPr>
        <w:t>Imei</w:t>
      </w:r>
      <w:r>
        <w:rPr>
          <w:spacing w:val="-10"/>
        </w:rPr>
        <w:t xml:space="preserve"> </w:t>
      </w:r>
      <w:r>
        <w:rPr>
          <w:spacing w:val="-3"/>
        </w:rPr>
        <w:t>prezime</w:t>
      </w:r>
    </w:p>
    <w:p>
      <w:pPr>
        <w:pStyle w:val="Normal"/>
        <w:spacing w:before="63" w:after="0"/>
        <w:ind w:left="68" w:hanging="0"/>
        <w:rPr>
          <w:i/>
          <w:i/>
          <w:sz w:val="20"/>
        </w:rPr>
      </w:pPr>
      <w:r>
        <w:br w:type="column"/>
      </w:r>
      <w:r>
        <w:rPr>
          <w:i/>
          <w:color w:val="6E6E6D"/>
          <w:sz w:val="20"/>
        </w:rPr>
        <w:t>Full</w:t>
      </w:r>
      <w:r>
        <w:rPr>
          <w:i/>
          <w:color w:val="6E6E6D"/>
          <w:spacing w:val="-8"/>
          <w:sz w:val="20"/>
        </w:rPr>
        <w:t xml:space="preserve"> </w:t>
      </w:r>
      <w:r>
        <w:rPr>
          <w:i/>
          <w:color w:val="6E6E6D"/>
          <w:sz w:val="20"/>
        </w:rPr>
        <w:t>Name:</w:t>
      </w:r>
    </w:p>
    <w:p>
      <w:pPr>
        <w:sectPr>
          <w:type w:val="continuous"/>
          <w:pgSz w:w="11906" w:h="16838"/>
          <w:pgMar w:left="420" w:right="300" w:gutter="0" w:header="0" w:top="700" w:footer="0" w:bottom="280"/>
          <w:cols w:num="3" w:equalWidth="false" w:sep="false">
            <w:col w:w="2181" w:space="3486"/>
            <w:col w:w="1164" w:space="38"/>
            <w:col w:w="4315"/>
          </w:cols>
          <w:formProt w:val="false"/>
          <w:textDirection w:val="lrTb"/>
          <w:docGrid w:type="default" w:linePitch="100" w:charSpace="4096"/>
        </w:sectPr>
      </w:pPr>
    </w:p>
    <w:p>
      <w:pPr>
        <w:pStyle w:val="Style18"/>
        <w:spacing w:before="1" w:after="0"/>
        <w:rPr>
          <w:i/>
          <w:i/>
          <w:sz w:val="5"/>
        </w:rPr>
      </w:pPr>
      <w:r>
        <w:rPr>
          <w:i/>
          <w:sz w:val="5"/>
        </w:rPr>
      </w:r>
    </w:p>
    <w:p>
      <w:pPr>
        <w:pStyle w:val="Normal"/>
        <w:tabs>
          <w:tab w:val="clear" w:pos="720"/>
          <w:tab w:val="left" w:pos="7644" w:leader="none"/>
        </w:tabs>
        <w:spacing w:lineRule="exact" w:line="20"/>
        <w:ind w:left="2058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1844675" cy="635"/>
                <wp:effectExtent l="114300" t="0" r="114300" b="0"/>
                <wp:docPr id="44" name="Фигура3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4640" cy="720"/>
                          <a:chOff x="0" y="0"/>
                          <a:chExt cx="1844640" cy="720"/>
                        </a:xfrm>
                      </wpg:grpSpPr>
                      <wps:wsp>
                        <wps:cNvSpPr/>
                        <wps:spPr>
                          <a:xfrm flipH="1">
                            <a:off x="0" y="0"/>
                            <a:ext cx="1844640" cy="720"/>
                          </a:xfrm>
                          <a:prstGeom prst="line">
                            <a:avLst/>
                          </a:prstGeom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35" style="position:absolute;margin-left:0pt;margin-top:-0.1pt;width:145.2pt;height:0pt" coordorigin="0,-2" coordsize="2904,0">
                <v:line id="shape_0" from="0,-2" to="2904,-2" stroked="f" o:allowincell="f" style="position:absolute;flip:x;mso-position-vertical:top">
                  <v:stroke color="#3465a4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  <w:r>
        <w:rPr>
          <w:sz w:val="2"/>
        </w:rPr>
        <w:tab/>
      </w:r>
      <w:r>
        <w:rPr>
          <w:sz w:val="2"/>
        </w:rPr>
        <mc:AlternateContent>
          <mc:Choice Requires="wpg">
            <w:drawing>
              <wp:inline distT="0" distB="0" distL="0" distR="0">
                <wp:extent cx="1844675" cy="635"/>
                <wp:effectExtent l="114300" t="0" r="114300" b="0"/>
                <wp:docPr id="45" name="Фигура3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4640" cy="720"/>
                          <a:chOff x="0" y="0"/>
                          <a:chExt cx="1844640" cy="720"/>
                        </a:xfrm>
                      </wpg:grpSpPr>
                      <wps:wsp>
                        <wps:cNvSpPr/>
                        <wps:spPr>
                          <a:xfrm flipH="1">
                            <a:off x="0" y="0"/>
                            <a:ext cx="1844640" cy="720"/>
                          </a:xfrm>
                          <a:prstGeom prst="line">
                            <a:avLst/>
                          </a:prstGeom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36" style="position:absolute;margin-left:0pt;margin-top:-0.1pt;width:145.2pt;height:0pt" coordorigin="0,-2" coordsize="2904,0">
                <v:line id="shape_0" from="0,-2" to="2904,-2" stroked="f" o:allowincell="f" style="position:absolute;flip:x;mso-position-vertical:top">
                  <v:stroke color="#3465a4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Style18"/>
        <w:spacing w:before="8" w:after="0"/>
        <w:rPr>
          <w:i/>
          <w:i/>
          <w:sz w:val="5"/>
        </w:rPr>
      </w:pPr>
      <w:r>
        <w:rPr>
          <w:i/>
          <w:sz w:val="5"/>
        </w:rPr>
      </w:r>
    </w:p>
    <w:p>
      <w:pPr>
        <w:sectPr>
          <w:type w:val="continuous"/>
          <w:pgSz w:w="11906" w:h="16838"/>
          <w:pgMar w:left="420" w:right="300" w:gutter="0" w:header="0" w:top="700" w:footer="0" w:bottom="28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13" w:after="0"/>
        <w:ind w:left="135" w:hanging="0"/>
        <w:rPr>
          <w:i/>
          <w:i/>
          <w:sz w:val="20"/>
        </w:rPr>
      </w:pPr>
      <w:r>
        <w:rPr>
          <w:color w:val="1D1D1B"/>
          <w:sz w:val="20"/>
        </w:rPr>
        <w:t>JMBG/</w:t>
      </w:r>
      <w:r>
        <w:rPr>
          <w:i/>
          <w:color w:val="6E6E6D"/>
          <w:sz w:val="20"/>
        </w:rPr>
        <w:t>Perssonal</w:t>
      </w:r>
      <w:r>
        <w:rPr>
          <w:i/>
          <w:color w:val="6E6E6D"/>
          <w:spacing w:val="-1"/>
          <w:sz w:val="20"/>
        </w:rPr>
        <w:t xml:space="preserve"> </w:t>
      </w:r>
      <w:r>
        <w:rPr>
          <w:i/>
          <w:color w:val="6E6E6D"/>
          <w:sz w:val="20"/>
        </w:rPr>
        <w:t>ID:</w:t>
      </w:r>
    </w:p>
    <w:p>
      <w:pPr>
        <w:pStyle w:val="Style18"/>
        <w:spacing w:before="5" w:after="0"/>
        <w:rPr>
          <w:i/>
          <w:i/>
          <w:sz w:val="5"/>
        </w:rPr>
      </w:pPr>
      <w:r>
        <w:rPr>
          <w:i/>
          <w:sz w:val="5"/>
        </w:rPr>
      </w:r>
    </w:p>
    <w:p>
      <w:pPr>
        <w:pStyle w:val="Style18"/>
        <w:spacing w:lineRule="exact" w:line="20"/>
        <w:ind w:left="1634" w:right="-116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2113915" cy="635"/>
                <wp:effectExtent l="114300" t="0" r="114300" b="0"/>
                <wp:docPr id="46" name="Фигура3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3920" cy="720"/>
                          <a:chOff x="0" y="0"/>
                          <a:chExt cx="2113920" cy="720"/>
                        </a:xfrm>
                      </wpg:grpSpPr>
                      <wps:wsp>
                        <wps:cNvSpPr/>
                        <wps:spPr>
                          <a:xfrm flipH="1">
                            <a:off x="0" y="0"/>
                            <a:ext cx="2113920" cy="720"/>
                          </a:xfrm>
                          <a:prstGeom prst="line">
                            <a:avLst/>
                          </a:prstGeom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37" style="position:absolute;margin-left:0pt;margin-top:-0.1pt;width:166.4pt;height:0pt" coordorigin="0,-2" coordsize="3328,0">
                <v:line id="shape_0" from="0,-2" to="3328,-2" stroked="f" o:allowincell="f" style="position:absolute;flip:x;mso-position-vertical:top">
                  <v:stroke color="#3465a4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Normal"/>
        <w:spacing w:before="80" w:after="0"/>
        <w:ind w:left="135" w:hanging="0"/>
        <w:rPr>
          <w:i/>
          <w:i/>
          <w:sz w:val="20"/>
        </w:rPr>
      </w:pPr>
      <w:r>
        <w:rPr>
          <w:color w:val="1D1D1B"/>
          <w:sz w:val="20"/>
        </w:rPr>
        <w:t>Ulicai</w:t>
      </w:r>
      <w:r>
        <w:rPr>
          <w:color w:val="1D1D1B"/>
          <w:spacing w:val="-11"/>
          <w:sz w:val="20"/>
        </w:rPr>
        <w:t xml:space="preserve"> </w:t>
      </w:r>
      <w:r>
        <w:rPr>
          <w:color w:val="1D1D1B"/>
          <w:sz w:val="20"/>
        </w:rPr>
        <w:t>broj</w:t>
      </w:r>
      <w:r>
        <w:rPr>
          <w:color w:val="1D1D1B"/>
          <w:spacing w:val="-21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i/>
          <w:color w:val="6E6E6D"/>
          <w:sz w:val="20"/>
        </w:rPr>
        <w:t>Street:</w:t>
      </w:r>
    </w:p>
    <w:p>
      <w:pPr>
        <w:pStyle w:val="Style18"/>
        <w:spacing w:before="2" w:after="0"/>
        <w:rPr>
          <w:i/>
          <w:i/>
          <w:sz w:val="4"/>
        </w:rPr>
      </w:pPr>
      <w:r>
        <w:rPr>
          <w:i/>
          <w:sz w:val="4"/>
        </w:rPr>
      </w:r>
    </w:p>
    <w:p>
      <w:pPr>
        <w:pStyle w:val="Style18"/>
        <w:spacing w:lineRule="exact" w:line="20"/>
        <w:ind w:left="1510" w:right="-130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2192655" cy="635"/>
                <wp:effectExtent l="114300" t="0" r="114300" b="0"/>
                <wp:docPr id="47" name="Фигура3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2760" cy="720"/>
                          <a:chOff x="0" y="0"/>
                          <a:chExt cx="2192760" cy="720"/>
                        </a:xfrm>
                      </wpg:grpSpPr>
                      <wps:wsp>
                        <wps:cNvSpPr/>
                        <wps:spPr>
                          <a:xfrm flipH="1">
                            <a:off x="0" y="0"/>
                            <a:ext cx="2192760" cy="720"/>
                          </a:xfrm>
                          <a:prstGeom prst="line">
                            <a:avLst/>
                          </a:prstGeom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38" style="position:absolute;margin-left:0pt;margin-top:-0.1pt;width:172.6pt;height:0pt" coordorigin="0,-2" coordsize="3452,0">
                <v:line id="shape_0" from="0,-2" to="3452,-2" stroked="f" o:allowincell="f" style="position:absolute;flip:x;mso-position-vertical:top">
                  <v:stroke color="#3465a4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Normal"/>
        <w:spacing w:before="96" w:after="0"/>
        <w:ind w:left="135" w:hanging="0"/>
        <w:rPr>
          <w:i/>
          <w:i/>
          <w:sz w:val="20"/>
        </w:rPr>
      </w:pPr>
      <w:r>
        <w:rPr>
          <w:color w:val="1D1D1B"/>
          <w:sz w:val="20"/>
        </w:rPr>
        <w:t>Grad/</w:t>
      </w:r>
      <w:r>
        <w:rPr>
          <w:i/>
          <w:color w:val="1D1D1B"/>
          <w:sz w:val="20"/>
        </w:rPr>
        <w:t>City:</w:t>
      </w:r>
    </w:p>
    <w:p>
      <w:pPr>
        <w:pStyle w:val="Style18"/>
        <w:spacing w:before="4" w:after="0"/>
        <w:rPr>
          <w:i/>
          <w:i/>
          <w:sz w:val="4"/>
        </w:rPr>
      </w:pPr>
      <w:r>
        <w:rPr>
          <w:i/>
          <w:sz w:val="4"/>
        </w:rPr>
      </w:r>
    </w:p>
    <w:p>
      <w:pPr>
        <w:pStyle w:val="Style18"/>
        <w:spacing w:lineRule="exact" w:line="20"/>
        <w:ind w:left="1011" w:right="-116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2509520" cy="635"/>
                <wp:effectExtent l="114300" t="0" r="114300" b="0"/>
                <wp:docPr id="48" name="Фигура3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9560" cy="720"/>
                          <a:chOff x="0" y="0"/>
                          <a:chExt cx="2509560" cy="720"/>
                        </a:xfrm>
                      </wpg:grpSpPr>
                      <wps:wsp>
                        <wps:cNvSpPr/>
                        <wps:spPr>
                          <a:xfrm flipH="1">
                            <a:off x="0" y="0"/>
                            <a:ext cx="2509560" cy="720"/>
                          </a:xfrm>
                          <a:prstGeom prst="line">
                            <a:avLst/>
                          </a:prstGeom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39" style="position:absolute;margin-left:0pt;margin-top:-0.1pt;width:197.55pt;height:0pt" coordorigin="0,-2" coordsize="3951,0">
                <v:line id="shape_0" from="0,-2" to="3951,-2" stroked="f" o:allowincell="f" style="position:absolute;flip:x;mso-position-vertical:top">
                  <v:stroke color="#3465a4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Normal"/>
        <w:spacing w:before="93" w:after="0"/>
        <w:ind w:left="135" w:hanging="0"/>
        <w:rPr>
          <w:i/>
          <w:i/>
          <w:sz w:val="20"/>
        </w:rPr>
      </w:pPr>
      <w:r>
        <w:rPr>
          <w:color w:val="1D1D1B"/>
          <w:spacing w:val="-1"/>
          <w:sz w:val="20"/>
        </w:rPr>
        <w:t>Broj</w:t>
      </w:r>
      <w:r>
        <w:rPr>
          <w:color w:val="1D1D1B"/>
          <w:sz w:val="20"/>
        </w:rPr>
        <w:t xml:space="preserve"> </w:t>
      </w:r>
      <w:r>
        <w:rPr>
          <w:color w:val="1D1D1B"/>
          <w:spacing w:val="-1"/>
          <w:sz w:val="20"/>
        </w:rPr>
        <w:t>LK/ Pasoša</w:t>
      </w:r>
      <w:r>
        <w:rPr>
          <w:color w:val="1D1D1B"/>
          <w:spacing w:val="1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color w:val="1D1D1B"/>
          <w:spacing w:val="-22"/>
          <w:sz w:val="20"/>
        </w:rPr>
        <w:t xml:space="preserve"> </w:t>
      </w:r>
      <w:r>
        <w:rPr>
          <w:i/>
          <w:color w:val="6E6E6D"/>
          <w:sz w:val="20"/>
        </w:rPr>
        <w:t>Number of personal</w:t>
      </w:r>
      <w:r>
        <w:rPr>
          <w:i/>
          <w:color w:val="6E6E6D"/>
          <w:spacing w:val="-1"/>
          <w:sz w:val="20"/>
        </w:rPr>
        <w:t xml:space="preserve"> </w:t>
      </w:r>
      <w:r>
        <w:rPr>
          <w:i/>
          <w:color w:val="6E6E6D"/>
          <w:sz w:val="20"/>
        </w:rPr>
        <w:t>ID:</w:t>
      </w:r>
    </w:p>
    <w:p>
      <w:pPr>
        <w:pStyle w:val="Style18"/>
        <w:spacing w:before="2" w:after="0"/>
        <w:rPr>
          <w:i/>
          <w:i/>
          <w:sz w:val="4"/>
        </w:rPr>
      </w:pPr>
      <w:r>
        <w:rPr>
          <w:i/>
          <w:sz w:val="4"/>
        </w:rPr>
      </w:r>
    </w:p>
    <w:p>
      <w:pPr>
        <w:pStyle w:val="Style18"/>
        <w:spacing w:lineRule="exact" w:line="20"/>
        <w:ind w:left="3299" w:right="-116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1056640" cy="635"/>
                <wp:effectExtent l="114300" t="0" r="114300" b="0"/>
                <wp:docPr id="49" name="Фигура4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6600" cy="720"/>
                          <a:chOff x="0" y="0"/>
                          <a:chExt cx="1056600" cy="720"/>
                        </a:xfrm>
                      </wpg:grpSpPr>
                      <wps:wsp>
                        <wps:cNvSpPr/>
                        <wps:spPr>
                          <a:xfrm flipH="1">
                            <a:off x="0" y="0"/>
                            <a:ext cx="1056600" cy="720"/>
                          </a:xfrm>
                          <a:prstGeom prst="line">
                            <a:avLst/>
                          </a:prstGeom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40" style="position:absolute;margin-left:0pt;margin-top:-0.1pt;width:83.15pt;height:0pt" coordorigin="0,-2" coordsize="1663,0">
                <v:line id="shape_0" from="0,-2" to="1663,-2" stroked="f" o:allowincell="f" style="position:absolute;flip:x;mso-position-vertical:top">
                  <v:stroke color="#3465a4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Normal"/>
        <w:spacing w:before="96" w:after="0"/>
        <w:ind w:left="135" w:hanging="0"/>
        <w:rPr>
          <w:i/>
          <w:i/>
          <w:sz w:val="20"/>
        </w:rPr>
      </w:pPr>
      <w:r>
        <w:rPr>
          <w:color w:val="1D1D1B"/>
          <w:spacing w:val="-1"/>
          <w:sz w:val="20"/>
        </w:rPr>
        <w:t>Datum izdavanja lične isprave /</w:t>
      </w:r>
      <w:r>
        <w:rPr>
          <w:color w:val="1D1D1B"/>
          <w:spacing w:val="-22"/>
          <w:sz w:val="20"/>
        </w:rPr>
        <w:t xml:space="preserve"> </w:t>
      </w:r>
      <w:r>
        <w:rPr>
          <w:i/>
          <w:color w:val="6E6E6D"/>
          <w:spacing w:val="-1"/>
          <w:sz w:val="20"/>
        </w:rPr>
        <w:t xml:space="preserve">Date of issue </w:t>
      </w:r>
      <w:r>
        <w:rPr>
          <w:i/>
          <w:color w:val="6E6E6D"/>
          <w:sz w:val="20"/>
        </w:rPr>
        <w:t>(personal</w:t>
      </w:r>
      <w:r>
        <w:rPr>
          <w:i/>
          <w:color w:val="6E6E6D"/>
          <w:spacing w:val="-1"/>
          <w:sz w:val="20"/>
        </w:rPr>
        <w:t xml:space="preserve"> </w:t>
      </w:r>
      <w:r>
        <w:rPr>
          <w:i/>
          <w:color w:val="6E6E6D"/>
          <w:sz w:val="20"/>
        </w:rPr>
        <w:t>ID):</w:t>
      </w:r>
    </w:p>
    <w:p>
      <w:pPr>
        <w:pStyle w:val="Style18"/>
        <w:spacing w:before="2" w:after="0"/>
        <w:rPr>
          <w:i/>
          <w:i/>
          <w:sz w:val="15"/>
        </w:rPr>
      </w:pPr>
      <w:r>
        <w:rPr>
          <w:i/>
          <w:sz w:val="15"/>
        </w:rPr>
        <mc:AlternateContent>
          <mc:Choice Requires="wps">
            <w:drawing>
              <wp:anchor behindDoc="1" distT="635" distB="0" distL="0" distR="0" simplePos="0" locked="0" layoutInCell="0" allowOverlap="1" relativeHeight="134">
                <wp:simplePos x="0" y="0"/>
                <wp:positionH relativeFrom="page">
                  <wp:posOffset>365125</wp:posOffset>
                </wp:positionH>
                <wp:positionV relativeFrom="paragraph">
                  <wp:posOffset>141605</wp:posOffset>
                </wp:positionV>
                <wp:extent cx="583565" cy="635"/>
                <wp:effectExtent l="635" t="635" r="0" b="0"/>
                <wp:wrapTopAndBottom/>
                <wp:docPr id="50" name="Фигура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83560" cy="720"/>
                        </a:xfrm>
                        <a:prstGeom prst="line">
                          <a:avLst/>
                        </a:prstGeom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8.75pt,11.15pt" to="74.65pt,11.15pt" ID="Фигура41" stroked="f" o:allowincell="f" style="position:absolute;flip:x;mso-position-horizontal-relative:page">
                <v:stroke color="#3465a4" joinstyle="round" endcap="flat"/>
                <v:fill o:detectmouseclick="t" on="false"/>
                <w10:wrap type="topAndBottom"/>
              </v:line>
            </w:pict>
          </mc:Fallback>
        </mc:AlternateContent>
      </w:r>
    </w:p>
    <w:p>
      <w:pPr>
        <w:pStyle w:val="Style18"/>
        <w:spacing w:before="9" w:after="0"/>
        <w:rPr>
          <w:i/>
          <w:i/>
          <w:sz w:val="14"/>
        </w:rPr>
      </w:pPr>
      <w:r>
        <w:rPr>
          <w:i/>
          <w:sz w:val="14"/>
        </w:rPr>
      </w:r>
    </w:p>
    <w:p>
      <w:pPr>
        <w:pStyle w:val="Normal"/>
        <w:spacing w:lineRule="exact" w:line="242"/>
        <w:ind w:left="149" w:hanging="0"/>
        <w:rPr>
          <w:i/>
          <w:i/>
          <w:sz w:val="20"/>
        </w:rPr>
      </w:pPr>
      <w:r>
        <w:rPr>
          <w:color w:val="1D1D1B"/>
          <w:spacing w:val="-1"/>
          <w:sz w:val="20"/>
        </w:rPr>
        <w:t>LK/Pasoš – izdata od strane</w:t>
      </w:r>
      <w:r>
        <w:rPr>
          <w:color w:val="1D1D1B"/>
          <w:sz w:val="20"/>
        </w:rPr>
        <w:t xml:space="preserve"> /</w:t>
      </w:r>
      <w:r>
        <w:rPr>
          <w:color w:val="1D1D1B"/>
          <w:spacing w:val="-29"/>
          <w:sz w:val="20"/>
        </w:rPr>
        <w:t xml:space="preserve"> </w:t>
      </w:r>
      <w:r>
        <w:rPr>
          <w:i/>
          <w:color w:val="6E6E6D"/>
          <w:sz w:val="20"/>
        </w:rPr>
        <w:t>Personal IDissued</w:t>
      </w:r>
      <w:r>
        <w:rPr>
          <w:i/>
          <w:color w:val="6E6E6D"/>
          <w:spacing w:val="-1"/>
          <w:sz w:val="20"/>
        </w:rPr>
        <w:t xml:space="preserve"> </w:t>
      </w:r>
      <w:r>
        <w:rPr>
          <w:i/>
          <w:color w:val="6E6E6D"/>
          <w:sz w:val="20"/>
        </w:rPr>
        <w:t>by:</w:t>
      </w:r>
    </w:p>
    <w:p>
      <w:pPr>
        <w:pStyle w:val="Style18"/>
        <w:spacing w:before="4" w:after="0"/>
        <w:rPr>
          <w:i/>
          <w:i/>
          <w:sz w:val="2"/>
        </w:rPr>
      </w:pPr>
      <w:r>
        <w:rPr>
          <w:i/>
          <w:sz w:val="2"/>
        </w:rPr>
      </w:r>
    </w:p>
    <w:p>
      <w:pPr>
        <w:pStyle w:val="Style18"/>
        <w:spacing w:lineRule="exact" w:line="20"/>
        <w:ind w:left="4286" w:right="-130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429895" cy="635"/>
                <wp:effectExtent l="114300" t="0" r="114300" b="0"/>
                <wp:docPr id="51" name="Фигура4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840" cy="720"/>
                          <a:chOff x="0" y="0"/>
                          <a:chExt cx="429840" cy="720"/>
                        </a:xfrm>
                      </wpg:grpSpPr>
                      <wps:wsp>
                        <wps:cNvSpPr/>
                        <wps:spPr>
                          <a:xfrm flipH="1">
                            <a:off x="0" y="0"/>
                            <a:ext cx="429840" cy="720"/>
                          </a:xfrm>
                          <a:prstGeom prst="line">
                            <a:avLst/>
                          </a:prstGeom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42" style="position:absolute;margin-left:0pt;margin-top:-0.1pt;width:33.8pt;height:0pt" coordorigin="0,-2" coordsize="676,0">
                <v:line id="shape_0" from="0,-2" to="676,-2" stroked="f" o:allowincell="f" style="position:absolute;flip:x;mso-position-vertical:top">
                  <v:stroke color="#3465a4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Normal"/>
        <w:spacing w:lineRule="exact" w:line="193"/>
        <w:ind w:left="135" w:hanging="0"/>
        <w:rPr>
          <w:sz w:val="20"/>
        </w:rPr>
      </w:pPr>
      <w:r>
        <w:rPr>
          <w:color w:val="1D1D1B"/>
          <w:sz w:val="20"/>
        </w:rPr>
        <w:t>Država /</w:t>
      </w:r>
      <w:r>
        <w:rPr>
          <w:i/>
          <w:color w:val="6E6E6D"/>
          <w:sz w:val="20"/>
        </w:rPr>
        <w:t>State:</w:t>
      </w:r>
      <w:r>
        <w:rPr>
          <w:i/>
          <w:color w:val="6E6E6D"/>
          <w:spacing w:val="42"/>
          <w:sz w:val="20"/>
        </w:rPr>
        <w:t xml:space="preserve"> </w:t>
      </w:r>
      <w:r>
        <w:rPr>
          <w:color w:val="1D1D1B"/>
          <w:sz w:val="20"/>
        </w:rPr>
        <w:t>Crna Gora</w:t>
      </w:r>
    </w:p>
    <w:p>
      <w:pPr>
        <w:pStyle w:val="Normal"/>
        <w:spacing w:before="16" w:after="0"/>
        <w:ind w:left="135" w:hanging="0"/>
        <w:rPr>
          <w:i/>
          <w:i/>
          <w:sz w:val="20"/>
        </w:rPr>
      </w:pPr>
      <w:r>
        <w:br w:type="column"/>
      </w:r>
      <w:r>
        <w:rPr>
          <w:sz w:val="20"/>
        </w:rPr>
        <w:t>JMBG/</w:t>
      </w:r>
      <w:r>
        <w:rPr>
          <w:i/>
          <w:color w:val="6E6E6D"/>
          <w:sz w:val="20"/>
        </w:rPr>
        <w:t>Perssonal</w:t>
      </w:r>
      <w:r>
        <w:rPr>
          <w:i/>
          <w:color w:val="6E6E6D"/>
          <w:spacing w:val="-11"/>
          <w:sz w:val="20"/>
        </w:rPr>
        <w:t xml:space="preserve"> </w:t>
      </w:r>
      <w:r>
        <w:rPr>
          <w:i/>
          <w:color w:val="6E6E6D"/>
          <w:sz w:val="20"/>
        </w:rPr>
        <w:t>ID:</w:t>
      </w:r>
    </w:p>
    <w:p>
      <w:pPr>
        <w:pStyle w:val="Style18"/>
        <w:spacing w:lineRule="exact" w:line="20"/>
        <w:ind w:left="1624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2068195" cy="635"/>
                <wp:effectExtent l="114300" t="0" r="114300" b="0"/>
                <wp:docPr id="52" name="Фигура4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8200" cy="720"/>
                          <a:chOff x="0" y="0"/>
                          <a:chExt cx="2068200" cy="720"/>
                        </a:xfrm>
                      </wpg:grpSpPr>
                      <wps:wsp>
                        <wps:cNvSpPr/>
                        <wps:spPr>
                          <a:xfrm flipH="1">
                            <a:off x="0" y="0"/>
                            <a:ext cx="2068200" cy="720"/>
                          </a:xfrm>
                          <a:prstGeom prst="line">
                            <a:avLst/>
                          </a:prstGeom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43" style="position:absolute;margin-left:0pt;margin-top:-0.1pt;width:162.8pt;height:0pt" coordorigin="0,-2" coordsize="3256,0">
                <v:line id="shape_0" from="0,-2" to="3256,-2" stroked="f" o:allowincell="f" style="position:absolute;flip:x;mso-position-vertical:top">
                  <v:stroke color="#3465a4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Normal"/>
        <w:spacing w:before="145" w:after="0"/>
        <w:ind w:left="135" w:hanging="0"/>
        <w:rPr>
          <w:i/>
          <w:i/>
          <w:sz w:val="20"/>
        </w:rPr>
      </w:pPr>
      <w:r>
        <w:rPr>
          <w:spacing w:val="-2"/>
          <w:sz w:val="20"/>
        </w:rPr>
        <w:t>Ulica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i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broj</w:t>
      </w:r>
      <w:r>
        <w:rPr>
          <w:spacing w:val="-21"/>
          <w:sz w:val="20"/>
        </w:rPr>
        <w:t xml:space="preserve"> </w:t>
      </w:r>
      <w:r>
        <w:rPr>
          <w:spacing w:val="-1"/>
          <w:sz w:val="20"/>
        </w:rPr>
        <w:t>/</w:t>
      </w:r>
      <w:r>
        <w:rPr>
          <w:i/>
          <w:color w:val="6E6E6D"/>
          <w:spacing w:val="-1"/>
          <w:sz w:val="20"/>
        </w:rPr>
        <w:t>Street:</w:t>
      </w:r>
    </w:p>
    <w:p>
      <w:pPr>
        <w:pStyle w:val="Style18"/>
        <w:rPr>
          <w:i/>
          <w:i/>
          <w:sz w:val="5"/>
        </w:rPr>
      </w:pPr>
      <w:r>
        <w:rPr>
          <w:i/>
          <w:sz w:val="5"/>
        </w:rPr>
      </w:r>
    </w:p>
    <w:p>
      <w:pPr>
        <w:pStyle w:val="Style18"/>
        <w:spacing w:lineRule="exact" w:line="20"/>
        <w:ind w:left="1510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2139950" cy="635"/>
                <wp:effectExtent l="114300" t="0" r="114300" b="0"/>
                <wp:docPr id="53" name="Фигура4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9840" cy="720"/>
                          <a:chOff x="0" y="0"/>
                          <a:chExt cx="2139840" cy="720"/>
                        </a:xfrm>
                      </wpg:grpSpPr>
                      <wps:wsp>
                        <wps:cNvSpPr/>
                        <wps:spPr>
                          <a:xfrm flipH="1">
                            <a:off x="0" y="0"/>
                            <a:ext cx="2139840" cy="720"/>
                          </a:xfrm>
                          <a:prstGeom prst="line">
                            <a:avLst/>
                          </a:prstGeom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44" style="position:absolute;margin-left:0pt;margin-top:-0.1pt;width:168.45pt;height:0pt" coordorigin="0,-2" coordsize="3369,0">
                <v:line id="shape_0" from="0,-2" to="3369,-2" stroked="f" o:allowincell="f" style="position:absolute;flip:x;mso-position-vertical:top">
                  <v:stroke color="#3465a4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Normal"/>
        <w:spacing w:before="85" w:after="0"/>
        <w:ind w:left="135" w:hanging="0"/>
        <w:rPr>
          <w:i/>
          <w:i/>
          <w:sz w:val="20"/>
        </w:rPr>
      </w:pPr>
      <w:r>
        <w:rPr>
          <w:sz w:val="20"/>
        </w:rPr>
        <w:t>Grad/</w:t>
      </w:r>
      <w:r>
        <w:rPr>
          <w:spacing w:val="-33"/>
          <w:sz w:val="20"/>
        </w:rPr>
        <w:t xml:space="preserve"> </w:t>
      </w:r>
      <w:r>
        <w:rPr>
          <w:i/>
          <w:color w:val="6E6E6D"/>
          <w:sz w:val="20"/>
        </w:rPr>
        <w:t>City:</w:t>
      </w:r>
    </w:p>
    <w:p>
      <w:pPr>
        <w:pStyle w:val="Style18"/>
        <w:spacing w:before="3" w:after="0"/>
        <w:rPr>
          <w:i/>
          <w:i/>
          <w:sz w:val="5"/>
        </w:rPr>
      </w:pPr>
      <w:r>
        <w:rPr>
          <w:i/>
          <w:sz w:val="5"/>
        </w:rPr>
      </w:r>
    </w:p>
    <w:p>
      <w:pPr>
        <w:pStyle w:val="Style18"/>
        <w:spacing w:lineRule="exact" w:line="20"/>
        <w:ind w:left="1000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2463800" cy="635"/>
                <wp:effectExtent l="114300" t="0" r="114300" b="0"/>
                <wp:docPr id="54" name="Фигура4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3840" cy="720"/>
                          <a:chOff x="0" y="0"/>
                          <a:chExt cx="2463840" cy="720"/>
                        </a:xfrm>
                      </wpg:grpSpPr>
                      <wps:wsp>
                        <wps:cNvSpPr/>
                        <wps:spPr>
                          <a:xfrm flipH="1">
                            <a:off x="0" y="0"/>
                            <a:ext cx="2463840" cy="720"/>
                          </a:xfrm>
                          <a:prstGeom prst="line">
                            <a:avLst/>
                          </a:prstGeom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45" style="position:absolute;margin-left:0pt;margin-top:-0.1pt;width:193.95pt;height:0pt" coordorigin="0,-2" coordsize="3879,0">
                <v:line id="shape_0" from="0,-2" to="3879,-2" stroked="f" o:allowincell="f" style="position:absolute;flip:x;mso-position-vertical:top">
                  <v:stroke color="#3465a4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Normal"/>
        <w:spacing w:before="83" w:after="0"/>
        <w:ind w:left="135" w:hanging="0"/>
        <w:rPr>
          <w:i/>
          <w:i/>
          <w:sz w:val="20"/>
        </w:rPr>
      </w:pPr>
      <w:r>
        <w:rPr>
          <w:spacing w:val="-1"/>
          <w:sz w:val="20"/>
        </w:rPr>
        <w:t>Broj</w:t>
      </w:r>
      <w:r>
        <w:rPr>
          <w:sz w:val="20"/>
        </w:rPr>
        <w:t xml:space="preserve"> </w:t>
      </w:r>
      <w:r>
        <w:rPr>
          <w:spacing w:val="-1"/>
          <w:sz w:val="20"/>
        </w:rPr>
        <w:t>LK/ Pasoša</w:t>
      </w:r>
      <w:r>
        <w:rPr>
          <w:spacing w:val="1"/>
          <w:sz w:val="20"/>
        </w:rPr>
        <w:t xml:space="preserve"> </w:t>
      </w:r>
      <w:r>
        <w:rPr>
          <w:sz w:val="20"/>
        </w:rPr>
        <w:t>/</w:t>
      </w:r>
      <w:r>
        <w:rPr>
          <w:spacing w:val="-32"/>
          <w:sz w:val="20"/>
        </w:rPr>
        <w:t xml:space="preserve"> </w:t>
      </w:r>
      <w:r>
        <w:rPr>
          <w:i/>
          <w:color w:val="6E6E6D"/>
          <w:sz w:val="20"/>
        </w:rPr>
        <w:t>Number of personal</w:t>
      </w:r>
      <w:r>
        <w:rPr>
          <w:i/>
          <w:color w:val="6E6E6D"/>
          <w:spacing w:val="-1"/>
          <w:sz w:val="20"/>
        </w:rPr>
        <w:t xml:space="preserve"> </w:t>
      </w:r>
      <w:r>
        <w:rPr>
          <w:i/>
          <w:color w:val="6E6E6D"/>
          <w:sz w:val="20"/>
        </w:rPr>
        <w:t>ID:</w:t>
      </w:r>
    </w:p>
    <w:p>
      <w:pPr>
        <w:pStyle w:val="Style18"/>
        <w:spacing w:before="1" w:after="0"/>
        <w:rPr>
          <w:i/>
          <w:i/>
          <w:sz w:val="4"/>
        </w:rPr>
      </w:pPr>
      <w:r>
        <w:rPr>
          <w:i/>
          <w:sz w:val="4"/>
        </w:rPr>
      </w:r>
    </w:p>
    <w:p>
      <w:pPr>
        <w:pStyle w:val="Style18"/>
        <w:spacing w:lineRule="exact" w:line="20"/>
        <w:ind w:left="3428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922655" cy="635"/>
                <wp:effectExtent l="114300" t="0" r="114300" b="0"/>
                <wp:docPr id="55" name="Фигура4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2680" cy="720"/>
                          <a:chOff x="0" y="0"/>
                          <a:chExt cx="922680" cy="720"/>
                        </a:xfrm>
                      </wpg:grpSpPr>
                      <wps:wsp>
                        <wps:cNvSpPr/>
                        <wps:spPr>
                          <a:xfrm flipH="1">
                            <a:off x="0" y="0"/>
                            <a:ext cx="922680" cy="720"/>
                          </a:xfrm>
                          <a:prstGeom prst="line">
                            <a:avLst/>
                          </a:prstGeom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46" style="position:absolute;margin-left:0pt;margin-top:-0.1pt;width:72.6pt;height:0pt" coordorigin="0,-2" coordsize="1452,0">
                <v:line id="shape_0" from="0,-2" to="1452,-2" stroked="f" o:allowincell="f" style="position:absolute;flip:x;mso-position-vertical:top">
                  <v:stroke color="#3465a4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Normal"/>
        <w:spacing w:before="96" w:after="0"/>
        <w:ind w:left="135" w:hanging="0"/>
        <w:rPr>
          <w:i/>
          <w:i/>
          <w:sz w:val="20"/>
        </w:rPr>
      </w:pPr>
      <w:r>
        <w:rPr>
          <w:spacing w:val="-1"/>
          <w:sz w:val="20"/>
        </w:rPr>
        <w:t>Datum izdavanja lične isprave /</w:t>
      </w:r>
      <w:r>
        <w:rPr>
          <w:spacing w:val="-32"/>
          <w:sz w:val="20"/>
        </w:rPr>
        <w:t xml:space="preserve"> </w:t>
      </w:r>
      <w:r>
        <w:rPr>
          <w:i/>
          <w:color w:val="6E6E6D"/>
          <w:spacing w:val="-1"/>
          <w:sz w:val="20"/>
        </w:rPr>
        <w:t xml:space="preserve">Date of issue </w:t>
      </w:r>
      <w:r>
        <w:rPr>
          <w:i/>
          <w:color w:val="6E6E6D"/>
          <w:sz w:val="20"/>
        </w:rPr>
        <w:t>(personal</w:t>
      </w:r>
      <w:r>
        <w:rPr>
          <w:i/>
          <w:color w:val="6E6E6D"/>
          <w:spacing w:val="-1"/>
          <w:sz w:val="20"/>
        </w:rPr>
        <w:t xml:space="preserve"> </w:t>
      </w:r>
      <w:r>
        <w:rPr>
          <w:i/>
          <w:color w:val="6E6E6D"/>
          <w:sz w:val="20"/>
        </w:rPr>
        <w:t>ID):</w:t>
      </w:r>
    </w:p>
    <w:p>
      <w:pPr>
        <w:pStyle w:val="Style18"/>
        <w:spacing w:before="5" w:after="0"/>
        <w:rPr>
          <w:i/>
          <w:i/>
          <w:sz w:val="10"/>
        </w:rPr>
      </w:pPr>
      <w:r>
        <w:rPr>
          <w:i/>
          <w:sz w:val="10"/>
        </w:rPr>
        <mc:AlternateContent>
          <mc:Choice Requires="wps">
            <w:drawing>
              <wp:anchor behindDoc="1" distT="0" distB="635" distL="0" distR="0" simplePos="0" locked="0" layoutInCell="0" allowOverlap="1" relativeHeight="135">
                <wp:simplePos x="0" y="0"/>
                <wp:positionH relativeFrom="page">
                  <wp:posOffset>3957320</wp:posOffset>
                </wp:positionH>
                <wp:positionV relativeFrom="paragraph">
                  <wp:posOffset>106045</wp:posOffset>
                </wp:positionV>
                <wp:extent cx="503555" cy="635"/>
                <wp:effectExtent l="0" t="0" r="635" b="635"/>
                <wp:wrapTopAndBottom/>
                <wp:docPr id="56" name="Фигура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03640" cy="720"/>
                        </a:xfrm>
                        <a:prstGeom prst="line">
                          <a:avLst/>
                        </a:prstGeom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11.6pt,8.35pt" to="351.2pt,8.35pt" ID="Фигура47" stroked="f" o:allowincell="f" style="position:absolute;flip:x;mso-position-horizontal-relative:page">
                <v:stroke color="#3465a4" joinstyle="round" endcap="flat"/>
                <v:fill o:detectmouseclick="t" on="false"/>
                <w10:wrap type="topAndBottom"/>
              </v:line>
            </w:pict>
          </mc:Fallback>
        </mc:AlternateContent>
      </w:r>
    </w:p>
    <w:p>
      <w:pPr>
        <w:pStyle w:val="Normal"/>
        <w:spacing w:before="10" w:after="0"/>
        <w:ind w:left="135" w:hanging="0"/>
        <w:rPr>
          <w:i/>
          <w:i/>
          <w:sz w:val="20"/>
        </w:rPr>
      </w:pPr>
      <w:r>
        <w:rPr>
          <w:sz w:val="20"/>
        </w:rPr>
        <w:t>LK/Pasoš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izdata</w:t>
      </w:r>
      <w:r>
        <w:rPr>
          <w:spacing w:val="-3"/>
          <w:sz w:val="20"/>
        </w:rPr>
        <w:t xml:space="preserve"> </w:t>
      </w:r>
      <w:r>
        <w:rPr>
          <w:sz w:val="20"/>
        </w:rPr>
        <w:t>od</w:t>
      </w:r>
      <w:r>
        <w:rPr>
          <w:spacing w:val="-2"/>
          <w:sz w:val="20"/>
        </w:rPr>
        <w:t xml:space="preserve"> </w:t>
      </w:r>
      <w:r>
        <w:rPr>
          <w:sz w:val="20"/>
        </w:rPr>
        <w:t>strane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i/>
          <w:color w:val="6E6E6D"/>
          <w:sz w:val="20"/>
        </w:rPr>
        <w:t>Personal</w:t>
      </w:r>
      <w:r>
        <w:rPr>
          <w:i/>
          <w:color w:val="6E6E6D"/>
          <w:spacing w:val="-2"/>
          <w:sz w:val="20"/>
        </w:rPr>
        <w:t xml:space="preserve"> </w:t>
      </w:r>
      <w:r>
        <w:rPr>
          <w:i/>
          <w:color w:val="6E6E6D"/>
          <w:sz w:val="20"/>
        </w:rPr>
        <w:t>ID</w:t>
      </w:r>
      <w:r>
        <w:rPr>
          <w:i/>
          <w:color w:val="6E6E6D"/>
          <w:spacing w:val="-1"/>
          <w:sz w:val="20"/>
        </w:rPr>
        <w:t xml:space="preserve"> </w:t>
      </w:r>
      <w:r>
        <w:rPr>
          <w:i/>
          <w:color w:val="6E6E6D"/>
          <w:sz w:val="20"/>
        </w:rPr>
        <w:t>issued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>by:</w:t>
      </w:r>
    </w:p>
    <w:p>
      <w:pPr>
        <w:pStyle w:val="Style18"/>
        <w:spacing w:lineRule="exact" w:line="20"/>
        <w:ind w:left="4201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532765" cy="635"/>
                <wp:effectExtent l="114300" t="0" r="114300" b="0"/>
                <wp:docPr id="57" name="Фигура4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800" cy="720"/>
                          <a:chOff x="0" y="0"/>
                          <a:chExt cx="532800" cy="720"/>
                        </a:xfrm>
                      </wpg:grpSpPr>
                      <wps:wsp>
                        <wps:cNvSpPr/>
                        <wps:spPr>
                          <a:xfrm flipH="1">
                            <a:off x="0" y="0"/>
                            <a:ext cx="532800" cy="720"/>
                          </a:xfrm>
                          <a:prstGeom prst="line">
                            <a:avLst/>
                          </a:prstGeom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48" style="position:absolute;margin-left:0pt;margin-top:-0.1pt;width:41.9pt;height:0pt" coordorigin="0,-2" coordsize="838,0">
                <v:line id="shape_0" from="0,-2" to="838,-2" stroked="f" o:allowincell="f" style="position:absolute;flip:x;mso-position-vertical:top">
                  <v:stroke color="#3465a4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Normal"/>
        <w:spacing w:before="107" w:after="0"/>
        <w:ind w:left="135" w:hanging="0"/>
        <w:rPr>
          <w:sz w:val="20"/>
        </w:rPr>
      </w:pPr>
      <w:r>
        <w:rPr>
          <w:spacing w:val="-3"/>
          <w:sz w:val="20"/>
        </w:rPr>
        <w:t>Država</w:t>
      </w:r>
      <w:r>
        <w:rPr>
          <w:sz w:val="20"/>
        </w:rPr>
        <w:t xml:space="preserve"> </w:t>
      </w:r>
      <w:r>
        <w:rPr>
          <w:spacing w:val="-2"/>
          <w:sz w:val="20"/>
        </w:rPr>
        <w:t>/</w:t>
      </w:r>
      <w:r>
        <w:rPr>
          <w:spacing w:val="-30"/>
          <w:sz w:val="20"/>
        </w:rPr>
        <w:t xml:space="preserve"> </w:t>
      </w:r>
      <w:r>
        <w:rPr>
          <w:i/>
          <w:color w:val="6E6E6D"/>
          <w:spacing w:val="-2"/>
          <w:sz w:val="20"/>
        </w:rPr>
        <w:t>State:</w:t>
      </w:r>
      <w:r>
        <w:rPr>
          <w:i/>
          <w:color w:val="6E6E6D"/>
          <w:spacing w:val="-14"/>
          <w:sz w:val="20"/>
        </w:rPr>
        <w:t xml:space="preserve"> </w:t>
      </w:r>
      <w:r>
        <w:rPr>
          <w:spacing w:val="-2"/>
          <w:sz w:val="20"/>
        </w:rPr>
        <w:t>Crna</w:t>
      </w:r>
      <w:r>
        <w:rPr>
          <w:sz w:val="20"/>
        </w:rPr>
        <w:t xml:space="preserve"> </w:t>
      </w:r>
      <w:r>
        <w:rPr>
          <w:spacing w:val="-2"/>
          <w:sz w:val="20"/>
        </w:rPr>
        <w:t>Gora</w:t>
      </w:r>
    </w:p>
    <w:p>
      <w:pPr>
        <w:sectPr>
          <w:type w:val="continuous"/>
          <w:pgSz w:w="11906" w:h="16838"/>
          <w:pgMar w:left="420" w:right="300" w:gutter="0" w:header="0" w:top="700" w:footer="0" w:bottom="280"/>
          <w:cols w:num="2" w:equalWidth="false" w:sep="false">
            <w:col w:w="4906" w:space="760"/>
            <w:col w:w="5519"/>
          </w:cols>
          <w:formProt w:val="false"/>
          <w:textDirection w:val="lrTb"/>
          <w:docGrid w:type="default" w:linePitch="100" w:charSpace="4096"/>
        </w:sectPr>
      </w:pPr>
    </w:p>
    <w:p>
      <w:pPr>
        <w:pStyle w:val="Style18"/>
        <w:spacing w:lineRule="exact" w:line="234" w:before="163" w:after="0"/>
        <w:ind w:left="135" w:hanging="0"/>
        <w:rPr/>
      </w:pPr>
      <w:r>
        <w:rPr>
          <w:color w:val="1D1D1B"/>
        </w:rPr>
        <w:t>Politički</w:t>
      </w:r>
      <w:r>
        <w:rPr>
          <w:color w:val="1D1D1B"/>
          <w:spacing w:val="-3"/>
        </w:rPr>
        <w:t xml:space="preserve"> </w:t>
      </w:r>
      <w:r>
        <w:rPr>
          <w:color w:val="1D1D1B"/>
        </w:rPr>
        <w:t>eksponirano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lice</w:t>
      </w:r>
      <w:r>
        <w:rPr>
          <w:color w:val="1D1D1B"/>
          <w:spacing w:val="-3"/>
        </w:rPr>
        <w:t xml:space="preserve"> </w:t>
      </w:r>
      <w:r>
        <w:rPr>
          <w:color w:val="1D1D1B"/>
        </w:rPr>
        <w:t>(Pel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status):</w:t>
      </w:r>
      <w:r>
        <w:rPr>
          <w:color w:val="1D1D1B"/>
          <w:spacing w:val="-3"/>
        </w:rPr>
        <w:t xml:space="preserve"> </w:t>
      </w:r>
      <w:r>
        <w:rPr>
          <w:color w:val="1D1D1B"/>
        </w:rPr>
        <w:t>/</w:t>
      </w:r>
    </w:p>
    <w:p>
      <w:pPr>
        <w:pStyle w:val="Normal"/>
        <w:spacing w:lineRule="exact" w:line="234"/>
        <w:ind w:left="120" w:hanging="0"/>
        <w:rPr>
          <w:i/>
          <w:i/>
          <w:sz w:val="20"/>
        </w:rPr>
      </w:pPr>
      <w:r>
        <w:rPr>
          <w:i/>
          <w:color w:val="6E6E6D"/>
          <w:sz w:val="20"/>
        </w:rPr>
        <w:t>Politically</w:t>
      </w:r>
      <w:r>
        <w:rPr>
          <w:i/>
          <w:color w:val="6E6E6D"/>
          <w:spacing w:val="-4"/>
          <w:sz w:val="20"/>
        </w:rPr>
        <w:t xml:space="preserve"> </w:t>
      </w:r>
      <w:r>
        <w:rPr>
          <w:i/>
          <w:color w:val="6E6E6D"/>
          <w:sz w:val="20"/>
        </w:rPr>
        <w:t>exposed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>person</w:t>
      </w:r>
      <w:r>
        <w:rPr>
          <w:i/>
          <w:color w:val="6E6E6D"/>
          <w:spacing w:val="-4"/>
          <w:sz w:val="20"/>
        </w:rPr>
        <w:t xml:space="preserve"> </w:t>
      </w:r>
      <w:r>
        <w:rPr>
          <w:i/>
          <w:color w:val="6E6E6D"/>
          <w:sz w:val="20"/>
        </w:rPr>
        <w:t>(PEP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>status)</w:t>
      </w:r>
    </w:p>
    <w:p>
      <w:pPr>
        <w:pStyle w:val="Normal"/>
        <w:spacing w:before="108" w:after="0"/>
        <w:ind w:left="132" w:hanging="0"/>
        <w:rPr>
          <w:i/>
          <w:i/>
          <w:sz w:val="20"/>
        </w:rPr>
      </w:pPr>
      <w:r>
        <w:rPr>
          <w:rFonts w:ascii="Wingdings" w:hAnsi="Wingdings"/>
          <w:color w:val="1D1D1B"/>
          <w:sz w:val="20"/>
        </w:rPr>
        <w:t></w:t>
      </w:r>
      <w:r>
        <w:rPr>
          <w:rFonts w:ascii="Times New Roman" w:hAnsi="Times New Roman"/>
          <w:color w:val="1D1D1B"/>
          <w:spacing w:val="5"/>
          <w:sz w:val="20"/>
        </w:rPr>
        <w:t xml:space="preserve"> </w:t>
      </w:r>
      <w:r>
        <w:rPr>
          <w:color w:val="1D1D1B"/>
          <w:sz w:val="20"/>
        </w:rPr>
        <w:t>Ne</w:t>
      </w:r>
      <w:r>
        <w:rPr>
          <w:color w:val="1D1D1B"/>
          <w:spacing w:val="-1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i/>
          <w:color w:val="6E6E6D"/>
          <w:sz w:val="20"/>
        </w:rPr>
        <w:t>No</w:t>
      </w:r>
      <w:r>
        <w:rPr>
          <w:i/>
          <w:color w:val="6E6E6D"/>
          <w:spacing w:val="15"/>
          <w:sz w:val="20"/>
        </w:rPr>
        <w:t xml:space="preserve"> </w:t>
      </w:r>
      <w:r>
        <w:rPr>
          <w:rFonts w:ascii="Wingdings" w:hAnsi="Wingdings"/>
          <w:color w:val="1D1D1B"/>
          <w:sz w:val="20"/>
        </w:rPr>
        <w:t></w:t>
      </w:r>
      <w:r>
        <w:rPr>
          <w:rFonts w:ascii="Times New Roman" w:hAnsi="Times New Roman"/>
          <w:color w:val="1D1D1B"/>
          <w:spacing w:val="43"/>
          <w:sz w:val="20"/>
        </w:rPr>
        <w:t xml:space="preserve"> </w:t>
      </w:r>
      <w:r>
        <w:rPr>
          <w:color w:val="1D1D1B"/>
          <w:sz w:val="20"/>
        </w:rPr>
        <w:t>Da</w:t>
      </w:r>
      <w:r>
        <w:rPr>
          <w:color w:val="1D1D1B"/>
          <w:spacing w:val="-1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i/>
          <w:color w:val="6E6E6D"/>
          <w:sz w:val="20"/>
        </w:rPr>
        <w:t>Yes</w:t>
      </w:r>
    </w:p>
    <w:p>
      <w:pPr>
        <w:pStyle w:val="Normal"/>
        <w:spacing w:before="197" w:after="0"/>
        <w:ind w:left="132" w:hanging="0"/>
        <w:rPr>
          <w:i/>
          <w:i/>
          <w:sz w:val="20"/>
        </w:rPr>
      </w:pPr>
      <w:r>
        <mc:AlternateContent>
          <mc:Choice Requires="wps">
            <w:drawing>
              <wp:anchor behindDoc="0" distT="0" distB="635" distL="635" distR="635" simplePos="0" locked="0" layoutInCell="0" allowOverlap="1" relativeHeight="162">
                <wp:simplePos x="0" y="0"/>
                <wp:positionH relativeFrom="page">
                  <wp:posOffset>1925320</wp:posOffset>
                </wp:positionH>
                <wp:positionV relativeFrom="paragraph">
                  <wp:posOffset>310515</wp:posOffset>
                </wp:positionV>
                <wp:extent cx="1530985" cy="635"/>
                <wp:effectExtent l="635" t="0" r="635" b="635"/>
                <wp:wrapNone/>
                <wp:docPr id="58" name="Фигура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31080" cy="720"/>
                        </a:xfrm>
                        <a:prstGeom prst="line">
                          <a:avLst/>
                        </a:prstGeom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51.6pt,24.45pt" to="272.1pt,24.45pt" ID="Фигура49" stroked="f" o:allowincell="f" style="position:absolute;flip:x;mso-position-horizontal-relative:pag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color w:val="1D1D1B"/>
          <w:w w:val="95"/>
          <w:sz w:val="20"/>
        </w:rPr>
        <w:t>Broj</w:t>
      </w:r>
      <w:r>
        <w:rPr>
          <w:color w:val="1D1D1B"/>
          <w:spacing w:val="44"/>
          <w:sz w:val="20"/>
        </w:rPr>
        <w:t xml:space="preserve"> </w:t>
      </w:r>
      <w:r>
        <w:rPr>
          <w:color w:val="1D1D1B"/>
          <w:w w:val="95"/>
          <w:sz w:val="20"/>
        </w:rPr>
        <w:t>telefona</w:t>
      </w:r>
      <w:r>
        <w:rPr>
          <w:color w:val="1D1D1B"/>
          <w:spacing w:val="20"/>
          <w:w w:val="95"/>
          <w:sz w:val="20"/>
        </w:rPr>
        <w:t xml:space="preserve"> </w:t>
      </w:r>
      <w:r>
        <w:rPr>
          <w:color w:val="1D1D1B"/>
          <w:w w:val="95"/>
          <w:sz w:val="20"/>
        </w:rPr>
        <w:t>/</w:t>
      </w:r>
      <w:r>
        <w:rPr>
          <w:color w:val="1D1D1B"/>
          <w:spacing w:val="-13"/>
          <w:w w:val="95"/>
          <w:sz w:val="20"/>
        </w:rPr>
        <w:t xml:space="preserve"> </w:t>
      </w:r>
      <w:r>
        <w:rPr>
          <w:i/>
          <w:color w:val="6E6E6D"/>
          <w:w w:val="95"/>
          <w:sz w:val="20"/>
        </w:rPr>
        <w:t>Phone</w:t>
      </w:r>
      <w:r>
        <w:rPr>
          <w:i/>
          <w:color w:val="6E6E6D"/>
          <w:spacing w:val="15"/>
          <w:w w:val="95"/>
          <w:sz w:val="20"/>
        </w:rPr>
        <w:t xml:space="preserve"> </w:t>
      </w:r>
      <w:r>
        <w:rPr>
          <w:i/>
          <w:color w:val="6E6E6D"/>
          <w:w w:val="95"/>
          <w:sz w:val="20"/>
        </w:rPr>
        <w:t>number:</w:t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spacing w:before="137" w:after="0"/>
        <w:ind w:left="132" w:hanging="0"/>
        <w:rPr/>
      </w:pPr>
      <w:r>
        <w:rPr>
          <w:color w:val="1D1D1B"/>
        </w:rPr>
        <w:t>Potpis</w:t>
      </w:r>
      <w:r>
        <w:rPr>
          <w:color w:val="1D1D1B"/>
          <w:spacing w:val="-3"/>
        </w:rPr>
        <w:t xml:space="preserve"> </w:t>
      </w:r>
      <w:r>
        <w:rPr>
          <w:color w:val="1D1D1B"/>
        </w:rPr>
        <w:t>službenika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banke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:</w:t>
      </w:r>
    </w:p>
    <w:p>
      <w:pPr>
        <w:pStyle w:val="Normal"/>
        <w:spacing w:before="168" w:after="0"/>
        <w:ind w:left="132" w:hanging="0"/>
        <w:rPr>
          <w:i/>
          <w:i/>
          <w:sz w:val="20"/>
        </w:rPr>
      </w:pPr>
      <w:r>
        <w:rPr>
          <w:i/>
          <w:color w:val="6E6E6D"/>
          <w:sz w:val="20"/>
        </w:rPr>
        <w:t>(signature</w:t>
      </w:r>
      <w:r>
        <w:rPr>
          <w:i/>
          <w:color w:val="6E6E6D"/>
          <w:spacing w:val="8"/>
          <w:sz w:val="20"/>
        </w:rPr>
        <w:t xml:space="preserve"> </w:t>
      </w:r>
      <w:r>
        <w:rPr>
          <w:i/>
          <w:color w:val="6E6E6D"/>
          <w:sz w:val="20"/>
        </w:rPr>
        <w:t>bank</w:t>
      </w:r>
      <w:r>
        <w:rPr>
          <w:i/>
          <w:color w:val="6E6E6D"/>
          <w:spacing w:val="15"/>
          <w:sz w:val="20"/>
        </w:rPr>
        <w:t xml:space="preserve"> </w:t>
      </w:r>
      <w:r>
        <w:rPr>
          <w:i/>
          <w:color w:val="6E6E6D"/>
          <w:sz w:val="20"/>
        </w:rPr>
        <w:t>teller)</w:t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spacing w:before="1" w:after="0"/>
        <w:rPr>
          <w:i/>
          <w:i/>
          <w:sz w:val="17"/>
        </w:rPr>
      </w:pPr>
      <w:r>
        <w:rPr>
          <w:i/>
          <w:sz w:val="17"/>
        </w:rPr>
        <mc:AlternateContent>
          <mc:Choice Requires="wps">
            <w:drawing>
              <wp:anchor behindDoc="1" distT="0" distB="0" distL="0" distR="0" simplePos="0" locked="0" layoutInCell="0" allowOverlap="1" relativeHeight="136">
                <wp:simplePos x="0" y="0"/>
                <wp:positionH relativeFrom="page">
                  <wp:posOffset>365125</wp:posOffset>
                </wp:positionH>
                <wp:positionV relativeFrom="paragraph">
                  <wp:posOffset>160655</wp:posOffset>
                </wp:positionV>
                <wp:extent cx="1377950" cy="0"/>
                <wp:effectExtent l="3175" t="3175" r="2540" b="2540"/>
                <wp:wrapTopAndBottom/>
                <wp:docPr id="59" name="Фигура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08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8.75pt,12.65pt" to="137.2pt,12.65pt" ID="Фигура50" stroked="t" o:allowincell="f" style="position:absolute;mso-position-horizontal-relative:page">
                <v:stroke color="black" weight="5040" joinstyle="round" endcap="flat"/>
                <v:fill o:detectmouseclick="t" on="false"/>
                <w10:wrap type="topAndBottom"/>
              </v:line>
            </w:pict>
          </mc:Fallback>
        </mc:AlternateContent>
      </w:r>
    </w:p>
    <w:p>
      <w:pPr>
        <w:pStyle w:val="Style18"/>
        <w:spacing w:before="98" w:after="0"/>
        <w:ind w:left="1177" w:right="1770" w:hanging="0"/>
        <w:jc w:val="center"/>
        <w:rPr>
          <w:color w:val="1D1D1B"/>
        </w:rPr>
      </w:pPr>
      <w:r>
        <w:rPr>
          <w:color w:val="1D1D1B"/>
        </w:rPr>
        <w:t>M.P</w:t>
      </w:r>
    </w:p>
    <w:p>
      <w:pPr>
        <w:pStyle w:val="Style18"/>
        <w:spacing w:lineRule="exact" w:line="218" w:before="71" w:after="0"/>
        <w:ind w:left="120" w:hanging="0"/>
        <w:rPr/>
      </w:pPr>
      <w:r>
        <w:br w:type="column"/>
      </w:r>
      <w:r>
        <w:rPr>
          <w:spacing w:val="-1"/>
        </w:rPr>
        <w:t>Politički</w:t>
      </w:r>
      <w:r>
        <w:rPr>
          <w:spacing w:val="1"/>
        </w:rPr>
        <w:t xml:space="preserve"> </w:t>
      </w:r>
      <w:r>
        <w:rPr>
          <w:spacing w:val="-1"/>
        </w:rPr>
        <w:t>eksponirano</w:t>
      </w:r>
      <w:r>
        <w:rPr>
          <w:spacing w:val="1"/>
        </w:rPr>
        <w:t xml:space="preserve"> </w:t>
      </w:r>
      <w:r>
        <w:rPr/>
        <w:t>lice</w:t>
      </w:r>
      <w:r>
        <w:rPr>
          <w:spacing w:val="1"/>
        </w:rPr>
        <w:t xml:space="preserve"> </w:t>
      </w:r>
      <w:r>
        <w:rPr/>
        <w:t>(Pel status)</w:t>
      </w:r>
      <w:r>
        <w:rPr>
          <w:spacing w:val="-20"/>
        </w:rPr>
        <w:t xml:space="preserve"> </w:t>
      </w:r>
      <w:r>
        <w:rPr/>
        <w:t>/</w:t>
      </w:r>
    </w:p>
    <w:p>
      <w:pPr>
        <w:pStyle w:val="Normal"/>
        <w:spacing w:lineRule="exact" w:line="218"/>
        <w:ind w:left="120" w:hanging="0"/>
        <w:rPr>
          <w:i/>
          <w:i/>
          <w:sz w:val="20"/>
        </w:rPr>
      </w:pPr>
      <w:r>
        <w:rPr>
          <w:i/>
          <w:color w:val="6E6E6D"/>
          <w:sz w:val="20"/>
        </w:rPr>
        <w:t>Politically</w:t>
      </w:r>
      <w:r>
        <w:rPr>
          <w:i/>
          <w:color w:val="6E6E6D"/>
          <w:spacing w:val="-5"/>
          <w:sz w:val="20"/>
        </w:rPr>
        <w:t xml:space="preserve"> </w:t>
      </w:r>
      <w:r>
        <w:rPr>
          <w:i/>
          <w:color w:val="6E6E6D"/>
          <w:sz w:val="20"/>
        </w:rPr>
        <w:t>exposed</w:t>
      </w:r>
      <w:r>
        <w:rPr>
          <w:i/>
          <w:color w:val="6E6E6D"/>
          <w:spacing w:val="-4"/>
          <w:sz w:val="20"/>
        </w:rPr>
        <w:t xml:space="preserve"> </w:t>
      </w:r>
      <w:r>
        <w:rPr>
          <w:i/>
          <w:color w:val="6E6E6D"/>
          <w:sz w:val="20"/>
        </w:rPr>
        <w:t>person</w:t>
      </w:r>
      <w:r>
        <w:rPr>
          <w:i/>
          <w:color w:val="6E6E6D"/>
          <w:spacing w:val="-5"/>
          <w:sz w:val="20"/>
        </w:rPr>
        <w:t xml:space="preserve"> </w:t>
      </w:r>
      <w:r>
        <w:rPr>
          <w:i/>
          <w:color w:val="6E6E6D"/>
          <w:sz w:val="20"/>
        </w:rPr>
        <w:t>(PEP</w:t>
      </w:r>
      <w:r>
        <w:rPr>
          <w:i/>
          <w:color w:val="6E6E6D"/>
          <w:spacing w:val="-5"/>
          <w:sz w:val="20"/>
        </w:rPr>
        <w:t xml:space="preserve"> </w:t>
      </w:r>
      <w:r>
        <w:rPr>
          <w:i/>
          <w:color w:val="6E6E6D"/>
          <w:sz w:val="20"/>
        </w:rPr>
        <w:t>status)</w:t>
      </w:r>
    </w:p>
    <w:p>
      <w:pPr>
        <w:pStyle w:val="Style18"/>
        <w:spacing w:before="1" w:after="0"/>
        <w:rPr>
          <w:i/>
          <w:i/>
          <w:sz w:val="28"/>
        </w:rPr>
      </w:pPr>
      <w:r>
        <w:rPr>
          <w:i/>
          <w:sz w:val="28"/>
        </w:rPr>
      </w:r>
    </w:p>
    <w:p>
      <w:pPr>
        <w:pStyle w:val="Normal"/>
        <w:spacing w:lineRule="auto" w:line="420"/>
        <w:ind w:left="121" w:right="791" w:hanging="1"/>
        <w:rPr>
          <w:i/>
          <w:i/>
          <w:sz w:val="20"/>
        </w:rPr>
      </w:pPr>
      <w:r>
        <mc:AlternateContent>
          <mc:Choice Requires="wps">
            <w:drawing>
              <wp:anchor behindDoc="1" distT="0" distB="635" distL="0" distR="635" simplePos="0" locked="0" layoutInCell="0" allowOverlap="1" relativeHeight="120">
                <wp:simplePos x="0" y="0"/>
                <wp:positionH relativeFrom="page">
                  <wp:posOffset>4615180</wp:posOffset>
                </wp:positionH>
                <wp:positionV relativeFrom="paragraph">
                  <wp:posOffset>455295</wp:posOffset>
                </wp:positionV>
                <wp:extent cx="1710690" cy="635"/>
                <wp:effectExtent l="0" t="0" r="635" b="635"/>
                <wp:wrapNone/>
                <wp:docPr id="60" name="Фигура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10720" cy="720"/>
                        </a:xfrm>
                        <a:prstGeom prst="line">
                          <a:avLst/>
                        </a:prstGeom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63.4pt,35.85pt" to="498.05pt,35.85pt" ID="Фигура51" stroked="f" o:allowincell="f" style="position:absolute;flip:x;mso-position-horizontal-relative:pag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635" distL="635" distR="0" simplePos="0" locked="0" layoutInCell="0" allowOverlap="1" relativeHeight="161">
                <wp:simplePos x="0" y="0"/>
                <wp:positionH relativeFrom="page">
                  <wp:posOffset>5445760</wp:posOffset>
                </wp:positionH>
                <wp:positionV relativeFrom="paragraph">
                  <wp:posOffset>203835</wp:posOffset>
                </wp:positionV>
                <wp:extent cx="1583055" cy="635"/>
                <wp:effectExtent l="635" t="0" r="0" b="635"/>
                <wp:wrapNone/>
                <wp:docPr id="61" name="Фигура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82920" cy="720"/>
                        </a:xfrm>
                        <a:prstGeom prst="line">
                          <a:avLst/>
                        </a:prstGeom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28.8pt,16.05pt" to="553.4pt,16.05pt" ID="Фигура52" stroked="f" o:allowincell="f" style="position:absolute;flip:x;mso-position-horizontal-relative:pag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pacing w:val="-1"/>
          <w:sz w:val="20"/>
        </w:rPr>
        <w:t>Broj</w:t>
      </w:r>
      <w:r>
        <w:rPr>
          <w:spacing w:val="-28"/>
          <w:sz w:val="20"/>
        </w:rPr>
        <w:t xml:space="preserve"> </w:t>
      </w:r>
      <w:r>
        <w:rPr>
          <w:spacing w:val="-1"/>
          <w:sz w:val="20"/>
        </w:rPr>
        <w:t>telefona</w:t>
      </w:r>
      <w:r>
        <w:rPr>
          <w:spacing w:val="-20"/>
          <w:sz w:val="20"/>
        </w:rPr>
        <w:t xml:space="preserve"> </w:t>
      </w:r>
      <w:r>
        <w:rPr>
          <w:spacing w:val="-1"/>
          <w:sz w:val="20"/>
        </w:rPr>
        <w:t>/</w:t>
      </w:r>
      <w:r>
        <w:rPr>
          <w:spacing w:val="-14"/>
          <w:sz w:val="20"/>
        </w:rPr>
        <w:t xml:space="preserve"> </w:t>
      </w:r>
      <w:r>
        <w:rPr>
          <w:i/>
          <w:spacing w:val="-1"/>
          <w:sz w:val="20"/>
        </w:rPr>
        <w:t>Phone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number:</w:t>
      </w:r>
      <w:r>
        <w:rPr>
          <w:i/>
          <w:spacing w:val="-42"/>
          <w:sz w:val="20"/>
        </w:rPr>
        <w:t xml:space="preserve"> </w:t>
      </w:r>
      <w:r>
        <w:rPr>
          <w:sz w:val="20"/>
        </w:rPr>
        <w:t>Datum/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Date:</w:t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spacing w:before="134" w:after="0"/>
        <w:ind w:left="203" w:hanging="0"/>
        <w:rPr/>
      </w:pPr>
      <w:r>
        <w:rPr/>
        <w:t>Potpis</w:t>
      </w:r>
      <w:r>
        <w:rPr>
          <w:spacing w:val="-3"/>
        </w:rPr>
        <w:t xml:space="preserve"> </w:t>
      </w:r>
      <w:r>
        <w:rPr/>
        <w:t>zastupnika</w:t>
      </w:r>
      <w:r>
        <w:rPr>
          <w:spacing w:val="-3"/>
        </w:rPr>
        <w:t xml:space="preserve"> </w:t>
      </w:r>
      <w:r>
        <w:rPr/>
        <w:t>/</w:t>
      </w:r>
      <w:r>
        <w:rPr>
          <w:spacing w:val="-4"/>
        </w:rPr>
        <w:t xml:space="preserve"> </w:t>
      </w:r>
      <w:r>
        <w:rPr/>
        <w:t>ovlašćeno</w:t>
      </w:r>
      <w:r>
        <w:rPr>
          <w:spacing w:val="-3"/>
        </w:rPr>
        <w:t xml:space="preserve"> </w:t>
      </w:r>
      <w:r>
        <mc:AlternateContent>
          <mc:Choice Requires="wps">
            <w:drawing>
              <wp:anchor behindDoc="0" distT="0" distB="0" distL="0" distR="0" simplePos="0" locked="0" layoutInCell="0" allowOverlap="1" relativeHeight="166">
                <wp:simplePos x="0" y="0"/>
                <wp:positionH relativeFrom="page">
                  <wp:posOffset>6993890</wp:posOffset>
                </wp:positionH>
                <wp:positionV relativeFrom="paragraph">
                  <wp:posOffset>259715</wp:posOffset>
                </wp:positionV>
                <wp:extent cx="152400" cy="1448435"/>
                <wp:effectExtent l="0" t="0" r="0" b="0"/>
                <wp:wrapNone/>
                <wp:docPr id="62" name="Врез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80" cy="1448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lineRule="exact" w:line="224"/>
                              <w:ind w:left="2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Lovćen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banka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AD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Podgorica</w:t>
                            </w:r>
                          </w:p>
                        </w:txbxContent>
                      </wps:txbx>
                      <wps:bodyPr lIns="0" rIns="0" tIns="0" bIns="0" anchor="t" vert="vert270" rot="16200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3" path="m0,0l-2147483645,0l-2147483645,-2147483646l0,-2147483646xe" stroked="f" o:allowincell="f" style="position:absolute;margin-left:550.7pt;margin-top:20.45pt;width:11.95pt;height:114pt;mso-wrap-style:square;v-text-anchor:top;mso-position-horizontal-relative:page">
                <v:fill o:detectmouseclick="t" on="false"/>
                <v:stroke color="#3465a4" joinstyle="round" endcap="flat"/>
                <v:textbox style="mso-layout-flow-alt:bottom-to-top">
                  <w:txbxContent>
                    <w:p>
                      <w:pPr>
                        <w:pStyle w:val="Style18"/>
                        <w:spacing w:lineRule="exact" w:line="224"/>
                        <w:ind w:left="20" w:hanging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Lovćen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banka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AD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Podgorica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/>
        <w:t>lice:</w:t>
      </w:r>
    </w:p>
    <w:p>
      <w:pPr>
        <w:pStyle w:val="Normal"/>
        <w:spacing w:before="167" w:after="0"/>
        <w:ind w:left="180" w:hanging="0"/>
        <w:rPr>
          <w:i/>
          <w:i/>
          <w:sz w:val="20"/>
        </w:rPr>
      </w:pPr>
      <w:r>
        <w:rPr>
          <w:i/>
          <w:color w:val="6E6E6D"/>
          <w:spacing w:val="-1"/>
          <w:sz w:val="20"/>
        </w:rPr>
        <w:t>(signature</w:t>
      </w:r>
      <w:r>
        <w:rPr>
          <w:i/>
          <w:color w:val="6E6E6D"/>
          <w:spacing w:val="10"/>
          <w:sz w:val="20"/>
        </w:rPr>
        <w:t xml:space="preserve"> </w:t>
      </w:r>
      <w:r>
        <w:rPr>
          <w:i/>
          <w:color w:val="6E6E6D"/>
          <w:spacing w:val="-1"/>
          <w:sz w:val="20"/>
        </w:rPr>
        <w:t>Exponent</w:t>
      </w:r>
      <w:r>
        <w:rPr>
          <w:i/>
          <w:color w:val="6E6E6D"/>
          <w:spacing w:val="8"/>
          <w:sz w:val="20"/>
        </w:rPr>
        <w:t xml:space="preserve"> </w:t>
      </w:r>
      <w:r>
        <w:rPr>
          <w:i/>
          <w:color w:val="6E6E6D"/>
          <w:spacing w:val="-1"/>
          <w:sz w:val="20"/>
        </w:rPr>
        <w:t>/</w:t>
      </w:r>
      <w:r>
        <w:rPr>
          <w:i/>
          <w:color w:val="6E6E6D"/>
          <w:spacing w:val="1"/>
          <w:sz w:val="20"/>
        </w:rPr>
        <w:t xml:space="preserve"> </w:t>
      </w:r>
      <w:r>
        <w:rPr>
          <w:i/>
          <w:color w:val="6E6E6D"/>
          <w:spacing w:val="-1"/>
          <w:sz w:val="20"/>
        </w:rPr>
        <w:t>Authorized</w:t>
      </w:r>
      <w:r>
        <w:rPr>
          <w:i/>
          <w:color w:val="6E6E6D"/>
          <w:spacing w:val="-24"/>
          <w:sz w:val="20"/>
        </w:rPr>
        <w:t xml:space="preserve"> </w:t>
      </w:r>
      <w:r>
        <w:rPr>
          <w:i/>
          <w:color w:val="6E6E6D"/>
          <w:sz w:val="20"/>
        </w:rPr>
        <w:t>user)</w:t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spacing w:before="3" w:after="0"/>
        <w:rPr>
          <w:i/>
          <w:i/>
          <w:sz w:val="16"/>
        </w:rPr>
      </w:pPr>
      <w:r>
        <w:rPr>
          <w:i/>
          <w:sz w:val="16"/>
        </w:rPr>
        <mc:AlternateContent>
          <mc:Choice Requires="wps">
            <w:drawing>
              <wp:anchor behindDoc="1" distT="0" distB="0" distL="0" distR="0" simplePos="0" locked="0" layoutInCell="0" allowOverlap="1" relativeHeight="137">
                <wp:simplePos x="0" y="0"/>
                <wp:positionH relativeFrom="page">
                  <wp:posOffset>4027805</wp:posOffset>
                </wp:positionH>
                <wp:positionV relativeFrom="paragraph">
                  <wp:posOffset>155575</wp:posOffset>
                </wp:positionV>
                <wp:extent cx="1718945" cy="0"/>
                <wp:effectExtent l="4445" t="4445" r="4445" b="4445"/>
                <wp:wrapTopAndBottom/>
                <wp:docPr id="64" name="Фигура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000" cy="0"/>
                        </a:xfrm>
                        <a:prstGeom prst="line">
                          <a:avLst/>
                        </a:prstGeom>
                        <a:ln w="82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17.15pt,12.25pt" to="452.45pt,12.25pt" ID="Фигура54" stroked="t" o:allowincell="f" style="position:absolute;mso-position-horizontal-relative:page">
                <v:stroke color="black" weight="8280" joinstyle="round" endcap="flat"/>
                <v:fill o:detectmouseclick="t" on="false"/>
                <w10:wrap type="topAndBottom"/>
              </v:line>
            </w:pict>
          </mc:Fallback>
        </mc:AlternateContent>
      </w:r>
    </w:p>
    <w:p>
      <w:pPr>
        <w:pStyle w:val="Normal"/>
        <w:spacing w:before="123" w:after="0"/>
        <w:ind w:left="1289" w:hanging="0"/>
        <w:rPr>
          <w:rFonts w:ascii="Trebuchet MS" w:hAnsi="Trebuchet MS"/>
          <w:sz w:val="16"/>
        </w:rPr>
      </w:pPr>
      <w:r>
        <w:rPr>
          <w:rFonts w:ascii="Trebuchet MS" w:hAnsi="Trebuchet MS"/>
          <w:w w:val="90"/>
          <w:sz w:val="16"/>
        </w:rPr>
        <w:t>M.</w:t>
      </w:r>
      <w:r>
        <w:rPr>
          <w:rFonts w:ascii="Trebuchet MS" w:hAnsi="Trebuchet MS"/>
          <w:spacing w:val="-15"/>
          <w:w w:val="90"/>
          <w:sz w:val="16"/>
        </w:rPr>
        <w:t xml:space="preserve"> </w:t>
      </w:r>
      <w:r>
        <w:rPr>
          <w:rFonts w:ascii="Trebuchet MS" w:hAnsi="Trebuchet MS"/>
          <w:w w:val="90"/>
          <w:sz w:val="16"/>
        </w:rPr>
        <w:t>P</w:t>
      </w:r>
    </w:p>
    <w:p>
      <w:pPr>
        <w:pStyle w:val="Normal"/>
        <w:spacing w:before="170" w:after="0"/>
        <w:ind w:left="69" w:hanging="0"/>
        <w:rPr>
          <w:i/>
          <w:i/>
          <w:sz w:val="20"/>
        </w:rPr>
      </w:pPr>
      <w:r>
        <w:br w:type="column"/>
      </w:r>
      <w:r>
        <w:rPr>
          <w:rFonts w:ascii="Wingdings" w:hAnsi="Wingdings"/>
          <w:sz w:val="20"/>
        </w:rPr>
        <w:t></w:t>
      </w:r>
      <w:r>
        <w:rPr>
          <w:rFonts w:ascii="Times New Roman" w:hAnsi="Times New Roman"/>
          <w:spacing w:val="4"/>
          <w:sz w:val="20"/>
        </w:rPr>
        <w:t xml:space="preserve"> </w:t>
      </w:r>
      <w:r>
        <w:rPr>
          <w:sz w:val="20"/>
        </w:rPr>
        <w:t>Ne</w:t>
      </w:r>
      <w:r>
        <w:rPr>
          <w:spacing w:val="-1"/>
          <w:sz w:val="20"/>
        </w:rPr>
        <w:t xml:space="preserve"> </w:t>
      </w:r>
      <w:r>
        <w:rPr>
          <w:sz w:val="20"/>
        </w:rPr>
        <w:t>/</w:t>
      </w:r>
      <w:r>
        <w:rPr>
          <w:i/>
          <w:color w:val="6E6E6D"/>
          <w:sz w:val="20"/>
        </w:rPr>
        <w:t>No</w:t>
      </w:r>
      <w:r>
        <w:rPr>
          <w:i/>
          <w:color w:val="6E6E6D"/>
          <w:spacing w:val="53"/>
          <w:sz w:val="20"/>
        </w:rPr>
        <w:t xml:space="preserve"> </w:t>
      </w:r>
      <w:r>
        <w:rPr>
          <w:rFonts w:ascii="Wingdings" w:hAnsi="Wingdings"/>
          <w:sz w:val="20"/>
        </w:rPr>
        <w:t></w:t>
      </w:r>
      <w:r>
        <w:rPr>
          <w:rFonts w:ascii="Times New Roman" w:hAnsi="Times New Roman"/>
          <w:spacing w:val="5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i/>
          <w:color w:val="6E6E6D"/>
          <w:sz w:val="20"/>
        </w:rPr>
        <w:t>Yes</w:t>
      </w:r>
    </w:p>
    <w:p>
      <w:pPr>
        <w:sectPr>
          <w:type w:val="continuous"/>
          <w:pgSz w:w="11906" w:h="16838"/>
          <w:pgMar w:left="420" w:right="300" w:gutter="0" w:header="0" w:top="700" w:footer="0" w:bottom="280"/>
          <w:cols w:num="3" w:equalWidth="false" w:sep="false">
            <w:col w:w="3310" w:space="2372"/>
            <w:col w:w="3300" w:space="38"/>
            <w:col w:w="2165"/>
          </w:cols>
          <w:formProt w:val="false"/>
          <w:textDirection w:val="lrTb"/>
          <w:docGrid w:type="default" w:linePitch="100" w:charSpace="4096"/>
        </w:sectPr>
      </w:pP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rPr>
          <w:i/>
          <w:i/>
          <w:sz w:val="24"/>
        </w:rPr>
      </w:pPr>
      <w:r>
        <w:rPr>
          <w:i/>
          <w:sz w:val="24"/>
        </w:rPr>
      </w:r>
    </w:p>
    <w:p>
      <w:pPr>
        <w:pStyle w:val="Style18"/>
        <w:spacing w:lineRule="exact" w:line="208"/>
        <w:ind w:left="116" w:hanging="0"/>
        <w:rPr/>
      </w:pPr>
      <w:r>
        <w:rPr/>
        <mc:AlternateContent>
          <mc:Choice Requires="wps">
            <w:drawing>
              <wp:inline distT="0" distB="0" distL="0" distR="0">
                <wp:extent cx="4862195" cy="132715"/>
                <wp:effectExtent l="0" t="0" r="0" b="0"/>
                <wp:docPr id="65" name="Фигура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2160" cy="13284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6"/>
                              <w:tabs>
                                <w:tab w:val="clear" w:pos="720"/>
                                <w:tab w:val="left" w:pos="3459" w:leader="none"/>
                              </w:tabs>
                              <w:spacing w:before="11" w:after="0"/>
                              <w:ind w:left="4" w:hanging="0"/>
                              <w:rPr>
                                <w:rFonts w:ascii="Trebuchet MS" w:hAns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position w:val="-3"/>
                                <w:sz w:val="12"/>
                              </w:rPr>
                              <w:t>*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-10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NPP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-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nacionalni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3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platni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promet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/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3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national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payment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system</w:t>
                              <w:tab/>
                              <w:t>|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3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*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7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MPP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1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- međunarodni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-1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platni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1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promet /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1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international payment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-1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system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55" path="m0,0l-2147483645,0l-2147483645,-2147483646l0,-2147483646xe" fillcolor="#f1f1f1" stroked="f" o:allowincell="f" style="position:absolute;margin-left:0pt;margin-top:-10.5pt;width:382.8pt;height:10.4pt;mso-wrap-style:square;v-text-anchor:top;mso-position-vertical:top">
                <v:fill o:detectmouseclick="t" type="solid" color2="#0e0e0e"/>
                <v:stroke color="#3465a4" joinstyle="round" endcap="flat"/>
                <v:textbox>
                  <w:txbxContent>
                    <w:p>
                      <w:pPr>
                        <w:pStyle w:val="Style26"/>
                        <w:tabs>
                          <w:tab w:val="clear" w:pos="720"/>
                          <w:tab w:val="left" w:pos="3459" w:leader="none"/>
                        </w:tabs>
                        <w:spacing w:before="11" w:after="0"/>
                        <w:ind w:left="4" w:hanging="0"/>
                        <w:rPr>
                          <w:rFonts w:ascii="Trebuchet MS" w:hAnsi="Trebuchet MS"/>
                          <w:sz w:val="12"/>
                        </w:rPr>
                      </w:pPr>
                      <w:r>
                        <w:rPr>
                          <w:rFonts w:ascii="Trebuchet MS" w:hAnsi="Trebuchet MS"/>
                          <w:color w:val="4D4D4D"/>
                          <w:w w:val="90"/>
                          <w:position w:val="-3"/>
                          <w:sz w:val="12"/>
                        </w:rPr>
                        <w:t>*</w:t>
                      </w:r>
                      <w:r>
                        <w:rPr>
                          <w:rFonts w:ascii="Trebuchet MS" w:hAnsi="Trebuchet MS"/>
                          <w:color w:val="4D4D4D"/>
                          <w:spacing w:val="-10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NPP</w:t>
                      </w:r>
                      <w:r>
                        <w:rPr>
                          <w:rFonts w:ascii="Trebuchet MS" w:hAnsi="Trebuchet MS"/>
                          <w:color w:val="4D4D4D"/>
                          <w:spacing w:val="4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-</w:t>
                      </w:r>
                      <w:r>
                        <w:rPr>
                          <w:rFonts w:ascii="Trebuchet MS" w:hAnsi="Trebuchet MS"/>
                          <w:color w:val="4D4D4D"/>
                          <w:spacing w:val="4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nacionalni</w:t>
                      </w:r>
                      <w:r>
                        <w:rPr>
                          <w:rFonts w:ascii="Trebuchet MS" w:hAnsi="Trebuchet MS"/>
                          <w:color w:val="4D4D4D"/>
                          <w:spacing w:val="3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platni</w:t>
                      </w:r>
                      <w:r>
                        <w:rPr>
                          <w:rFonts w:ascii="Trebuchet MS" w:hAnsi="Trebuchet MS"/>
                          <w:color w:val="4D4D4D"/>
                          <w:spacing w:val="4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promet</w:t>
                      </w:r>
                      <w:r>
                        <w:rPr>
                          <w:rFonts w:ascii="Trebuchet MS" w:hAnsi="Trebuchet MS"/>
                          <w:color w:val="4D4D4D"/>
                          <w:spacing w:val="4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/</w:t>
                      </w:r>
                      <w:r>
                        <w:rPr>
                          <w:rFonts w:ascii="Trebuchet MS" w:hAnsi="Trebuchet MS"/>
                          <w:color w:val="4D4D4D"/>
                          <w:spacing w:val="3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national</w:t>
                      </w:r>
                      <w:r>
                        <w:rPr>
                          <w:rFonts w:ascii="Trebuchet MS" w:hAnsi="Trebuchet MS"/>
                          <w:color w:val="4D4D4D"/>
                          <w:spacing w:val="4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payment</w:t>
                      </w:r>
                      <w:r>
                        <w:rPr>
                          <w:rFonts w:ascii="Trebuchet MS" w:hAnsi="Trebuchet MS"/>
                          <w:color w:val="4D4D4D"/>
                          <w:spacing w:val="4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system</w:t>
                        <w:tab/>
                        <w:t>|</w:t>
                      </w:r>
                      <w:r>
                        <w:rPr>
                          <w:rFonts w:ascii="Trebuchet MS" w:hAnsi="Trebuchet MS"/>
                          <w:color w:val="4D4D4D"/>
                          <w:spacing w:val="3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spacing w:val="32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*</w:t>
                      </w:r>
                      <w:r>
                        <w:rPr>
                          <w:rFonts w:ascii="Trebuchet MS" w:hAnsi="Trebuchet MS"/>
                          <w:color w:val="4D4D4D"/>
                          <w:spacing w:val="74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MPP</w:t>
                      </w:r>
                      <w:r>
                        <w:rPr>
                          <w:rFonts w:ascii="Trebuchet MS" w:hAnsi="Trebuchet MS"/>
                          <w:color w:val="4D4D4D"/>
                          <w:spacing w:val="1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- međunarodni</w:t>
                      </w:r>
                      <w:r>
                        <w:rPr>
                          <w:rFonts w:ascii="Trebuchet MS" w:hAnsi="Trebuchet MS"/>
                          <w:color w:val="4D4D4D"/>
                          <w:spacing w:val="-1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platni</w:t>
                      </w:r>
                      <w:r>
                        <w:rPr>
                          <w:rFonts w:ascii="Trebuchet MS" w:hAnsi="Trebuchet MS"/>
                          <w:color w:val="4D4D4D"/>
                          <w:spacing w:val="1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promet /</w:t>
                      </w:r>
                      <w:r>
                        <w:rPr>
                          <w:rFonts w:ascii="Trebuchet MS" w:hAnsi="Trebuchet MS"/>
                          <w:color w:val="4D4D4D"/>
                          <w:spacing w:val="1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international payment</w:t>
                      </w:r>
                      <w:r>
                        <w:rPr>
                          <w:rFonts w:ascii="Trebuchet MS" w:hAnsi="Trebuchet MS"/>
                          <w:color w:val="4D4D4D"/>
                          <w:spacing w:val="-1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system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lineRule="exact" w:line="208"/>
        <w:rPr/>
      </w:pPr>
      <w:r>
        <w:rPr/>
      </w:r>
    </w:p>
    <w:p>
      <w:pPr>
        <w:pStyle w:val="Normal"/>
        <w:spacing w:lineRule="exact" w:line="208"/>
        <w:rPr/>
      </w:pPr>
      <w:r>
        <w:rPr/>
      </w:r>
    </w:p>
    <w:p>
      <w:pPr>
        <w:pStyle w:val="Normal"/>
        <w:spacing w:lineRule="exact" w:line="208"/>
        <w:rPr/>
      </w:pPr>
      <w:r>
        <w:rPr/>
      </w:r>
    </w:p>
    <w:p>
      <w:pPr>
        <w:pStyle w:val="Normal"/>
        <w:spacing w:lineRule="exact" w:line="208"/>
        <w:rPr/>
      </w:pPr>
      <w:r>
        <w:rPr/>
      </w:r>
    </w:p>
    <w:p>
      <w:pPr>
        <w:pStyle w:val="Normal"/>
        <w:spacing w:lineRule="exact" w:line="208"/>
        <w:rPr>
          <w:del w:id="24" w:author="User" w:date="2023-04-17T13:55:00Z"/>
        </w:rPr>
      </w:pPr>
      <w:del w:id="23" w:author="User" w:date="2023-04-17T13:55:00Z">
        <w:r>
          <w:rPr/>
        </w:r>
      </w:del>
    </w:p>
    <w:p>
      <w:pPr>
        <w:pStyle w:val="Style18"/>
        <w:tabs>
          <w:tab w:val="clear" w:pos="720"/>
          <w:tab w:val="left" w:pos="8200" w:leader="none"/>
        </w:tabs>
        <w:ind w:left="5519" w:hanging="0"/>
        <w:rPr>
          <w:del w:id="40" w:author="User" w:date="2023-04-17T13:55:00Z"/>
        </w:rPr>
      </w:pPr>
      <w:del w:id="25" w:author="User" w:date="2023-04-17T13:55:00Z">
        <w:r>
          <w:rPr/>
          <mc:AlternateContent>
            <mc:Choice Requires="wpg">
              <w:drawing>
                <wp:inline distT="0" distB="0" distL="0" distR="0" wp14:anchorId="0F4948B9">
                  <wp:extent cx="1013460" cy="428625"/>
                  <wp:effectExtent l="8890" t="1905" r="6350" b="7620"/>
                  <wp:docPr id="67" name="Фигура56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013400" cy="428760"/>
                            <a:chOff x="0" y="0"/>
                            <a:chExt cx="1013400" cy="428760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348" descr=""/>
                            <pic:cNvPicPr/>
                          </pic:nvPicPr>
                          <pic:blipFill>
                            <a:blip r:embed="rId26"/>
                            <a:stretch/>
                          </pic:blipFill>
                          <pic:spPr>
                            <a:xfrm>
                              <a:off x="220320" y="114480"/>
                              <a:ext cx="240120" cy="14724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wps:wsp>
                          <wps:cNvSpPr/>
                          <wps:spPr>
                            <a:xfrm>
                              <a:off x="187200" y="237960"/>
                              <a:ext cx="305280" cy="190440"/>
                            </a:xfrm>
                            <a:custGeom>
                              <a:avLst/>
                              <a:gdLst>
                                <a:gd name="textAreaLeft" fmla="*/ 0 w 173160"/>
                                <a:gd name="textAreaRight" fmla="*/ 174240 w 173160"/>
                                <a:gd name="textAreaTop" fmla="*/ 0 h 108000"/>
                                <a:gd name="textAreaBottom" fmla="*/ 109080 h 1080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484" h="303">
                                  <a:moveTo>
                                    <a:pt x="482" y="0"/>
                                  </a:moveTo>
                                  <a:lnTo>
                                    <a:pt x="464" y="82"/>
                                  </a:lnTo>
                                  <a:lnTo>
                                    <a:pt x="428" y="148"/>
                                  </a:lnTo>
                                  <a:lnTo>
                                    <a:pt x="378" y="196"/>
                                  </a:lnTo>
                                  <a:lnTo>
                                    <a:pt x="315" y="225"/>
                                  </a:lnTo>
                                  <a:lnTo>
                                    <a:pt x="242" y="235"/>
                                  </a:lnTo>
                                  <a:lnTo>
                                    <a:pt x="170" y="225"/>
                                  </a:lnTo>
                                  <a:lnTo>
                                    <a:pt x="106" y="196"/>
                                  </a:lnTo>
                                  <a:lnTo>
                                    <a:pt x="55" y="148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" y="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11" y="94"/>
                                  </a:lnTo>
                                  <a:lnTo>
                                    <a:pt x="36" y="161"/>
                                  </a:lnTo>
                                  <a:lnTo>
                                    <a:pt x="74" y="219"/>
                                  </a:lnTo>
                                  <a:lnTo>
                                    <a:pt x="121" y="263"/>
                                  </a:lnTo>
                                  <a:lnTo>
                                    <a:pt x="178" y="292"/>
                                  </a:lnTo>
                                  <a:lnTo>
                                    <a:pt x="241" y="303"/>
                                  </a:lnTo>
                                  <a:lnTo>
                                    <a:pt x="244" y="303"/>
                                  </a:lnTo>
                                  <a:lnTo>
                                    <a:pt x="307" y="292"/>
                                  </a:lnTo>
                                  <a:lnTo>
                                    <a:pt x="363" y="263"/>
                                  </a:lnTo>
                                  <a:lnTo>
                                    <a:pt x="410" y="219"/>
                                  </a:lnTo>
                                  <a:lnTo>
                                    <a:pt x="447" y="161"/>
                                  </a:lnTo>
                                  <a:lnTo>
                                    <a:pt x="472" y="94"/>
                                  </a:lnTo>
                                  <a:lnTo>
                                    <a:pt x="484" y="18"/>
                                  </a:lnTo>
                                  <a:lnTo>
                                    <a:pt x="4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eb8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0" y="0"/>
                              <a:ext cx="1013400" cy="419760"/>
                            </a:xfrm>
                            <a:custGeom>
                              <a:avLst/>
                              <a:gdLst>
                                <a:gd name="textAreaLeft" fmla="*/ 0 w 574560"/>
                                <a:gd name="textAreaRight" fmla="*/ 575640 w 574560"/>
                                <a:gd name="textAreaTop" fmla="*/ 0 h 237960"/>
                                <a:gd name="textAreaBottom" fmla="*/ 239040 h 2379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596" h="661">
                                  <a:moveTo>
                                    <a:pt x="278" y="616"/>
                                  </a:moveTo>
                                  <a:lnTo>
                                    <a:pt x="275" y="612"/>
                                  </a:lnTo>
                                  <a:lnTo>
                                    <a:pt x="51" y="612"/>
                                  </a:lnTo>
                                  <a:lnTo>
                                    <a:pt x="51" y="204"/>
                                  </a:lnTo>
                                  <a:lnTo>
                                    <a:pt x="48" y="201"/>
                                  </a:lnTo>
                                  <a:lnTo>
                                    <a:pt x="45" y="201"/>
                                  </a:lnTo>
                                  <a:lnTo>
                                    <a:pt x="3" y="201"/>
                                  </a:lnTo>
                                  <a:lnTo>
                                    <a:pt x="0" y="204"/>
                                  </a:lnTo>
                                  <a:lnTo>
                                    <a:pt x="0" y="657"/>
                                  </a:lnTo>
                                  <a:lnTo>
                                    <a:pt x="3" y="660"/>
                                  </a:lnTo>
                                  <a:lnTo>
                                    <a:pt x="275" y="660"/>
                                  </a:lnTo>
                                  <a:lnTo>
                                    <a:pt x="278" y="657"/>
                                  </a:lnTo>
                                  <a:lnTo>
                                    <a:pt x="278" y="616"/>
                                  </a:lnTo>
                                  <a:close/>
                                  <a:moveTo>
                                    <a:pt x="1206" y="198"/>
                                  </a:moveTo>
                                  <a:lnTo>
                                    <a:pt x="1205" y="194"/>
                                  </a:lnTo>
                                  <a:lnTo>
                                    <a:pt x="1154" y="194"/>
                                  </a:lnTo>
                                  <a:lnTo>
                                    <a:pt x="1151" y="197"/>
                                  </a:lnTo>
                                  <a:lnTo>
                                    <a:pt x="1006" y="588"/>
                                  </a:lnTo>
                                  <a:lnTo>
                                    <a:pt x="1005" y="588"/>
                                  </a:lnTo>
                                  <a:lnTo>
                                    <a:pt x="863" y="202"/>
                                  </a:lnTo>
                                  <a:lnTo>
                                    <a:pt x="862" y="197"/>
                                  </a:lnTo>
                                  <a:lnTo>
                                    <a:pt x="859" y="194"/>
                                  </a:lnTo>
                                  <a:lnTo>
                                    <a:pt x="807" y="194"/>
                                  </a:lnTo>
                                  <a:lnTo>
                                    <a:pt x="806" y="198"/>
                                  </a:lnTo>
                                  <a:lnTo>
                                    <a:pt x="808" y="204"/>
                                  </a:lnTo>
                                  <a:lnTo>
                                    <a:pt x="975" y="648"/>
                                  </a:lnTo>
                                  <a:lnTo>
                                    <a:pt x="977" y="654"/>
                                  </a:lnTo>
                                  <a:lnTo>
                                    <a:pt x="980" y="655"/>
                                  </a:lnTo>
                                  <a:lnTo>
                                    <a:pt x="1031" y="655"/>
                                  </a:lnTo>
                                  <a:lnTo>
                                    <a:pt x="1033" y="654"/>
                                  </a:lnTo>
                                  <a:lnTo>
                                    <a:pt x="1036" y="648"/>
                                  </a:lnTo>
                                  <a:lnTo>
                                    <a:pt x="1205" y="204"/>
                                  </a:lnTo>
                                  <a:lnTo>
                                    <a:pt x="1206" y="198"/>
                                  </a:lnTo>
                                  <a:close/>
                                  <a:moveTo>
                                    <a:pt x="1501" y="6"/>
                                  </a:moveTo>
                                  <a:lnTo>
                                    <a:pt x="1500" y="0"/>
                                  </a:lnTo>
                                  <a:lnTo>
                                    <a:pt x="1457" y="0"/>
                                  </a:lnTo>
                                  <a:lnTo>
                                    <a:pt x="1454" y="7"/>
                                  </a:lnTo>
                                  <a:lnTo>
                                    <a:pt x="1396" y="119"/>
                                  </a:lnTo>
                                  <a:lnTo>
                                    <a:pt x="1394" y="125"/>
                                  </a:lnTo>
                                  <a:lnTo>
                                    <a:pt x="1394" y="131"/>
                                  </a:lnTo>
                                  <a:lnTo>
                                    <a:pt x="1428" y="131"/>
                                  </a:lnTo>
                                  <a:lnTo>
                                    <a:pt x="1429" y="129"/>
                                  </a:lnTo>
                                  <a:lnTo>
                                    <a:pt x="1432" y="125"/>
                                  </a:lnTo>
                                  <a:lnTo>
                                    <a:pt x="1498" y="11"/>
                                  </a:lnTo>
                                  <a:lnTo>
                                    <a:pt x="1501" y="6"/>
                                  </a:lnTo>
                                  <a:close/>
                                  <a:moveTo>
                                    <a:pt x="1596" y="618"/>
                                  </a:moveTo>
                                  <a:lnTo>
                                    <a:pt x="1594" y="614"/>
                                  </a:lnTo>
                                  <a:lnTo>
                                    <a:pt x="1593" y="612"/>
                                  </a:lnTo>
                                  <a:lnTo>
                                    <a:pt x="1579" y="579"/>
                                  </a:lnTo>
                                  <a:lnTo>
                                    <a:pt x="1577" y="575"/>
                                  </a:lnTo>
                                  <a:lnTo>
                                    <a:pt x="1574" y="574"/>
                                  </a:lnTo>
                                  <a:lnTo>
                                    <a:pt x="1570" y="577"/>
                                  </a:lnTo>
                                  <a:lnTo>
                                    <a:pt x="1549" y="590"/>
                                  </a:lnTo>
                                  <a:lnTo>
                                    <a:pt x="1522" y="601"/>
                                  </a:lnTo>
                                  <a:lnTo>
                                    <a:pt x="1492" y="609"/>
                                  </a:lnTo>
                                  <a:lnTo>
                                    <a:pt x="1456" y="612"/>
                                  </a:lnTo>
                                  <a:lnTo>
                                    <a:pt x="1389" y="598"/>
                                  </a:lnTo>
                                  <a:lnTo>
                                    <a:pt x="1334" y="560"/>
                                  </a:lnTo>
                                  <a:lnTo>
                                    <a:pt x="1296" y="500"/>
                                  </a:lnTo>
                                  <a:lnTo>
                                    <a:pt x="1282" y="423"/>
                                  </a:lnTo>
                                  <a:lnTo>
                                    <a:pt x="1296" y="351"/>
                                  </a:lnTo>
                                  <a:lnTo>
                                    <a:pt x="1333" y="292"/>
                                  </a:lnTo>
                                  <a:lnTo>
                                    <a:pt x="1388" y="252"/>
                                  </a:lnTo>
                                  <a:lnTo>
                                    <a:pt x="1455" y="237"/>
                                  </a:lnTo>
                                  <a:lnTo>
                                    <a:pt x="1491" y="240"/>
                                  </a:lnTo>
                                  <a:lnTo>
                                    <a:pt x="1521" y="248"/>
                                  </a:lnTo>
                                  <a:lnTo>
                                    <a:pt x="1547" y="259"/>
                                  </a:lnTo>
                                  <a:lnTo>
                                    <a:pt x="1568" y="270"/>
                                  </a:lnTo>
                                  <a:lnTo>
                                    <a:pt x="1572" y="272"/>
                                  </a:lnTo>
                                  <a:lnTo>
                                    <a:pt x="1575" y="273"/>
                                  </a:lnTo>
                                  <a:lnTo>
                                    <a:pt x="1577" y="268"/>
                                  </a:lnTo>
                                  <a:lnTo>
                                    <a:pt x="1592" y="237"/>
                                  </a:lnTo>
                                  <a:lnTo>
                                    <a:pt x="1593" y="235"/>
                                  </a:lnTo>
                                  <a:lnTo>
                                    <a:pt x="1594" y="231"/>
                                  </a:lnTo>
                                  <a:lnTo>
                                    <a:pt x="1593" y="227"/>
                                  </a:lnTo>
                                  <a:lnTo>
                                    <a:pt x="1589" y="225"/>
                                  </a:lnTo>
                                  <a:lnTo>
                                    <a:pt x="1564" y="211"/>
                                  </a:lnTo>
                                  <a:lnTo>
                                    <a:pt x="1534" y="200"/>
                                  </a:lnTo>
                                  <a:lnTo>
                                    <a:pt x="1499" y="191"/>
                                  </a:lnTo>
                                  <a:lnTo>
                                    <a:pt x="1456" y="188"/>
                                  </a:lnTo>
                                  <a:lnTo>
                                    <a:pt x="1385" y="200"/>
                                  </a:lnTo>
                                  <a:lnTo>
                                    <a:pt x="1322" y="234"/>
                                  </a:lnTo>
                                  <a:lnTo>
                                    <a:pt x="1273" y="285"/>
                                  </a:lnTo>
                                  <a:lnTo>
                                    <a:pt x="1241" y="349"/>
                                  </a:lnTo>
                                  <a:lnTo>
                                    <a:pt x="1229" y="423"/>
                                  </a:lnTo>
                                  <a:lnTo>
                                    <a:pt x="1241" y="503"/>
                                  </a:lnTo>
                                  <a:lnTo>
                                    <a:pt x="1272" y="569"/>
                                  </a:lnTo>
                                  <a:lnTo>
                                    <a:pt x="1320" y="618"/>
                                  </a:lnTo>
                                  <a:lnTo>
                                    <a:pt x="1382" y="649"/>
                                  </a:lnTo>
                                  <a:lnTo>
                                    <a:pt x="1455" y="660"/>
                                  </a:lnTo>
                                  <a:lnTo>
                                    <a:pt x="1498" y="657"/>
                                  </a:lnTo>
                                  <a:lnTo>
                                    <a:pt x="1535" y="649"/>
                                  </a:lnTo>
                                  <a:lnTo>
                                    <a:pt x="1565" y="637"/>
                                  </a:lnTo>
                                  <a:lnTo>
                                    <a:pt x="1591" y="623"/>
                                  </a:lnTo>
                                  <a:lnTo>
                                    <a:pt x="1595" y="620"/>
                                  </a:lnTo>
                                  <a:lnTo>
                                    <a:pt x="1596" y="6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9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shape_0" alt="Фигура56" style="position:absolute;margin-left:0pt;margin-top:-34.55pt;width:79.8pt;height:33.7pt" coordorigin="0,-691" coordsize="1596,674">
                  <v:shape id="shape_0" ID="Picture 348" stroked="f" o:allowincell="f" style="position:absolute;left:347;top:-511;width:377;height:231;mso-wrap-style:none;v-text-anchor:middle;mso-position-vertical:top" type="_x0000_t75">
                    <v:imagedata r:id="rId27" o:detectmouseclick="t"/>
                    <v:stroke color="#3465a4" joinstyle="round" endcap="flat"/>
                    <w10:wrap type="square"/>
                  </v:shape>
                </v:group>
              </w:pict>
            </mc:Fallback>
          </mc:AlternateContent>
        </w:r>
      </w:del>
      <w:del w:id="26" w:author="User" w:date="2023-04-17T13:55:00Z">
        <w:r>
          <w:rPr>
            <w:rFonts w:ascii="Times New Roman" w:hAnsi="Times New Roman"/>
            <w:spacing w:val="2"/>
          </w:rPr>
          <w:delText xml:space="preserve"> </w:delText>
        </w:r>
      </w:del>
      <w:del w:id="27" w:author="User" w:date="2023-04-17T13:55:00Z">
        <w:r>
          <w:rPr>
            <w:rFonts w:ascii="Times New Roman" w:hAnsi="Times New Roman"/>
            <w:spacing w:val="2"/>
          </w:rPr>
          <mc:AlternateContent>
            <mc:Choice Requires="wpg">
              <w:drawing>
                <wp:inline distT="0" distB="0" distL="0" distR="0" wp14:anchorId="09779D4E">
                  <wp:extent cx="197485" cy="292100"/>
                  <wp:effectExtent l="3810" t="8255" r="8255" b="4445"/>
                  <wp:docPr id="68" name="Фигура57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97640" cy="291960"/>
                            <a:chOff x="0" y="0"/>
                            <a:chExt cx="197640" cy="29196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197640" cy="291960"/>
                            </a:xfrm>
                            <a:custGeom>
                              <a:avLst/>
                              <a:gdLst>
                                <a:gd name="textAreaLeft" fmla="*/ 0 w 111960"/>
                                <a:gd name="textAreaRight" fmla="*/ 113040 w 111960"/>
                                <a:gd name="textAreaTop" fmla="*/ 0 h 165600"/>
                                <a:gd name="textAreaBottom" fmla="*/ 166680 h 1656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11" h="460">
                                  <a:moveTo>
                                    <a:pt x="308" y="0"/>
                                  </a:moveTo>
                                  <a:lnTo>
                                    <a:pt x="305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457"/>
                                  </a:lnTo>
                                  <a:lnTo>
                                    <a:pt x="3" y="459"/>
                                  </a:lnTo>
                                  <a:lnTo>
                                    <a:pt x="308" y="459"/>
                                  </a:lnTo>
                                  <a:lnTo>
                                    <a:pt x="310" y="457"/>
                                  </a:lnTo>
                                  <a:lnTo>
                                    <a:pt x="310" y="415"/>
                                  </a:lnTo>
                                  <a:lnTo>
                                    <a:pt x="308" y="411"/>
                                  </a:lnTo>
                                  <a:lnTo>
                                    <a:pt x="51" y="411"/>
                                  </a:lnTo>
                                  <a:lnTo>
                                    <a:pt x="51" y="253"/>
                                  </a:lnTo>
                                  <a:lnTo>
                                    <a:pt x="275" y="253"/>
                                  </a:lnTo>
                                  <a:lnTo>
                                    <a:pt x="277" y="250"/>
                                  </a:lnTo>
                                  <a:lnTo>
                                    <a:pt x="277" y="208"/>
                                  </a:lnTo>
                                  <a:lnTo>
                                    <a:pt x="275" y="206"/>
                                  </a:lnTo>
                                  <a:lnTo>
                                    <a:pt x="51" y="206"/>
                                  </a:lnTo>
                                  <a:lnTo>
                                    <a:pt x="51" y="48"/>
                                  </a:lnTo>
                                  <a:lnTo>
                                    <a:pt x="308" y="48"/>
                                  </a:lnTo>
                                  <a:lnTo>
                                    <a:pt x="310" y="45"/>
                                  </a:lnTo>
                                  <a:lnTo>
                                    <a:pt x="310" y="3"/>
                                  </a:lnTo>
                                  <a:lnTo>
                                    <a:pt x="30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9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shape_0" alt="Фигура57" style="position:absolute;margin-left:0pt;margin-top:-24.05pt;width:15.55pt;height:23pt" coordorigin="0,-481" coordsize="311,460"/>
              </w:pict>
            </mc:Fallback>
          </mc:AlternateContent>
        </w:r>
      </w:del>
      <w:del w:id="28" w:author="User" w:date="2023-04-17T13:55:00Z">
        <w:r>
          <w:rPr>
            <w:rFonts w:ascii="Times New Roman" w:hAnsi="Times New Roman"/>
            <w:spacing w:val="6"/>
            <w:position w:val="2"/>
          </w:rPr>
          <w:delText xml:space="preserve"> </w:delText>
        </w:r>
      </w:del>
      <w:del w:id="29" w:author="User" w:date="2023-04-17T13:55:00Z">
        <w:r>
          <w:rPr>
            <w:rFonts w:ascii="Times New Roman" w:hAnsi="Times New Roman"/>
            <w:spacing w:val="6"/>
            <w:position w:val="2"/>
          </w:rPr>
          <mc:AlternateContent>
            <mc:Choice Requires="wpg">
              <w:drawing>
                <wp:inline distT="0" distB="0" distL="0" distR="0" wp14:anchorId="4CDA6060">
                  <wp:extent cx="238760" cy="292100"/>
                  <wp:effectExtent l="1270" t="8255" r="7620" b="4445"/>
                  <wp:docPr id="69" name="Фигура58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38680" cy="291960"/>
                            <a:chOff x="0" y="0"/>
                            <a:chExt cx="238680" cy="29196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238680" cy="291960"/>
                            </a:xfrm>
                            <a:custGeom>
                              <a:avLst/>
                              <a:gdLst>
                                <a:gd name="textAreaLeft" fmla="*/ 0 w 135360"/>
                                <a:gd name="textAreaRight" fmla="*/ 136440 w 135360"/>
                                <a:gd name="textAreaTop" fmla="*/ 0 h 165600"/>
                                <a:gd name="textAreaBottom" fmla="*/ 166680 h 1656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76" h="460">
                                  <a:moveTo>
                                    <a:pt x="373" y="0"/>
                                  </a:moveTo>
                                  <a:lnTo>
                                    <a:pt x="329" y="0"/>
                                  </a:lnTo>
                                  <a:lnTo>
                                    <a:pt x="327" y="3"/>
                                  </a:lnTo>
                                  <a:lnTo>
                                    <a:pt x="327" y="7"/>
                                  </a:lnTo>
                                  <a:lnTo>
                                    <a:pt x="327" y="372"/>
                                  </a:lnTo>
                                  <a:lnTo>
                                    <a:pt x="53" y="7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456"/>
                                  </a:lnTo>
                                  <a:lnTo>
                                    <a:pt x="3" y="459"/>
                                  </a:lnTo>
                                  <a:lnTo>
                                    <a:pt x="46" y="459"/>
                                  </a:lnTo>
                                  <a:lnTo>
                                    <a:pt x="48" y="456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322" y="452"/>
                                  </a:lnTo>
                                  <a:lnTo>
                                    <a:pt x="326" y="458"/>
                                  </a:lnTo>
                                  <a:lnTo>
                                    <a:pt x="329" y="459"/>
                                  </a:lnTo>
                                  <a:lnTo>
                                    <a:pt x="373" y="459"/>
                                  </a:lnTo>
                                  <a:lnTo>
                                    <a:pt x="376" y="456"/>
                                  </a:lnTo>
                                  <a:lnTo>
                                    <a:pt x="376" y="3"/>
                                  </a:lnTo>
                                  <a:lnTo>
                                    <a:pt x="3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9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shape_0" alt="Фигура58" style="position:absolute;margin-left:0pt;margin-top:-24.05pt;width:18.8pt;height:23pt" coordorigin="0,-481" coordsize="376,460"/>
              </w:pict>
            </mc:Fallback>
          </mc:AlternateContent>
        </w:r>
      </w:del>
      <w:del w:id="30" w:author="User" w:date="2023-04-17T13:55:00Z">
        <w:r>
          <w:rPr>
            <w:spacing w:val="6"/>
            <w:position w:val="2"/>
          </w:rPr>
          <w:tab/>
        </w:r>
      </w:del>
      <w:del w:id="31" w:author="User" w:date="2023-04-17T13:55:00Z">
        <w:r>
          <w:rPr>
            <w:spacing w:val="6"/>
            <w:position w:val="2"/>
          </w:rPr>
          <mc:AlternateContent>
            <mc:Choice Requires="wpg">
              <w:drawing>
                <wp:inline distT="0" distB="0" distL="0" distR="0" wp14:anchorId="70B00EB3">
                  <wp:extent cx="206375" cy="292100"/>
                  <wp:effectExtent l="3810" t="6985" r="0" b="5715"/>
                  <wp:docPr id="70" name="Фигура59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06280" cy="291960"/>
                            <a:chOff x="0" y="0"/>
                            <a:chExt cx="206280" cy="29196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206280" cy="291960"/>
                            </a:xfrm>
                            <a:custGeom>
                              <a:avLst/>
                              <a:gdLst>
                                <a:gd name="textAreaLeft" fmla="*/ 0 w 117000"/>
                                <a:gd name="textAreaRight" fmla="*/ 118080 w 117000"/>
                                <a:gd name="textAreaTop" fmla="*/ 0 h 165600"/>
                                <a:gd name="textAreaBottom" fmla="*/ 166680 h 1656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25" h="460">
                                  <a:moveTo>
                                    <a:pt x="147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456"/>
                                  </a:lnTo>
                                  <a:lnTo>
                                    <a:pt x="3" y="459"/>
                                  </a:lnTo>
                                  <a:lnTo>
                                    <a:pt x="181" y="459"/>
                                  </a:lnTo>
                                  <a:lnTo>
                                    <a:pt x="234" y="452"/>
                                  </a:lnTo>
                                  <a:lnTo>
                                    <a:pt x="280" y="430"/>
                                  </a:lnTo>
                                  <a:lnTo>
                                    <a:pt x="292" y="415"/>
                                  </a:lnTo>
                                  <a:lnTo>
                                    <a:pt x="51" y="415"/>
                                  </a:lnTo>
                                  <a:lnTo>
                                    <a:pt x="51" y="247"/>
                                  </a:lnTo>
                                  <a:lnTo>
                                    <a:pt x="286" y="247"/>
                                  </a:lnTo>
                                  <a:lnTo>
                                    <a:pt x="271" y="235"/>
                                  </a:lnTo>
                                  <a:lnTo>
                                    <a:pt x="231" y="220"/>
                                  </a:lnTo>
                                  <a:lnTo>
                                    <a:pt x="231" y="218"/>
                                  </a:lnTo>
                                  <a:lnTo>
                                    <a:pt x="251" y="204"/>
                                  </a:lnTo>
                                  <a:lnTo>
                                    <a:pt x="51" y="204"/>
                                  </a:lnTo>
                                  <a:lnTo>
                                    <a:pt x="51" y="44"/>
                                  </a:lnTo>
                                  <a:lnTo>
                                    <a:pt x="263" y="44"/>
                                  </a:lnTo>
                                  <a:lnTo>
                                    <a:pt x="261" y="41"/>
                                  </a:lnTo>
                                  <a:lnTo>
                                    <a:pt x="242" y="25"/>
                                  </a:lnTo>
                                  <a:lnTo>
                                    <a:pt x="220" y="13"/>
                                  </a:lnTo>
                                  <a:lnTo>
                                    <a:pt x="196" y="5"/>
                                  </a:lnTo>
                                  <a:lnTo>
                                    <a:pt x="171" y="1"/>
                                  </a:lnTo>
                                  <a:lnTo>
                                    <a:pt x="147" y="0"/>
                                  </a:lnTo>
                                  <a:close/>
                                  <a:moveTo>
                                    <a:pt x="286" y="247"/>
                                  </a:moveTo>
                                  <a:lnTo>
                                    <a:pt x="152" y="247"/>
                                  </a:lnTo>
                                  <a:lnTo>
                                    <a:pt x="179" y="248"/>
                                  </a:lnTo>
                                  <a:lnTo>
                                    <a:pt x="202" y="250"/>
                                  </a:lnTo>
                                  <a:lnTo>
                                    <a:pt x="219" y="254"/>
                                  </a:lnTo>
                                  <a:lnTo>
                                    <a:pt x="234" y="261"/>
                                  </a:lnTo>
                                  <a:lnTo>
                                    <a:pt x="251" y="274"/>
                                  </a:lnTo>
                                  <a:lnTo>
                                    <a:pt x="263" y="290"/>
                                  </a:lnTo>
                                  <a:lnTo>
                                    <a:pt x="270" y="309"/>
                                  </a:lnTo>
                                  <a:lnTo>
                                    <a:pt x="273" y="330"/>
                                  </a:lnTo>
                                  <a:lnTo>
                                    <a:pt x="269" y="357"/>
                                  </a:lnTo>
                                  <a:lnTo>
                                    <a:pt x="260" y="378"/>
                                  </a:lnTo>
                                  <a:lnTo>
                                    <a:pt x="245" y="394"/>
                                  </a:lnTo>
                                  <a:lnTo>
                                    <a:pt x="226" y="405"/>
                                  </a:lnTo>
                                  <a:lnTo>
                                    <a:pt x="214" y="410"/>
                                  </a:lnTo>
                                  <a:lnTo>
                                    <a:pt x="200" y="413"/>
                                  </a:lnTo>
                                  <a:lnTo>
                                    <a:pt x="186" y="415"/>
                                  </a:lnTo>
                                  <a:lnTo>
                                    <a:pt x="171" y="415"/>
                                  </a:lnTo>
                                  <a:lnTo>
                                    <a:pt x="292" y="415"/>
                                  </a:lnTo>
                                  <a:lnTo>
                                    <a:pt x="312" y="392"/>
                                  </a:lnTo>
                                  <a:lnTo>
                                    <a:pt x="324" y="336"/>
                                  </a:lnTo>
                                  <a:lnTo>
                                    <a:pt x="318" y="294"/>
                                  </a:lnTo>
                                  <a:lnTo>
                                    <a:pt x="300" y="260"/>
                                  </a:lnTo>
                                  <a:lnTo>
                                    <a:pt x="286" y="247"/>
                                  </a:lnTo>
                                  <a:close/>
                                  <a:moveTo>
                                    <a:pt x="263" y="44"/>
                                  </a:moveTo>
                                  <a:lnTo>
                                    <a:pt x="149" y="44"/>
                                  </a:lnTo>
                                  <a:lnTo>
                                    <a:pt x="164" y="45"/>
                                  </a:lnTo>
                                  <a:lnTo>
                                    <a:pt x="178" y="47"/>
                                  </a:lnTo>
                                  <a:lnTo>
                                    <a:pt x="191" y="52"/>
                                  </a:lnTo>
                                  <a:lnTo>
                                    <a:pt x="204" y="59"/>
                                  </a:lnTo>
                                  <a:lnTo>
                                    <a:pt x="218" y="70"/>
                                  </a:lnTo>
                                  <a:lnTo>
                                    <a:pt x="228" y="85"/>
                                  </a:lnTo>
                                  <a:lnTo>
                                    <a:pt x="235" y="103"/>
                                  </a:lnTo>
                                  <a:lnTo>
                                    <a:pt x="238" y="125"/>
                                  </a:lnTo>
                                  <a:lnTo>
                                    <a:pt x="235" y="149"/>
                                  </a:lnTo>
                                  <a:lnTo>
                                    <a:pt x="228" y="168"/>
                                  </a:lnTo>
                                  <a:lnTo>
                                    <a:pt x="216" y="183"/>
                                  </a:lnTo>
                                  <a:lnTo>
                                    <a:pt x="202" y="194"/>
                                  </a:lnTo>
                                  <a:lnTo>
                                    <a:pt x="189" y="199"/>
                                  </a:lnTo>
                                  <a:lnTo>
                                    <a:pt x="175" y="203"/>
                                  </a:lnTo>
                                  <a:lnTo>
                                    <a:pt x="159" y="204"/>
                                  </a:lnTo>
                                  <a:lnTo>
                                    <a:pt x="143" y="204"/>
                                  </a:lnTo>
                                  <a:lnTo>
                                    <a:pt x="251" y="204"/>
                                  </a:lnTo>
                                  <a:lnTo>
                                    <a:pt x="254" y="202"/>
                                  </a:lnTo>
                                  <a:lnTo>
                                    <a:pt x="273" y="181"/>
                                  </a:lnTo>
                                  <a:lnTo>
                                    <a:pt x="284" y="152"/>
                                  </a:lnTo>
                                  <a:lnTo>
                                    <a:pt x="289" y="117"/>
                                  </a:lnTo>
                                  <a:lnTo>
                                    <a:pt x="285" y="87"/>
                                  </a:lnTo>
                                  <a:lnTo>
                                    <a:pt x="276" y="62"/>
                                  </a:lnTo>
                                  <a:lnTo>
                                    <a:pt x="263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9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shape_0" alt="Фигура59" style="position:absolute;margin-left:0pt;margin-top:-24.05pt;width:16.25pt;height:23pt" coordorigin="0,-481" coordsize="325,460"/>
              </w:pict>
            </mc:Fallback>
          </mc:AlternateContent>
        </w:r>
      </w:del>
      <w:del w:id="32" w:author="User" w:date="2023-04-17T13:55:00Z">
        <w:r>
          <w:rPr>
            <w:rFonts w:ascii="Times New Roman" w:hAnsi="Times New Roman"/>
            <w:spacing w:val="27"/>
            <w:position w:val="2"/>
          </w:rPr>
          <w:delText xml:space="preserve"> </w:delText>
        </w:r>
      </w:del>
      <w:del w:id="33" w:author="User" w:date="2023-04-17T13:55:00Z">
        <w:r>
          <w:rPr>
            <w:rFonts w:ascii="Times New Roman" w:hAnsi="Times New Roman"/>
            <w:spacing w:val="27"/>
            <w:position w:val="2"/>
          </w:rPr>
          <mc:AlternateContent>
            <mc:Choice Requires="wpg">
              <w:drawing>
                <wp:inline distT="0" distB="0" distL="0" distR="0" wp14:anchorId="2D30E256">
                  <wp:extent cx="220345" cy="295910"/>
                  <wp:effectExtent l="8890" t="8255" r="8890" b="635"/>
                  <wp:docPr id="71" name="Фигура60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20320" cy="295920"/>
                            <a:chOff x="0" y="0"/>
                            <a:chExt cx="220320" cy="29592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220320" cy="295920"/>
                            </a:xfrm>
                            <a:custGeom>
                              <a:avLst/>
                              <a:gdLst>
                                <a:gd name="textAreaLeft" fmla="*/ 0 w 124920"/>
                                <a:gd name="textAreaRight" fmla="*/ 126000 w 124920"/>
                                <a:gd name="textAreaTop" fmla="*/ 0 h 167760"/>
                                <a:gd name="textAreaBottom" fmla="*/ 168840 h 1677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47" h="466">
                                  <a:moveTo>
                                    <a:pt x="173" y="0"/>
                                  </a:moveTo>
                                  <a:lnTo>
                                    <a:pt x="137" y="4"/>
                                  </a:lnTo>
                                  <a:lnTo>
                                    <a:pt x="105" y="14"/>
                                  </a:lnTo>
                                  <a:lnTo>
                                    <a:pt x="77" y="30"/>
                                  </a:lnTo>
                                  <a:lnTo>
                                    <a:pt x="54" y="51"/>
                                  </a:lnTo>
                                  <a:lnTo>
                                    <a:pt x="30" y="82"/>
                                  </a:lnTo>
                                  <a:lnTo>
                                    <a:pt x="13" y="118"/>
                                  </a:lnTo>
                                  <a:lnTo>
                                    <a:pt x="3" y="158"/>
                                  </a:lnTo>
                                  <a:lnTo>
                                    <a:pt x="0" y="198"/>
                                  </a:lnTo>
                                  <a:lnTo>
                                    <a:pt x="0" y="463"/>
                                  </a:lnTo>
                                  <a:lnTo>
                                    <a:pt x="3" y="465"/>
                                  </a:lnTo>
                                  <a:lnTo>
                                    <a:pt x="48" y="465"/>
                                  </a:lnTo>
                                  <a:lnTo>
                                    <a:pt x="51" y="463"/>
                                  </a:lnTo>
                                  <a:lnTo>
                                    <a:pt x="51" y="305"/>
                                  </a:lnTo>
                                  <a:lnTo>
                                    <a:pt x="347" y="305"/>
                                  </a:lnTo>
                                  <a:lnTo>
                                    <a:pt x="347" y="258"/>
                                  </a:lnTo>
                                  <a:lnTo>
                                    <a:pt x="51" y="258"/>
                                  </a:lnTo>
                                  <a:lnTo>
                                    <a:pt x="51" y="198"/>
                                  </a:lnTo>
                                  <a:lnTo>
                                    <a:pt x="53" y="168"/>
                                  </a:lnTo>
                                  <a:lnTo>
                                    <a:pt x="60" y="139"/>
                                  </a:lnTo>
                                  <a:lnTo>
                                    <a:pt x="71" y="112"/>
                                  </a:lnTo>
                                  <a:lnTo>
                                    <a:pt x="85" y="90"/>
                                  </a:lnTo>
                                  <a:lnTo>
                                    <a:pt x="103" y="73"/>
                                  </a:lnTo>
                                  <a:lnTo>
                                    <a:pt x="124" y="61"/>
                                  </a:lnTo>
                                  <a:lnTo>
                                    <a:pt x="147" y="53"/>
                                  </a:lnTo>
                                  <a:lnTo>
                                    <a:pt x="173" y="50"/>
                                  </a:lnTo>
                                  <a:lnTo>
                                    <a:pt x="292" y="50"/>
                                  </a:lnTo>
                                  <a:lnTo>
                                    <a:pt x="270" y="30"/>
                                  </a:lnTo>
                                  <a:lnTo>
                                    <a:pt x="242" y="14"/>
                                  </a:lnTo>
                                  <a:lnTo>
                                    <a:pt x="210" y="4"/>
                                  </a:lnTo>
                                  <a:lnTo>
                                    <a:pt x="173" y="0"/>
                                  </a:lnTo>
                                  <a:close/>
                                  <a:moveTo>
                                    <a:pt x="347" y="305"/>
                                  </a:moveTo>
                                  <a:lnTo>
                                    <a:pt x="296" y="305"/>
                                  </a:lnTo>
                                  <a:lnTo>
                                    <a:pt x="296" y="463"/>
                                  </a:lnTo>
                                  <a:lnTo>
                                    <a:pt x="299" y="465"/>
                                  </a:lnTo>
                                  <a:lnTo>
                                    <a:pt x="344" y="465"/>
                                  </a:lnTo>
                                  <a:lnTo>
                                    <a:pt x="347" y="463"/>
                                  </a:lnTo>
                                  <a:lnTo>
                                    <a:pt x="347" y="305"/>
                                  </a:lnTo>
                                  <a:close/>
                                  <a:moveTo>
                                    <a:pt x="292" y="50"/>
                                  </a:moveTo>
                                  <a:lnTo>
                                    <a:pt x="173" y="50"/>
                                  </a:lnTo>
                                  <a:lnTo>
                                    <a:pt x="200" y="53"/>
                                  </a:lnTo>
                                  <a:lnTo>
                                    <a:pt x="223" y="61"/>
                                  </a:lnTo>
                                  <a:lnTo>
                                    <a:pt x="244" y="73"/>
                                  </a:lnTo>
                                  <a:lnTo>
                                    <a:pt x="261" y="90"/>
                                  </a:lnTo>
                                  <a:lnTo>
                                    <a:pt x="276" y="112"/>
                                  </a:lnTo>
                                  <a:lnTo>
                                    <a:pt x="287" y="139"/>
                                  </a:lnTo>
                                  <a:lnTo>
                                    <a:pt x="293" y="168"/>
                                  </a:lnTo>
                                  <a:lnTo>
                                    <a:pt x="295" y="198"/>
                                  </a:lnTo>
                                  <a:lnTo>
                                    <a:pt x="296" y="258"/>
                                  </a:lnTo>
                                  <a:lnTo>
                                    <a:pt x="347" y="258"/>
                                  </a:lnTo>
                                  <a:lnTo>
                                    <a:pt x="347" y="198"/>
                                  </a:lnTo>
                                  <a:lnTo>
                                    <a:pt x="343" y="158"/>
                                  </a:lnTo>
                                  <a:lnTo>
                                    <a:pt x="334" y="118"/>
                                  </a:lnTo>
                                  <a:lnTo>
                                    <a:pt x="317" y="82"/>
                                  </a:lnTo>
                                  <a:lnTo>
                                    <a:pt x="293" y="51"/>
                                  </a:lnTo>
                                  <a:lnTo>
                                    <a:pt x="292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9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shape_0" alt="Фигура60" style="position:absolute;margin-left:0pt;margin-top:-24.05pt;width:17.35pt;height:23.3pt" coordorigin="0,-481" coordsize="347,466"/>
              </w:pict>
            </mc:Fallback>
          </mc:AlternateContent>
        </w:r>
      </w:del>
      <w:del w:id="34" w:author="User" w:date="2023-04-17T13:55:00Z">
        <w:r>
          <w:rPr>
            <w:rFonts w:ascii="Times New Roman" w:hAnsi="Times New Roman"/>
            <w:spacing w:val="36"/>
            <w:position w:val="2"/>
          </w:rPr>
          <w:delText xml:space="preserve"> </w:delText>
        </w:r>
      </w:del>
      <w:del w:id="35" w:author="User" w:date="2023-04-17T13:55:00Z">
        <w:r>
          <w:rPr>
            <w:rFonts w:ascii="Times New Roman" w:hAnsi="Times New Roman"/>
            <w:spacing w:val="36"/>
            <w:position w:val="2"/>
          </w:rPr>
          <mc:AlternateContent>
            <mc:Choice Requires="wpg">
              <w:drawing>
                <wp:inline distT="0" distB="0" distL="0" distR="0" wp14:anchorId="4767DA14">
                  <wp:extent cx="238760" cy="292100"/>
                  <wp:effectExtent l="6350" t="8255" r="2540" b="4445"/>
                  <wp:docPr id="72" name="Фигура61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38680" cy="291960"/>
                            <a:chOff x="0" y="0"/>
                            <a:chExt cx="238680" cy="29196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238680" cy="291960"/>
                            </a:xfrm>
                            <a:custGeom>
                              <a:avLst/>
                              <a:gdLst>
                                <a:gd name="textAreaLeft" fmla="*/ 0 w 135360"/>
                                <a:gd name="textAreaRight" fmla="*/ 136440 w 135360"/>
                                <a:gd name="textAreaTop" fmla="*/ 0 h 165600"/>
                                <a:gd name="textAreaBottom" fmla="*/ 166680 h 1656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76" h="460">
                                  <a:moveTo>
                                    <a:pt x="373" y="0"/>
                                  </a:moveTo>
                                  <a:lnTo>
                                    <a:pt x="329" y="0"/>
                                  </a:lnTo>
                                  <a:lnTo>
                                    <a:pt x="327" y="3"/>
                                  </a:lnTo>
                                  <a:lnTo>
                                    <a:pt x="327" y="7"/>
                                  </a:lnTo>
                                  <a:lnTo>
                                    <a:pt x="327" y="372"/>
                                  </a:lnTo>
                                  <a:lnTo>
                                    <a:pt x="53" y="7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456"/>
                                  </a:lnTo>
                                  <a:lnTo>
                                    <a:pt x="3" y="459"/>
                                  </a:lnTo>
                                  <a:lnTo>
                                    <a:pt x="46" y="459"/>
                                  </a:lnTo>
                                  <a:lnTo>
                                    <a:pt x="48" y="456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326" y="458"/>
                                  </a:lnTo>
                                  <a:lnTo>
                                    <a:pt x="329" y="459"/>
                                  </a:lnTo>
                                  <a:lnTo>
                                    <a:pt x="373" y="459"/>
                                  </a:lnTo>
                                  <a:lnTo>
                                    <a:pt x="376" y="456"/>
                                  </a:lnTo>
                                  <a:lnTo>
                                    <a:pt x="376" y="3"/>
                                  </a:lnTo>
                                  <a:lnTo>
                                    <a:pt x="3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9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shape_0" alt="Фигура61" style="position:absolute;margin-left:0pt;margin-top:-24.05pt;width:18.8pt;height:23pt" coordorigin="0,-481" coordsize="376,460"/>
              </w:pict>
            </mc:Fallback>
          </mc:AlternateContent>
        </w:r>
      </w:del>
      <w:del w:id="36" w:author="User" w:date="2023-04-17T13:55:00Z">
        <w:r>
          <w:rPr>
            <w:rFonts w:ascii="Times New Roman" w:hAnsi="Times New Roman"/>
            <w:spacing w:val="36"/>
            <w:position w:val="2"/>
          </w:rPr>
          <w:delText xml:space="preserve"> </w:delText>
        </w:r>
      </w:del>
      <w:del w:id="37" w:author="User" w:date="2023-04-17T13:55:00Z">
        <w:r>
          <w:rPr>
            <w:rFonts w:ascii="Times New Roman" w:hAnsi="Times New Roman"/>
            <w:spacing w:val="36"/>
            <w:position w:val="2"/>
          </w:rPr>
          <mc:AlternateContent>
            <mc:Choice Requires="wpg">
              <w:drawing>
                <wp:inline distT="0" distB="0" distL="0" distR="0" wp14:anchorId="76260D20">
                  <wp:extent cx="208915" cy="292100"/>
                  <wp:effectExtent l="3810" t="8255" r="6350" b="4445"/>
                  <wp:docPr id="73" name="Фигура62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08800" cy="291960"/>
                            <a:chOff x="0" y="0"/>
                            <a:chExt cx="208800" cy="29196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208800" cy="291960"/>
                            </a:xfrm>
                            <a:custGeom>
                              <a:avLst/>
                              <a:gdLst>
                                <a:gd name="textAreaLeft" fmla="*/ 0 w 118440"/>
                                <a:gd name="textAreaRight" fmla="*/ 119520 w 118440"/>
                                <a:gd name="textAreaTop" fmla="*/ 0 h 165600"/>
                                <a:gd name="textAreaBottom" fmla="*/ 166680 h 1656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29" h="460">
                                  <a:moveTo>
                                    <a:pt x="317" y="0"/>
                                  </a:moveTo>
                                  <a:lnTo>
                                    <a:pt x="257" y="0"/>
                                  </a:lnTo>
                                  <a:lnTo>
                                    <a:pt x="254" y="2"/>
                                  </a:lnTo>
                                  <a:lnTo>
                                    <a:pt x="250" y="7"/>
                                  </a:lnTo>
                                  <a:lnTo>
                                    <a:pt x="51" y="221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456"/>
                                  </a:lnTo>
                                  <a:lnTo>
                                    <a:pt x="3" y="459"/>
                                  </a:lnTo>
                                  <a:lnTo>
                                    <a:pt x="48" y="459"/>
                                  </a:lnTo>
                                  <a:lnTo>
                                    <a:pt x="51" y="456"/>
                                  </a:lnTo>
                                  <a:lnTo>
                                    <a:pt x="51" y="290"/>
                                  </a:lnTo>
                                  <a:lnTo>
                                    <a:pt x="97" y="241"/>
                                  </a:lnTo>
                                  <a:lnTo>
                                    <a:pt x="264" y="453"/>
                                  </a:lnTo>
                                  <a:lnTo>
                                    <a:pt x="268" y="458"/>
                                  </a:lnTo>
                                  <a:lnTo>
                                    <a:pt x="270" y="459"/>
                                  </a:lnTo>
                                  <a:lnTo>
                                    <a:pt x="329" y="459"/>
                                  </a:lnTo>
                                  <a:lnTo>
                                    <a:pt x="329" y="453"/>
                                  </a:lnTo>
                                  <a:lnTo>
                                    <a:pt x="133" y="202"/>
                                  </a:lnTo>
                                  <a:lnTo>
                                    <a:pt x="319" y="5"/>
                                  </a:lnTo>
                                  <a:lnTo>
                                    <a:pt x="3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9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shape_0" alt="Фигура62" style="position:absolute;margin-left:0pt;margin-top:-24.05pt;width:16.45pt;height:23pt" coordorigin="0,-481" coordsize="329,460"/>
              </w:pict>
            </mc:Fallback>
          </mc:AlternateContent>
        </w:r>
      </w:del>
      <w:del w:id="38" w:author="User" w:date="2023-04-17T13:55:00Z">
        <w:r>
          <w:rPr>
            <w:rFonts w:ascii="Times New Roman" w:hAnsi="Times New Roman"/>
            <w:spacing w:val="12"/>
            <w:position w:val="2"/>
          </w:rPr>
          <w:delText xml:space="preserve"> </w:delText>
        </w:r>
      </w:del>
      <w:del w:id="39" w:author="User" w:date="2023-04-17T13:55:00Z">
        <w:r>
          <w:rPr>
            <w:rFonts w:ascii="Times New Roman" w:hAnsi="Times New Roman"/>
            <w:spacing w:val="12"/>
            <w:position w:val="2"/>
          </w:rPr>
          <mc:AlternateContent>
            <mc:Choice Requires="wpg">
              <w:drawing>
                <wp:inline distT="0" distB="0" distL="0" distR="0" wp14:anchorId="2CD278FD">
                  <wp:extent cx="483235" cy="295910"/>
                  <wp:effectExtent l="5080" t="8255" r="0" b="635"/>
                  <wp:docPr id="74" name="Фигура63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83120" cy="295920"/>
                            <a:chOff x="0" y="0"/>
                            <a:chExt cx="483120" cy="295920"/>
                          </a:xfrm>
                        </wpg:grpSpPr>
                        <pic:pic xmlns:pic="http://schemas.openxmlformats.org/drawingml/2006/picture">
                          <pic:nvPicPr>
                            <pic:cNvPr id="9" name="Picture 333" descr=""/>
                            <pic:cNvPicPr/>
                          </pic:nvPicPr>
                          <pic:blipFill>
                            <a:blip r:embed="rId28"/>
                            <a:stretch/>
                          </pic:blipFill>
                          <pic:spPr>
                            <a:xfrm>
                              <a:off x="261000" y="1800"/>
                              <a:ext cx="222120" cy="13140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wps:wsp>
                          <wps:cNvSpPr/>
                          <wps:spPr>
                            <a:xfrm>
                              <a:off x="0" y="0"/>
                              <a:ext cx="219240" cy="295920"/>
                            </a:xfrm>
                            <a:custGeom>
                              <a:avLst/>
                              <a:gdLst>
                                <a:gd name="textAreaLeft" fmla="*/ 0 w 124200"/>
                                <a:gd name="textAreaRight" fmla="*/ 125280 w 124200"/>
                                <a:gd name="textAreaTop" fmla="*/ 0 h 167760"/>
                                <a:gd name="textAreaBottom" fmla="*/ 168840 h 1677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47" h="466">
                                  <a:moveTo>
                                    <a:pt x="173" y="0"/>
                                  </a:moveTo>
                                  <a:lnTo>
                                    <a:pt x="137" y="4"/>
                                  </a:lnTo>
                                  <a:lnTo>
                                    <a:pt x="105" y="14"/>
                                  </a:lnTo>
                                  <a:lnTo>
                                    <a:pt x="77" y="30"/>
                                  </a:lnTo>
                                  <a:lnTo>
                                    <a:pt x="54" y="51"/>
                                  </a:lnTo>
                                  <a:lnTo>
                                    <a:pt x="30" y="82"/>
                                  </a:lnTo>
                                  <a:lnTo>
                                    <a:pt x="13" y="118"/>
                                  </a:lnTo>
                                  <a:lnTo>
                                    <a:pt x="3" y="158"/>
                                  </a:lnTo>
                                  <a:lnTo>
                                    <a:pt x="0" y="198"/>
                                  </a:lnTo>
                                  <a:lnTo>
                                    <a:pt x="0" y="463"/>
                                  </a:lnTo>
                                  <a:lnTo>
                                    <a:pt x="3" y="465"/>
                                  </a:lnTo>
                                  <a:lnTo>
                                    <a:pt x="48" y="465"/>
                                  </a:lnTo>
                                  <a:lnTo>
                                    <a:pt x="51" y="463"/>
                                  </a:lnTo>
                                  <a:lnTo>
                                    <a:pt x="51" y="305"/>
                                  </a:lnTo>
                                  <a:lnTo>
                                    <a:pt x="347" y="305"/>
                                  </a:lnTo>
                                  <a:lnTo>
                                    <a:pt x="347" y="258"/>
                                  </a:lnTo>
                                  <a:lnTo>
                                    <a:pt x="51" y="258"/>
                                  </a:lnTo>
                                  <a:lnTo>
                                    <a:pt x="51" y="198"/>
                                  </a:lnTo>
                                  <a:lnTo>
                                    <a:pt x="53" y="168"/>
                                  </a:lnTo>
                                  <a:lnTo>
                                    <a:pt x="60" y="139"/>
                                  </a:lnTo>
                                  <a:lnTo>
                                    <a:pt x="71" y="112"/>
                                  </a:lnTo>
                                  <a:lnTo>
                                    <a:pt x="85" y="90"/>
                                  </a:lnTo>
                                  <a:lnTo>
                                    <a:pt x="103" y="73"/>
                                  </a:lnTo>
                                  <a:lnTo>
                                    <a:pt x="124" y="61"/>
                                  </a:lnTo>
                                  <a:lnTo>
                                    <a:pt x="147" y="53"/>
                                  </a:lnTo>
                                  <a:lnTo>
                                    <a:pt x="173" y="50"/>
                                  </a:lnTo>
                                  <a:lnTo>
                                    <a:pt x="292" y="50"/>
                                  </a:lnTo>
                                  <a:lnTo>
                                    <a:pt x="270" y="30"/>
                                  </a:lnTo>
                                  <a:lnTo>
                                    <a:pt x="242" y="14"/>
                                  </a:lnTo>
                                  <a:lnTo>
                                    <a:pt x="210" y="4"/>
                                  </a:lnTo>
                                  <a:lnTo>
                                    <a:pt x="173" y="0"/>
                                  </a:lnTo>
                                  <a:close/>
                                  <a:moveTo>
                                    <a:pt x="347" y="305"/>
                                  </a:moveTo>
                                  <a:lnTo>
                                    <a:pt x="296" y="305"/>
                                  </a:lnTo>
                                  <a:lnTo>
                                    <a:pt x="296" y="463"/>
                                  </a:lnTo>
                                  <a:lnTo>
                                    <a:pt x="299" y="465"/>
                                  </a:lnTo>
                                  <a:lnTo>
                                    <a:pt x="344" y="465"/>
                                  </a:lnTo>
                                  <a:lnTo>
                                    <a:pt x="347" y="463"/>
                                  </a:lnTo>
                                  <a:lnTo>
                                    <a:pt x="347" y="305"/>
                                  </a:lnTo>
                                  <a:close/>
                                  <a:moveTo>
                                    <a:pt x="292" y="50"/>
                                  </a:moveTo>
                                  <a:lnTo>
                                    <a:pt x="173" y="50"/>
                                  </a:lnTo>
                                  <a:lnTo>
                                    <a:pt x="200" y="53"/>
                                  </a:lnTo>
                                  <a:lnTo>
                                    <a:pt x="223" y="61"/>
                                  </a:lnTo>
                                  <a:lnTo>
                                    <a:pt x="244" y="73"/>
                                  </a:lnTo>
                                  <a:lnTo>
                                    <a:pt x="261" y="90"/>
                                  </a:lnTo>
                                  <a:lnTo>
                                    <a:pt x="276" y="112"/>
                                  </a:lnTo>
                                  <a:lnTo>
                                    <a:pt x="287" y="139"/>
                                  </a:lnTo>
                                  <a:lnTo>
                                    <a:pt x="293" y="168"/>
                                  </a:lnTo>
                                  <a:lnTo>
                                    <a:pt x="295" y="198"/>
                                  </a:lnTo>
                                  <a:lnTo>
                                    <a:pt x="296" y="258"/>
                                  </a:lnTo>
                                  <a:lnTo>
                                    <a:pt x="347" y="258"/>
                                  </a:lnTo>
                                  <a:lnTo>
                                    <a:pt x="347" y="198"/>
                                  </a:lnTo>
                                  <a:lnTo>
                                    <a:pt x="343" y="158"/>
                                  </a:lnTo>
                                  <a:lnTo>
                                    <a:pt x="334" y="118"/>
                                  </a:lnTo>
                                  <a:lnTo>
                                    <a:pt x="317" y="82"/>
                                  </a:lnTo>
                                  <a:lnTo>
                                    <a:pt x="293" y="51"/>
                                  </a:lnTo>
                                  <a:lnTo>
                                    <a:pt x="292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9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shape_0" alt="Фигура63" style="position:absolute;margin-left:0pt;margin-top:-24.05pt;width:38.05pt;height:23.3pt" coordorigin="0,-481" coordsize="761,466">
                  <v:shape id="shape_0" ID="Picture 333" stroked="f" o:allowincell="f" style="position:absolute;left:411;top:-478;width:349;height:206;mso-wrap-style:none;v-text-anchor:middle;mso-position-vertical:top" type="_x0000_t75">
                    <v:imagedata r:id="rId29" o:detectmouseclick="t"/>
                    <v:stroke color="#3465a4" joinstyle="round" endcap="flat"/>
                    <w10:wrap type="square"/>
                  </v:shape>
                </v:group>
              </w:pict>
            </mc:Fallback>
          </mc:AlternateContent>
        </w:r>
      </w:del>
    </w:p>
    <w:p>
      <w:pPr>
        <w:pStyle w:val="Normal"/>
        <w:spacing w:lineRule="exact" w:line="208"/>
        <w:rPr>
          <w:del w:id="42" w:author="User" w:date="2023-04-17T13:55:00Z"/>
        </w:rPr>
      </w:pPr>
      <w:del w:id="41" w:author="User" w:date="2023-04-17T13:55:00Z">
        <w:r>
          <w:rPr/>
        </w:r>
      </w:del>
    </w:p>
    <w:p>
      <w:pPr>
        <w:pStyle w:val="Normal"/>
        <w:spacing w:lineRule="exact" w:line="208"/>
        <w:rPr/>
      </w:pPr>
      <w:r>
        <w:rPr/>
      </w:r>
    </w:p>
    <w:p>
      <w:pPr>
        <w:sectPr>
          <w:type w:val="continuous"/>
          <w:pgSz w:w="11906" w:h="16838"/>
          <w:pgMar w:left="420" w:right="300" w:gutter="0" w:header="0" w:top="700" w:footer="0" w:bottom="280"/>
          <w:formProt w:val="false"/>
          <w:textDirection w:val="lrTb"/>
          <w:docGrid w:type="default" w:linePitch="100" w:charSpace="4096"/>
        </w:sectPr>
      </w:pPr>
    </w:p>
    <w:tbl>
      <w:tblPr>
        <w:tblStyle w:val="a6"/>
        <w:tblW w:w="1140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31"/>
        <w:gridCol w:w="8809"/>
        <w:gridCol w:w="966"/>
        <w:gridCol w:w="772"/>
        <w:gridCol w:w="327"/>
      </w:tblGrid>
      <w:tr>
        <w:trPr>
          <w:del w:id="43" w:author="User" w:date="2023-04-17T13:51:00Z"/>
          <w:trHeight w:val="444" w:hRule="atLeast"/>
        </w:trPr>
        <w:tc>
          <w:tcPr>
            <w:tcW w:w="11405" w:type="dxa"/>
            <w:gridSpan w:val="5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sz w:val="28"/>
                <w:szCs w:val="28"/>
                <w:lang w:val="en-US"/>
              </w:rPr>
            </w:pPr>
            <w:del w:id="44" w:author="User" w:date="2023-04-17T13:51:00Z">
              <w:r>
                <w:rPr>
                  <w:kern w:val="0"/>
                  <w:sz w:val="28"/>
                  <w:szCs w:val="28"/>
                  <w:lang w:eastAsia="en-US" w:bidi="ar-SA"/>
                </w:rPr>
                <w:delText>Obrazac: PEL</w:delText>
              </w:r>
            </w:del>
          </w:p>
        </w:tc>
      </w:tr>
      <w:tr>
        <w:trPr>
          <w:del w:id="45" w:author="User" w:date="2023-04-17T13:51:00Z"/>
        </w:trPr>
        <w:tc>
          <w:tcPr>
            <w:tcW w:w="11405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  <w:del w:id="47" w:author="User" w:date="2023-04-17T13:51:00Z"/>
              </w:rPr>
            </w:pPr>
            <w:del w:id="46" w:author="User" w:date="2023-04-17T13:51:00Z">
              <w:r>
                <w:rPr>
                  <w:kern w:val="0"/>
                  <w:sz w:val="22"/>
                  <w:szCs w:val="22"/>
                  <w:lang w:eastAsia="en-US" w:bidi="ar-SA"/>
                </w:rPr>
              </w:r>
            </w:del>
          </w:p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b/>
                <w:b/>
                <w:bCs/>
                <w:del w:id="49" w:author="User" w:date="2023-04-17T13:51:00Z"/>
              </w:rPr>
            </w:pPr>
            <w:del w:id="48" w:author="User" w:date="2023-04-17T13:51:00Z">
              <w:r>
                <w:rPr>
                  <w:b/>
                  <w:bCs/>
                  <w:kern w:val="0"/>
                  <w:sz w:val="22"/>
                  <w:szCs w:val="22"/>
                  <w:lang w:eastAsia="en-US" w:bidi="ar-SA"/>
                </w:rPr>
                <w:delText>U skladu sa Zakonom o sprječavanju pranja novca i finansiranja terorizma (u daljem tekstu ZSPNFT - Zakon o sprječavanju pranja novca i finansiranja terorizma, Sl. list Crne Gore, br 33/14 od 04.08.2014, 44/18 od 06.07.2018) i Zakonom o izmjenama ZSPNFT, br 73/19 od 27.12.2019. god. (obveznik) prilikom sprovođenja transakcije (iz člana 9 tačka 1, 2 i 3) sa klijentom mora utvrditi da li je klient politički eksponirano lice.</w:delText>
              </w:r>
            </w:del>
          </w:p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b/>
                <w:b/>
                <w:bCs/>
                <w:del w:id="51" w:author="User" w:date="2023-04-17T13:51:00Z"/>
              </w:rPr>
            </w:pPr>
            <w:del w:id="50" w:author="User" w:date="2023-04-17T13:51:00Z">
              <w:r>
                <w:rPr>
                  <w:b/>
                  <w:bCs/>
                  <w:sz w:val="22"/>
                </w:rPr>
              </w:r>
            </w:del>
          </w:p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b/>
                <w:b/>
                <w:bCs/>
                <w:color w:val="A6A6A6"/>
                <w:lang w:val="en-US"/>
                <w:del w:id="53" w:author="User" w:date="2023-04-17T13:51:00Z"/>
              </w:rPr>
            </w:pPr>
            <w:del w:id="52" w:author="User" w:date="2023-04-17T13:51:00Z">
              <w:r>
                <w:rPr>
                  <w:b/>
                  <w:bCs/>
                  <w:color w:val="A6A6A6" w:themeColor="background1" w:themeShade="a6"/>
                  <w:kern w:val="0"/>
                  <w:sz w:val="22"/>
                  <w:szCs w:val="22"/>
                  <w:lang w:val="en-US" w:eastAsia="en-US" w:bidi="ar-SA"/>
                </w:rPr>
                <w:delText>Based on the Law on AML/CFT (hereinafter:  Law on AML/CFT, Official gazette of Montenegro, no. 33/14 as of 04.08.2014 and no. 44/18 as of 06.07.2018), and amendment AML/CFT no 73/19 as of 27.12.2019) (obligor) during execution of transaction (article 9, paragraph 1 line 1, 2 and 3) with client it is obligatory to determine if a client is potically exposed person.</w:delText>
              </w:r>
            </w:del>
          </w:p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b/>
                <w:b/>
                <w:bCs/>
                <w:lang w:val="en-US"/>
                <w:del w:id="55" w:author="User" w:date="2023-04-17T13:51:00Z"/>
              </w:rPr>
            </w:pPr>
            <w:del w:id="54" w:author="User" w:date="2023-04-17T13:51:00Z">
              <w:r>
                <w:rPr>
                  <w:b/>
                  <w:bCs/>
                  <w:sz w:val="22"/>
                  <w:lang w:val="en-US"/>
                </w:rPr>
              </w:r>
            </w:del>
          </w:p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center"/>
              <w:rPr>
                <w:b/>
                <w:b/>
                <w:bCs/>
                <w:del w:id="58" w:author="User" w:date="2023-04-17T13:51:00Z"/>
              </w:rPr>
            </w:pPr>
            <w:del w:id="56" w:author="User" w:date="2023-04-17T13:51:00Z">
              <w:r>
                <w:rPr>
                  <w:b/>
                  <w:bCs/>
                  <w:kern w:val="0"/>
                  <w:sz w:val="22"/>
                  <w:szCs w:val="22"/>
                  <w:lang w:val="de-DE" w:eastAsia="en-US" w:bidi="ar-SA"/>
                </w:rPr>
                <w:delText xml:space="preserve">UPUTNIK ZA IDENTIFIKACIJU </w:delText>
              </w:r>
            </w:del>
            <w:del w:id="57" w:author="User" w:date="2023-04-17T13:51:00Z">
              <w:r>
                <w:rPr>
                  <w:b/>
                  <w:bCs/>
                  <w:kern w:val="0"/>
                  <w:sz w:val="22"/>
                  <w:szCs w:val="22"/>
                  <w:lang w:eastAsia="en-US" w:bidi="ar-SA"/>
                </w:rPr>
                <w:delText>POLITIČKI EXPONIRANIH LICA</w:delText>
              </w:r>
            </w:del>
          </w:p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center"/>
              <w:rPr>
                <w:b/>
                <w:b/>
                <w:bCs/>
                <w:del w:id="60" w:author="User" w:date="2023-04-17T13:51:00Z"/>
              </w:rPr>
            </w:pPr>
            <w:del w:id="59" w:author="User" w:date="2023-04-17T13:51:00Z">
              <w:r>
                <w:rPr>
                  <w:b/>
                  <w:bCs/>
                  <w:sz w:val="22"/>
                </w:rPr>
              </w:r>
            </w:del>
          </w:p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center"/>
              <w:rPr>
                <w:b/>
                <w:b/>
                <w:bCs/>
                <w:color w:val="A6A6A6"/>
                <w:del w:id="62" w:author="User" w:date="2023-04-17T13:51:00Z"/>
              </w:rPr>
            </w:pPr>
            <w:del w:id="61" w:author="User" w:date="2023-04-17T13:51:00Z">
              <w:r>
                <w:rPr>
                  <w:b/>
                  <w:bCs/>
                  <w:color w:val="A6A6A6" w:themeColor="background1" w:themeShade="a6"/>
                  <w:kern w:val="0"/>
                  <w:sz w:val="22"/>
                  <w:szCs w:val="22"/>
                  <w:lang w:eastAsia="en-US" w:bidi="ar-SA"/>
                </w:rPr>
                <w:delText>QUESTIONNAIRE FOR IDENTIFICATION OF POLITICALLZ EXPOSED PERSONS</w:delText>
              </w:r>
            </w:del>
          </w:p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  <w:del w:id="64" w:author="User" w:date="2023-04-17T13:51:00Z"/>
              </w:rPr>
            </w:pPr>
            <w:del w:id="63" w:author="User" w:date="2023-04-17T13:51:00Z">
              <w:r>
                <w:rPr>
                  <w:kern w:val="0"/>
                  <w:sz w:val="22"/>
                  <w:szCs w:val="22"/>
                  <w:lang w:eastAsia="en-US" w:bidi="ar-SA"/>
                </w:rPr>
              </w:r>
            </w:del>
          </w:p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center"/>
              <w:rPr>
                <w:kern w:val="0"/>
                <w:sz w:val="22"/>
                <w:szCs w:val="22"/>
                <w:lang w:eastAsia="en-US" w:bidi="ar-SA"/>
                <w:del w:id="66" w:author="User" w:date="2023-04-17T13:51:00Z"/>
              </w:rPr>
            </w:pPr>
            <w:del w:id="65" w:author="User" w:date="2023-04-17T13:51:00Z">
              <w:r>
                <w:rPr>
                  <w:kern w:val="0"/>
                  <w:sz w:val="22"/>
                  <w:szCs w:val="22"/>
                  <w:lang w:eastAsia="en-US" w:bidi="ar-SA"/>
                </w:rPr>
                <w:delText>U skladu sa Zakonom o SPN i FT, molimo vas sa odgovorite na sljedeča pitanja:</w:delText>
              </w:r>
            </w:del>
          </w:p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center"/>
              <w:rPr>
                <w:kern w:val="0"/>
                <w:sz w:val="22"/>
                <w:szCs w:val="22"/>
                <w:lang w:eastAsia="en-US" w:bidi="ar-SA"/>
                <w:del w:id="68" w:author="User" w:date="2023-04-17T13:51:00Z"/>
              </w:rPr>
            </w:pPr>
            <w:del w:id="67" w:author="User" w:date="2023-04-17T13:51:00Z">
              <w:r>
                <w:rPr>
                  <w:kern w:val="0"/>
                  <w:sz w:val="22"/>
                  <w:szCs w:val="22"/>
                  <w:lang w:eastAsia="en-US" w:bidi="ar-SA"/>
                </w:rPr>
              </w:r>
            </w:del>
          </w:p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center"/>
              <w:rPr>
                <w:color w:val="A6A6A6"/>
                <w:del w:id="70" w:author="User" w:date="2023-04-17T13:51:00Z"/>
              </w:rPr>
            </w:pPr>
            <w:del w:id="69" w:author="User" w:date="2023-04-17T13:51:00Z">
              <w:r>
                <w:rPr>
                  <w:color w:val="A6A6A6" w:themeColor="background1" w:themeShade="a6"/>
                  <w:kern w:val="0"/>
                  <w:sz w:val="22"/>
                  <w:szCs w:val="22"/>
                  <w:lang w:eastAsia="en-US" w:bidi="ar-SA"/>
                </w:rPr>
                <w:delText>Based on Law on AML/CFT please provide answers on the following questions:</w:delText>
              </w:r>
            </w:del>
          </w:p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del w:id="71" w:author="User" w:date="2023-04-17T13:51:00Z"/>
        </w:trPr>
        <w:tc>
          <w:tcPr>
            <w:tcW w:w="11078" w:type="dxa"/>
            <w:gridSpan w:val="4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lang w:val="en-US"/>
              </w:rPr>
            </w:pPr>
            <w:del w:id="72" w:author="User" w:date="2023-04-17T13:51:00Z">
              <w:r>
                <w:rPr>
                  <w:kern w:val="0"/>
                  <w:sz w:val="22"/>
                  <w:szCs w:val="22"/>
                  <w:lang w:val="en-US" w:eastAsia="en-US" w:bidi="ar-SA"/>
                </w:rPr>
                <w:delText>‍</w:delText>
              </w:r>
            </w:del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del w:id="73" w:author="User" w:date="2023-04-17T13:51:00Z"/>
        </w:trPr>
        <w:tc>
          <w:tcPr>
            <w:tcW w:w="9340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lang w:val="en-US"/>
              </w:rPr>
            </w:pPr>
            <w:del w:id="74" w:author="User" w:date="2023-04-17T13:51:00Z">
              <w:r>
                <w:rPr>
                  <w:kern w:val="0"/>
                  <w:sz w:val="22"/>
                  <w:szCs w:val="22"/>
                  <w:lang w:val="en-US" w:eastAsia="en-US" w:bidi="ar-SA"/>
                </w:rPr>
                <w:delText>‍</w:delText>
              </w:r>
            </w:del>
          </w:p>
        </w:tc>
        <w:tc>
          <w:tcPr>
            <w:tcW w:w="966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lang w:val="en-US"/>
              </w:rPr>
            </w:pPr>
            <w:r>
              <w:rPr>
                <w:sz w:val="22"/>
                <w:lang w:val="en-US"/>
              </w:rPr>
            </w:r>
          </w:p>
        </w:tc>
        <w:tc>
          <w:tcPr>
            <w:tcW w:w="1099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del w:id="75" w:author="User" w:date="2023-04-17T13:51:00Z"/>
        </w:trPr>
        <w:tc>
          <w:tcPr>
            <w:tcW w:w="531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del w:id="76" w:author="User" w:date="2023-04-17T13:51:00Z">
              <w:r>
                <w:rPr>
                  <w:kern w:val="0"/>
                  <w:sz w:val="22"/>
                  <w:szCs w:val="22"/>
                  <w:lang w:eastAsia="en-US" w:bidi="ar-SA"/>
                </w:rPr>
                <w:delText>1.</w:delText>
              </w:r>
            </w:del>
          </w:p>
        </w:tc>
        <w:tc>
          <w:tcPr>
            <w:tcW w:w="8809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966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099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del w:id="77" w:author="User" w:date="2023-04-17T13:51:00Z"/>
        </w:trPr>
        <w:tc>
          <w:tcPr>
            <w:tcW w:w="531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del w:id="78" w:author="User" w:date="2023-04-17T13:51:00Z">
              <w:r>
                <w:rPr>
                  <w:kern w:val="0"/>
                  <w:sz w:val="22"/>
                  <w:szCs w:val="22"/>
                  <w:lang w:eastAsia="en-US" w:bidi="ar-SA"/>
                </w:rPr>
                <w:delText>2.</w:delText>
              </w:r>
            </w:del>
          </w:p>
        </w:tc>
        <w:tc>
          <w:tcPr>
            <w:tcW w:w="8809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966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099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del w:id="79" w:author="User" w:date="2023-04-17T13:51:00Z"/>
        </w:trPr>
        <w:tc>
          <w:tcPr>
            <w:tcW w:w="531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del w:id="80" w:author="User" w:date="2023-04-17T13:51:00Z">
              <w:r>
                <w:rPr>
                  <w:kern w:val="0"/>
                  <w:sz w:val="22"/>
                  <w:szCs w:val="22"/>
                  <w:lang w:eastAsia="en-US" w:bidi="ar-SA"/>
                </w:rPr>
                <w:delText>2a</w:delText>
              </w:r>
            </w:del>
          </w:p>
        </w:tc>
        <w:tc>
          <w:tcPr>
            <w:tcW w:w="8809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966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099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del w:id="81" w:author="User" w:date="2023-04-17T13:51:00Z"/>
        </w:trPr>
        <w:tc>
          <w:tcPr>
            <w:tcW w:w="531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del w:id="82" w:author="User" w:date="2023-04-17T13:51:00Z">
              <w:r>
                <w:rPr>
                  <w:kern w:val="0"/>
                  <w:sz w:val="22"/>
                  <w:szCs w:val="22"/>
                  <w:lang w:eastAsia="en-US" w:bidi="ar-SA"/>
                </w:rPr>
                <w:delText>3.</w:delText>
              </w:r>
            </w:del>
          </w:p>
        </w:tc>
        <w:tc>
          <w:tcPr>
            <w:tcW w:w="8809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966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099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420" w:right="300" w:gutter="0" w:header="0" w:top="700" w:footer="0" w:bottom="280"/>
          <w:formProt w:val="false"/>
          <w:textDirection w:val="lrTb"/>
          <w:docGrid w:type="default" w:linePitch="100" w:charSpace="4096"/>
        </w:sectPr>
      </w:pPr>
    </w:p>
    <w:tbl>
      <w:tblPr>
        <w:tblStyle w:val="TableNormal"/>
        <w:tblW w:w="13820" w:type="dxa"/>
        <w:jc w:val="left"/>
        <w:tblInd w:w="419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1224"/>
        <w:gridCol w:w="959"/>
        <w:gridCol w:w="857"/>
        <w:gridCol w:w="858"/>
        <w:gridCol w:w="1225"/>
        <w:gridCol w:w="960"/>
        <w:gridCol w:w="434"/>
        <w:gridCol w:w="434"/>
        <w:gridCol w:w="959"/>
        <w:gridCol w:w="433"/>
        <w:gridCol w:w="434"/>
        <w:gridCol w:w="4502"/>
        <w:gridCol w:w="540"/>
      </w:tblGrid>
      <w:tr>
        <w:trPr>
          <w:trHeight w:val="638" w:hRule="atLeast"/>
        </w:trPr>
        <w:tc>
          <w:tcPr>
            <w:tcW w:w="12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6" w:after="0"/>
              <w:jc w:val="left"/>
              <w:rPr>
                <w:i/>
                <w:i/>
                <w:sz w:val="20"/>
                <w:del w:id="84" w:author="User" w:date="2023-04-17T13:51:00Z"/>
              </w:rPr>
            </w:pPr>
            <w:del w:id="83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numPr>
                <w:ilvl w:val="0"/>
                <w:numId w:val="4"/>
              </w:numPr>
              <w:suppressAutoHyphens w:val="true"/>
              <w:spacing w:lineRule="exact" w:line="127" w:before="0" w:after="0"/>
              <w:jc w:val="left"/>
              <w:rPr>
                <w:sz w:val="12"/>
              </w:rPr>
            </w:pPr>
            <w:r>
              <w:rPr>
                <w:sz w:val="12"/>
              </w:rPr>
            </w:r>
          </w:p>
        </w:tc>
        <w:tc>
          <w:tcPr>
            <w:tcW w:w="9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numPr>
                <w:ilvl w:val="0"/>
                <w:numId w:val="4"/>
              </w:numPr>
              <w:suppressAutoHyphens w:val="true"/>
              <w:spacing w:before="7" w:after="0"/>
              <w:jc w:val="left"/>
              <w:rPr>
                <w:i/>
                <w:i/>
                <w:sz w:val="20"/>
                <w:del w:id="86" w:author="User" w:date="2023-04-17T13:51:00Z"/>
              </w:rPr>
            </w:pPr>
            <w:del w:id="85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lineRule="exact" w:line="127" w:before="0" w:after="0"/>
              <w:ind w:left="404" w:hanging="0"/>
              <w:jc w:val="left"/>
              <w:rPr>
                <w:sz w:val="12"/>
              </w:rPr>
            </w:pPr>
            <w:del w:id="87" w:author="User" w:date="2023-04-17T13:51:00Z">
              <w:r>
                <w:rPr/>
                <w:drawing>
                  <wp:inline distT="0" distB="0" distL="0" distR="0">
                    <wp:extent cx="80645" cy="80645"/>
                    <wp:effectExtent l="0" t="0" r="0" b="0"/>
                    <wp:docPr id="75" name="image18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5" name="image18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0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0645" cy="8064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85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8" w:after="0"/>
              <w:jc w:val="left"/>
              <w:rPr>
                <w:i/>
                <w:i/>
                <w:sz w:val="20"/>
                <w:del w:id="89" w:author="User" w:date="2023-04-17T13:51:00Z"/>
              </w:rPr>
            </w:pPr>
            <w:del w:id="88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lineRule="exact" w:line="127" w:before="0" w:after="0"/>
              <w:ind w:left="300" w:hanging="0"/>
              <w:jc w:val="left"/>
              <w:rPr>
                <w:sz w:val="12"/>
              </w:rPr>
            </w:pPr>
            <w:del w:id="90" w:author="User" w:date="2023-04-17T13:51:00Z">
              <w:r>
                <w:rPr/>
                <w:drawing>
                  <wp:inline distT="0" distB="0" distL="0" distR="0">
                    <wp:extent cx="82550" cy="80645"/>
                    <wp:effectExtent l="0" t="0" r="0" b="0"/>
                    <wp:docPr id="76" name="image19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6" name="image19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2550" cy="8064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85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7" w:after="1"/>
              <w:jc w:val="left"/>
              <w:rPr>
                <w:i/>
                <w:i/>
                <w:sz w:val="20"/>
                <w:del w:id="92" w:author="User" w:date="2023-04-17T13:51:00Z"/>
              </w:rPr>
            </w:pPr>
            <w:del w:id="91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lineRule="exact" w:line="127" w:before="0" w:after="0"/>
              <w:ind w:left="300" w:hanging="0"/>
              <w:jc w:val="left"/>
              <w:rPr>
                <w:sz w:val="12"/>
              </w:rPr>
            </w:pPr>
            <w:del w:id="93" w:author="User" w:date="2023-04-17T13:51:00Z">
              <w:r>
                <w:rPr/>
                <w:drawing>
                  <wp:inline distT="0" distB="0" distL="0" distR="0">
                    <wp:extent cx="81280" cy="80645"/>
                    <wp:effectExtent l="0" t="0" r="0" b="0"/>
                    <wp:docPr id="77" name="image20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7" name="image20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1280" cy="8064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122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2" w:after="1"/>
              <w:jc w:val="left"/>
              <w:rPr>
                <w:i/>
                <w:i/>
                <w:sz w:val="20"/>
                <w:del w:id="95" w:author="User" w:date="2023-04-17T13:51:00Z"/>
              </w:rPr>
            </w:pPr>
            <w:del w:id="94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lineRule="exact" w:line="132" w:before="0" w:after="0"/>
              <w:ind w:left="669" w:hanging="0"/>
              <w:jc w:val="left"/>
              <w:rPr>
                <w:sz w:val="13"/>
              </w:rPr>
            </w:pPr>
            <w:del w:id="96" w:author="User" w:date="2023-04-17T13:51:00Z">
              <w:r>
                <w:rPr/>
                <w:drawing>
                  <wp:inline distT="0" distB="0" distL="0" distR="0">
                    <wp:extent cx="81280" cy="84455"/>
                    <wp:effectExtent l="0" t="0" r="0" b="0"/>
                    <wp:docPr id="78" name="image21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8" name="image21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3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1280" cy="8445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9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8" w:after="0"/>
              <w:jc w:val="left"/>
              <w:rPr>
                <w:i/>
                <w:i/>
                <w:sz w:val="20"/>
                <w:del w:id="98" w:author="User" w:date="2023-04-17T13:51:00Z"/>
              </w:rPr>
            </w:pPr>
            <w:del w:id="97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lineRule="exact" w:line="127" w:before="0" w:after="0"/>
              <w:ind w:left="403" w:hanging="0"/>
              <w:jc w:val="left"/>
              <w:rPr>
                <w:sz w:val="12"/>
              </w:rPr>
            </w:pPr>
            <w:del w:id="99" w:author="User" w:date="2023-04-17T13:51:00Z">
              <w:r>
                <w:rPr/>
                <w:drawing>
                  <wp:inline distT="0" distB="0" distL="0" distR="0">
                    <wp:extent cx="82550" cy="80645"/>
                    <wp:effectExtent l="0" t="0" r="0" b="0"/>
                    <wp:docPr id="79" name="image22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9" name="image22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4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2550" cy="8064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12" w:after="0"/>
              <w:jc w:val="left"/>
              <w:rPr>
                <w:i/>
                <w:i/>
                <w:sz w:val="18"/>
                <w:del w:id="101" w:author="User" w:date="2023-04-17T13:51:00Z"/>
              </w:rPr>
            </w:pPr>
            <w:del w:id="100" w:author="User" w:date="2023-04-17T13:51:00Z">
              <w:r>
                <w:rPr>
                  <w:i/>
                  <w:sz w:val="18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lineRule="exact" w:line="169" w:before="0" w:after="0"/>
              <w:ind w:left="137" w:hanging="0"/>
              <w:jc w:val="left"/>
              <w:rPr>
                <w:sz w:val="16"/>
              </w:rPr>
            </w:pPr>
            <w:del w:id="102" w:author="User" w:date="2023-04-17T13:51:00Z">
              <w:r>
                <w:rPr/>
                <w:drawing>
                  <wp:inline distT="0" distB="0" distL="0" distR="0">
                    <wp:extent cx="81280" cy="107315"/>
                    <wp:effectExtent l="0" t="0" r="0" b="0"/>
                    <wp:docPr id="80" name="image23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0" name="image23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1280" cy="10731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9" w:after="0"/>
              <w:jc w:val="left"/>
              <w:rPr>
                <w:i/>
                <w:i/>
                <w:sz w:val="20"/>
                <w:del w:id="104" w:author="User" w:date="2023-04-17T13:51:00Z"/>
              </w:rPr>
            </w:pPr>
            <w:del w:id="103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lineRule="exact" w:line="124" w:before="0" w:after="0"/>
              <w:ind w:left="138" w:hanging="0"/>
              <w:jc w:val="left"/>
              <w:rPr>
                <w:sz w:val="12"/>
              </w:rPr>
            </w:pPr>
            <w:del w:id="105" w:author="User" w:date="2023-04-17T13:51:00Z">
              <w:r>
                <w:rPr/>
                <w:drawing>
                  <wp:inline distT="0" distB="0" distL="0" distR="0">
                    <wp:extent cx="81280" cy="79375"/>
                    <wp:effectExtent l="0" t="0" r="0" b="0"/>
                    <wp:docPr id="81" name="image24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1" name="image24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6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1280" cy="7937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9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2" w:after="1"/>
              <w:jc w:val="left"/>
              <w:rPr>
                <w:i/>
                <w:i/>
                <w:sz w:val="21"/>
                <w:del w:id="107" w:author="User" w:date="2023-04-17T13:51:00Z"/>
              </w:rPr>
            </w:pPr>
            <w:del w:id="106" w:author="User" w:date="2023-04-17T13:51:00Z">
              <w:r>
                <w:rPr>
                  <w:i/>
                  <w:sz w:val="21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lineRule="exact" w:line="119" w:before="0" w:after="0"/>
              <w:ind w:left="405" w:hanging="0"/>
              <w:jc w:val="left"/>
              <w:rPr>
                <w:sz w:val="11"/>
              </w:rPr>
            </w:pPr>
            <w:del w:id="108" w:author="User" w:date="2023-04-17T13:51:00Z">
              <w:r>
                <w:rPr/>
                <w:drawing>
                  <wp:inline distT="0" distB="0" distL="0" distR="0">
                    <wp:extent cx="81280" cy="75565"/>
                    <wp:effectExtent l="0" t="0" r="0" b="0"/>
                    <wp:docPr id="82" name="image25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2" name="image25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7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1280" cy="7556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33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3" w:after="0"/>
              <w:jc w:val="left"/>
              <w:rPr>
                <w:i/>
                <w:i/>
                <w:sz w:val="13"/>
                <w:del w:id="110" w:author="User" w:date="2023-04-17T13:51:00Z"/>
              </w:rPr>
            </w:pPr>
            <w:del w:id="109" w:author="User" w:date="2023-04-17T13:51:00Z">
              <w:r>
                <w:rPr>
                  <w:i/>
                  <w:sz w:val="13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202" w:right="-15" w:hanging="0"/>
              <w:jc w:val="left"/>
              <w:rPr>
                <w:sz w:val="20"/>
                <w:del w:id="111" w:author="User" w:date="2023-04-17T13:51:00Z"/>
              </w:rPr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114300" cy="1306830"/>
                      <wp:effectExtent l="0" t="0" r="0" b="0"/>
                      <wp:docPr id="83" name="Фигура1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4480" cy="1306800"/>
                                <a:chOff x="0" y="0"/>
                                <a:chExt cx="114480" cy="13068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" name="" descr=""/>
                                <pic:cNvPicPr/>
                              </pic:nvPicPr>
                              <pic:blipFill>
                                <a:blip r:embed="rId38"/>
                                <a:stretch/>
                              </pic:blipFill>
                              <pic:spPr>
                                <a:xfrm>
                                  <a:off x="20880" y="0"/>
                                  <a:ext cx="82080" cy="12456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" name="" descr=""/>
                                <pic:cNvPicPr/>
                              </pic:nvPicPr>
                              <pic:blipFill>
                                <a:blip r:embed="rId39"/>
                                <a:stretch/>
                              </pic:blipFill>
                              <pic:spPr>
                                <a:xfrm>
                                  <a:off x="0" y="168840"/>
                                  <a:ext cx="114480" cy="113796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alt="Фигура1" style="position:absolute;margin-left:0pt;margin-top:-102.95pt;width:9pt;height:102.9pt" coordorigin="0,-2059" coordsize="180,2058">
                      <v:shape id="shape_0" stroked="f" o:allowincell="f" style="position:absolute;left:33;top:-2059;width:128;height:195;mso-wrap-style:none;v-text-anchor:middle;mso-position-vertical:top" type="_x0000_t75">
                        <v:imagedata r:id="rId40" o:detectmouseclick="t"/>
                        <v:stroke color="#3465a4" joinstyle="round" endcap="flat"/>
                        <w10:wrap type="square"/>
                      </v:shape>
                      <v:shape id="shape_0" stroked="f" o:allowincell="f" style="position:absolute;left:0;top:-1793;width:179;height:1791;mso-wrap-style:none;v-text-anchor:middle;mso-position-vertical:top" type="_x0000_t75">
                        <v:imagedata r:id="rId41" o:detectmouseclick="t"/>
                        <v:stroke color="#3465a4" joinstyle="round" endcap="flat"/>
                        <w10:wrap type="square"/>
                      </v:shape>
                    </v:group>
                  </w:pict>
                </mc:Fallback>
              </mc:AlternateContent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13" w:author="User" w:date="2023-04-17T13:51:00Z"/>
              </w:rPr>
            </w:pPr>
            <w:del w:id="112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15" w:author="User" w:date="2023-04-17T13:51:00Z"/>
              </w:rPr>
            </w:pPr>
            <w:del w:id="114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17" w:author="User" w:date="2023-04-17T13:51:00Z"/>
              </w:rPr>
            </w:pPr>
            <w:del w:id="116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19" w:author="User" w:date="2023-04-17T13:51:00Z"/>
              </w:rPr>
            </w:pPr>
            <w:del w:id="118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21" w:author="User" w:date="2023-04-17T13:51:00Z"/>
              </w:rPr>
            </w:pPr>
            <w:del w:id="120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23" w:author="User" w:date="2023-04-17T13:51:00Z"/>
              </w:rPr>
            </w:pPr>
            <w:del w:id="122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25" w:author="User" w:date="2023-04-17T13:51:00Z"/>
              </w:rPr>
            </w:pPr>
            <w:del w:id="124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27" w:author="User" w:date="2023-04-17T13:51:00Z"/>
              </w:rPr>
            </w:pPr>
            <w:del w:id="126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29" w:author="User" w:date="2023-04-17T13:51:00Z"/>
              </w:rPr>
            </w:pPr>
            <w:del w:id="128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31" w:author="User" w:date="2023-04-17T13:51:00Z"/>
              </w:rPr>
            </w:pPr>
            <w:del w:id="130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33" w:author="User" w:date="2023-04-17T13:51:00Z"/>
              </w:rPr>
            </w:pPr>
            <w:del w:id="132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35" w:author="User" w:date="2023-04-17T13:51:00Z"/>
              </w:rPr>
            </w:pPr>
            <w:del w:id="134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37" w:author="User" w:date="2023-04-17T13:51:00Z"/>
              </w:rPr>
            </w:pPr>
            <w:del w:id="136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39" w:author="User" w:date="2023-04-17T13:51:00Z"/>
              </w:rPr>
            </w:pPr>
            <w:del w:id="138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41" w:author="User" w:date="2023-04-17T13:51:00Z"/>
              </w:rPr>
            </w:pPr>
            <w:del w:id="140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43" w:author="User" w:date="2023-04-17T13:51:00Z"/>
              </w:rPr>
            </w:pPr>
            <w:del w:id="142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45" w:author="User" w:date="2023-04-17T13:51:00Z"/>
              </w:rPr>
            </w:pPr>
            <w:del w:id="144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47" w:author="User" w:date="2023-04-17T13:51:00Z"/>
              </w:rPr>
            </w:pPr>
            <w:del w:id="146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49" w:author="User" w:date="2023-04-17T13:51:00Z"/>
              </w:rPr>
            </w:pPr>
            <w:del w:id="148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51" w:author="User" w:date="2023-04-17T13:51:00Z"/>
              </w:rPr>
            </w:pPr>
            <w:del w:id="150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53" w:author="User" w:date="2023-04-17T13:51:00Z"/>
              </w:rPr>
            </w:pPr>
            <w:del w:id="152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55" w:author="User" w:date="2023-04-17T13:51:00Z"/>
              </w:rPr>
            </w:pPr>
            <w:del w:id="154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57" w:author="User" w:date="2023-04-17T13:51:00Z"/>
              </w:rPr>
            </w:pPr>
            <w:del w:id="156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59" w:author="User" w:date="2023-04-17T13:51:00Z"/>
              </w:rPr>
            </w:pPr>
            <w:del w:id="158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61" w:author="User" w:date="2023-04-17T13:51:00Z"/>
              </w:rPr>
            </w:pPr>
            <w:del w:id="160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63" w:author="User" w:date="2023-04-17T13:51:00Z"/>
              </w:rPr>
            </w:pPr>
            <w:del w:id="162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9" w:after="0"/>
              <w:jc w:val="left"/>
              <w:rPr>
                <w:i/>
                <w:i/>
                <w:sz w:val="17"/>
                <w:del w:id="165" w:author="User" w:date="2023-04-17T13:51:00Z"/>
              </w:rPr>
            </w:pPr>
            <w:del w:id="164" w:author="User" w:date="2023-04-17T13:51:00Z">
              <w:r>
                <w:rPr>
                  <w:i/>
                  <w:sz w:val="17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05" w:hanging="0"/>
              <w:jc w:val="left"/>
              <w:rPr>
                <w:sz w:val="20"/>
                <w:del w:id="167" w:author="User" w:date="2023-04-17T13:51:00Z"/>
              </w:rPr>
            </w:pPr>
            <w:del w:id="166" w:author="User" w:date="2023-04-17T13:51:00Z">
              <w:r>
                <w:rPr/>
                <w:drawing>
                  <wp:inline distT="0" distB="0" distL="0" distR="0">
                    <wp:extent cx="108585" cy="367030"/>
                    <wp:effectExtent l="0" t="0" r="0" b="0"/>
                    <wp:docPr id="84" name="image28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4" name="image28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2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08585" cy="36703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69" w:author="User" w:date="2023-04-17T13:51:00Z"/>
              </w:rPr>
            </w:pPr>
            <w:del w:id="168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3" w:after="0"/>
              <w:jc w:val="left"/>
              <w:rPr>
                <w:i/>
                <w:i/>
                <w:sz w:val="12"/>
                <w:del w:id="171" w:author="User" w:date="2023-04-17T13:51:00Z"/>
              </w:rPr>
            </w:pPr>
            <w:del w:id="170" w:author="User" w:date="2023-04-17T13:51:00Z">
              <w:r>
                <w:rPr>
                  <w:i/>
                  <w:sz w:val="12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13" w:hanging="0"/>
              <w:jc w:val="left"/>
              <w:rPr>
                <w:sz w:val="20"/>
              </w:rPr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108585" cy="342265"/>
                      <wp:effectExtent l="0" t="0" r="0" b="0"/>
                      <wp:docPr id="85" name="Фигура64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720" cy="342360"/>
                                <a:chOff x="0" y="0"/>
                                <a:chExt cx="108720" cy="34236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16560" y="0"/>
                                  <a:ext cx="79920" cy="59040"/>
                                </a:xfrm>
                                <a:custGeom>
                                  <a:avLst/>
                                  <a:gdLst>
                                    <a:gd name="textAreaLeft" fmla="*/ 0 w 45360"/>
                                    <a:gd name="textAreaRight" fmla="*/ 46080 w 45360"/>
                                    <a:gd name="textAreaTop" fmla="*/ 0 h 33480"/>
                                    <a:gd name="textAreaBottom" fmla="*/ 34200 h 33480"/>
                                  </a:gdLst>
                                  <a:ahLst/>
                                  <a:rect l="textAreaLeft" t="textAreaTop" r="textAreaRight" b="textAreaBottom"/>
                                  <a:pathLst>
                                    <a:path w="222" h="168">
                                      <a:moveTo>
                                        <a:pt x="222" y="150"/>
                                      </a:moveTo>
                                      <a:lnTo>
                                        <a:pt x="222" y="143"/>
                                      </a:lnTo>
                                      <a:lnTo>
                                        <a:pt x="220" y="139"/>
                                      </a:lnTo>
                                      <a:lnTo>
                                        <a:pt x="219" y="137"/>
                                      </a:lnTo>
                                      <a:lnTo>
                                        <a:pt x="97" y="137"/>
                                      </a:lnTo>
                                      <a:lnTo>
                                        <a:pt x="41" y="139"/>
                                      </a:lnTo>
                                      <a:lnTo>
                                        <a:pt x="212" y="49"/>
                                      </a:lnTo>
                                      <a:lnTo>
                                        <a:pt x="217" y="44"/>
                                      </a:lnTo>
                                      <a:lnTo>
                                        <a:pt x="220" y="37"/>
                                      </a:lnTo>
                                      <a:lnTo>
                                        <a:pt x="222" y="30"/>
                                      </a:lnTo>
                                      <a:lnTo>
                                        <a:pt x="222" y="9"/>
                                      </a:lnTo>
                                      <a:lnTo>
                                        <a:pt x="222" y="7"/>
                                      </a:lnTo>
                                      <a:lnTo>
                                        <a:pt x="217" y="2"/>
                                      </a:lnTo>
                                      <a:lnTo>
                                        <a:pt x="213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0" y="5"/>
                                      </a:lnTo>
                                      <a:lnTo>
                                        <a:pt x="0" y="18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2" y="28"/>
                                      </a:lnTo>
                                      <a:lnTo>
                                        <a:pt x="4" y="30"/>
                                      </a:lnTo>
                                      <a:lnTo>
                                        <a:pt x="139" y="30"/>
                                      </a:lnTo>
                                      <a:lnTo>
                                        <a:pt x="190" y="28"/>
                                      </a:lnTo>
                                      <a:lnTo>
                                        <a:pt x="14" y="121"/>
                                      </a:lnTo>
                                      <a:lnTo>
                                        <a:pt x="0" y="141"/>
                                      </a:lnTo>
                                      <a:lnTo>
                                        <a:pt x="0" y="157"/>
                                      </a:lnTo>
                                      <a:lnTo>
                                        <a:pt x="2" y="160"/>
                                      </a:lnTo>
                                      <a:lnTo>
                                        <a:pt x="4" y="164"/>
                                      </a:lnTo>
                                      <a:lnTo>
                                        <a:pt x="9" y="167"/>
                                      </a:lnTo>
                                      <a:lnTo>
                                        <a:pt x="12" y="167"/>
                                      </a:lnTo>
                                      <a:lnTo>
                                        <a:pt x="219" y="167"/>
                                      </a:lnTo>
                                      <a:lnTo>
                                        <a:pt x="220" y="165"/>
                                      </a:lnTo>
                                      <a:lnTo>
                                        <a:pt x="222" y="162"/>
                                      </a:lnTo>
                                      <a:lnTo>
                                        <a:pt x="222" y="1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  <a:ln w="0"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2" name="" descr=""/>
                                <pic:cNvPicPr/>
                              </pic:nvPicPr>
                              <pic:blipFill>
                                <a:blip r:embed="rId43"/>
                                <a:stretch/>
                              </pic:blipFill>
                              <pic:spPr>
                                <a:xfrm>
                                  <a:off x="0" y="82080"/>
                                  <a:ext cx="108720" cy="26028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alt="Фигура64" style="position:absolute;margin-left:0pt;margin-top:-27pt;width:8.55pt;height:26.95pt" coordorigin="0,-540" coordsize="171,539">
                      <v:shape id="shape_0" stroked="f" o:allowincell="f" style="position:absolute;left:0;top:-411;width:170;height:409;mso-wrap-style:none;v-text-anchor:middle;mso-position-vertical:top" type="_x0000_t75">
                        <v:imagedata r:id="rId44" o:detectmouseclick="t"/>
                        <v:stroke color="#3465a4" joinstyle="round" endcap="flat"/>
                        <w10:wrap type="square"/>
                      </v:shape>
                    </v:group>
                  </w:pict>
                </mc:Fallback>
              </mc:AlternateContent>
            </w:r>
          </w:p>
        </w:tc>
        <w:tc>
          <w:tcPr>
            <w:tcW w:w="434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6" w:after="0"/>
              <w:jc w:val="left"/>
              <w:rPr>
                <w:i/>
                <w:i/>
                <w:sz w:val="8"/>
                <w:del w:id="173" w:author="User" w:date="2023-04-17T13:51:00Z"/>
              </w:rPr>
            </w:pPr>
            <w:del w:id="172" w:author="User" w:date="2023-04-17T13:51:00Z">
              <w:r>
                <w:rPr>
                  <w:i/>
                  <w:sz w:val="8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98" w:hanging="0"/>
              <w:jc w:val="left"/>
              <w:rPr>
                <w:sz w:val="20"/>
              </w:rPr>
            </w:pPr>
            <w:del w:id="174" w:author="User" w:date="2023-04-17T13:51:00Z">
              <w:r>
                <w:rPr/>
                <w:drawing>
                  <wp:inline distT="0" distB="0" distL="0" distR="0">
                    <wp:extent cx="86995" cy="433705"/>
                    <wp:effectExtent l="0" t="0" r="0" b="0"/>
                    <wp:docPr id="86" name="image30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6" name="image30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6995" cy="43370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502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54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3" w:after="0"/>
              <w:jc w:val="left"/>
              <w:rPr>
                <w:i/>
                <w:i/>
                <w:sz w:val="23"/>
                <w:del w:id="176" w:author="User" w:date="2023-04-17T13:51:00Z"/>
              </w:rPr>
            </w:pPr>
            <w:del w:id="175" w:author="User" w:date="2023-04-17T13:51:00Z">
              <w:r>
                <w:rPr>
                  <w:i/>
                  <w:sz w:val="23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64" w:hanging="0"/>
              <w:jc w:val="left"/>
              <w:rPr>
                <w:sz w:val="20"/>
              </w:rPr>
            </w:pPr>
            <w:del w:id="177" w:author="User" w:date="2023-04-17T13:51:00Z">
              <w:r>
                <w:rPr/>
                <w:drawing>
                  <wp:inline distT="0" distB="0" distL="0" distR="0">
                    <wp:extent cx="123190" cy="937895"/>
                    <wp:effectExtent l="0" t="0" r="0" b="0"/>
                    <wp:docPr id="87" name="image31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7" name="image31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6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3190" cy="93789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>
        <w:trPr>
          <w:trHeight w:val="7981" w:hRule="atLeast"/>
        </w:trPr>
        <w:tc>
          <w:tcPr>
            <w:tcW w:w="12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11" w:after="0"/>
              <w:jc w:val="left"/>
              <w:rPr>
                <w:i/>
                <w:i/>
                <w:sz w:val="8"/>
                <w:del w:id="179" w:author="User" w:date="2023-04-17T13:51:00Z"/>
              </w:rPr>
            </w:pPr>
            <w:del w:id="178" w:author="User" w:date="2023-04-17T13:51:00Z">
              <w:r>
                <w:rPr>
                  <w:i/>
                  <w:sz w:val="8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204" w:hanging="0"/>
              <w:jc w:val="left"/>
              <w:rPr>
                <w:sz w:val="20"/>
              </w:rPr>
            </w:pPr>
            <w:del w:id="180" w:author="User" w:date="2023-04-17T13:51:00Z">
              <w:r>
                <w:rPr/>
                <w:drawing>
                  <wp:inline distT="0" distB="0" distL="0" distR="0">
                    <wp:extent cx="610870" cy="4843145"/>
                    <wp:effectExtent l="0" t="0" r="0" b="0"/>
                    <wp:docPr id="88" name="image32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8" name="image32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7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10870" cy="484314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9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11" w:after="1"/>
              <w:jc w:val="left"/>
              <w:rPr>
                <w:i/>
                <w:i/>
                <w:sz w:val="8"/>
                <w:del w:id="182" w:author="User" w:date="2023-04-17T13:51:00Z"/>
              </w:rPr>
            </w:pPr>
            <w:del w:id="181" w:author="User" w:date="2023-04-17T13:51:00Z">
              <w:r>
                <w:rPr>
                  <w:i/>
                  <w:sz w:val="8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204" w:hanging="0"/>
              <w:jc w:val="left"/>
              <w:rPr>
                <w:sz w:val="20"/>
              </w:rPr>
            </w:pPr>
            <w:del w:id="183" w:author="User" w:date="2023-04-17T13:51:00Z">
              <w:r>
                <w:rPr/>
                <w:drawing>
                  <wp:inline distT="0" distB="0" distL="0" distR="0">
                    <wp:extent cx="443230" cy="4919980"/>
                    <wp:effectExtent l="0" t="0" r="0" b="0"/>
                    <wp:docPr id="89" name="image33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9" name="image33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43230" cy="491998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85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5" w:after="0"/>
              <w:jc w:val="left"/>
              <w:rPr>
                <w:i/>
                <w:i/>
                <w:sz w:val="8"/>
                <w:del w:id="185" w:author="User" w:date="2023-04-17T13:51:00Z"/>
              </w:rPr>
            </w:pPr>
            <w:del w:id="184" w:author="User" w:date="2023-04-17T13:51:00Z">
              <w:r>
                <w:rPr>
                  <w:i/>
                  <w:sz w:val="8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363" w:hanging="0"/>
              <w:jc w:val="left"/>
              <w:rPr>
                <w:sz w:val="20"/>
              </w:rPr>
            </w:pPr>
            <w:del w:id="186" w:author="User" w:date="2023-04-17T13:51:00Z">
              <w:r>
                <w:rPr/>
                <w:drawing>
                  <wp:inline distT="0" distB="0" distL="0" distR="0">
                    <wp:extent cx="280670" cy="4848225"/>
                    <wp:effectExtent l="0" t="0" r="0" b="0"/>
                    <wp:docPr id="90" name="image34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0" name="image34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9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0670" cy="484822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85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2" w:after="0"/>
              <w:jc w:val="left"/>
              <w:rPr>
                <w:i/>
                <w:i/>
                <w:sz w:val="8"/>
                <w:del w:id="188" w:author="User" w:date="2023-04-17T13:51:00Z"/>
              </w:rPr>
            </w:pPr>
            <w:del w:id="187" w:author="User" w:date="2023-04-17T13:51:00Z">
              <w:r>
                <w:rPr>
                  <w:i/>
                  <w:sz w:val="8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362" w:hanging="0"/>
              <w:jc w:val="left"/>
              <w:rPr>
                <w:sz w:val="20"/>
              </w:rPr>
            </w:pPr>
            <w:del w:id="189" w:author="User" w:date="2023-04-17T13:51:00Z">
              <w:r>
                <w:rPr/>
                <w:drawing>
                  <wp:inline distT="0" distB="0" distL="0" distR="0">
                    <wp:extent cx="280670" cy="4909820"/>
                    <wp:effectExtent l="0" t="0" r="0" b="0"/>
                    <wp:docPr id="91" name="image35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1" name="image35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0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0670" cy="490982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122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2" w:after="0"/>
              <w:jc w:val="left"/>
              <w:rPr>
                <w:i/>
                <w:i/>
                <w:sz w:val="8"/>
                <w:del w:id="191" w:author="User" w:date="2023-04-17T13:51:00Z"/>
              </w:rPr>
            </w:pPr>
            <w:del w:id="190" w:author="User" w:date="2023-04-17T13:51:00Z">
              <w:r>
                <w:rPr>
                  <w:i/>
                  <w:sz w:val="8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205" w:hanging="0"/>
              <w:jc w:val="left"/>
              <w:rPr>
                <w:sz w:val="20"/>
                <w:del w:id="193" w:author="User" w:date="2023-04-17T13:51:00Z"/>
              </w:rPr>
            </w:pPr>
            <w:del w:id="192" w:author="User" w:date="2023-04-17T13:51:00Z">
              <w:r>
                <w:rPr/>
                <w:drawing>
                  <wp:inline distT="0" distB="0" distL="0" distR="0">
                    <wp:extent cx="609600" cy="4785995"/>
                    <wp:effectExtent l="0" t="0" r="0" b="0"/>
                    <wp:docPr id="92" name="image36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2" name="image36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1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09600" cy="478599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>
            <w:pPr>
              <w:pStyle w:val="TableParagraph"/>
              <w:widowControl w:val="false"/>
              <w:suppressAutoHyphens w:val="true"/>
              <w:spacing w:lineRule="exact" w:line="50" w:before="0" w:after="0"/>
              <w:ind w:left="804" w:hanging="0"/>
              <w:jc w:val="left"/>
              <w:rPr>
                <w:sz w:val="5"/>
              </w:rPr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12700" cy="32385"/>
                      <wp:effectExtent l="114300" t="0" r="114300" b="0"/>
                      <wp:docPr id="93" name="Фигура65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600" cy="32400"/>
                                <a:chOff x="0" y="0"/>
                                <a:chExt cx="12600" cy="3240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0"/>
                                  <a:ext cx="12600" cy="32400"/>
                                </a:xfrm>
                                <a:custGeom>
                                  <a:avLst/>
                                  <a:gdLst>
                                    <a:gd name="textAreaLeft" fmla="*/ 0 w 7200"/>
                                    <a:gd name="textAreaRight" fmla="*/ 7920 w 7200"/>
                                    <a:gd name="textAreaTop" fmla="*/ 0 h 18360"/>
                                    <a:gd name="textAreaBottom" fmla="*/ 19080 h 18360"/>
                                  </a:gdLst>
                                  <a:ahLst/>
                                  <a:rect l="textAreaLeft" t="textAreaTop" r="textAreaRight" b="textAreaBottom"/>
                                  <a:pathLst>
                                    <a:path w="35" h="90">
                                      <a:moveTo>
                                        <a:pt x="35" y="86"/>
                                      </a:moveTo>
                                      <a:lnTo>
                                        <a:pt x="35" y="11"/>
                                      </a:lnTo>
                                      <a:lnTo>
                                        <a:pt x="35" y="9"/>
                                      </a:lnTo>
                                      <a:lnTo>
                                        <a:pt x="5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28" y="90"/>
                                      </a:lnTo>
                                      <a:lnTo>
                                        <a:pt x="30" y="90"/>
                                      </a:lnTo>
                                      <a:lnTo>
                                        <a:pt x="32" y="90"/>
                                      </a:lnTo>
                                      <a:lnTo>
                                        <a:pt x="35" y="88"/>
                                      </a:lnTo>
                                      <a:lnTo>
                                        <a:pt x="35" y="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49698"/>
                                </a:solidFill>
                                <a:ln w="0"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alt="Фигура65" style="position:absolute;margin-left:0pt;margin-top:-2.6pt;width:1pt;height:2.55pt" coordorigin="0,-52" coordsize="20,51"/>
                  </w:pict>
                </mc:Fallback>
              </mc:AlternateContent>
            </w:r>
          </w:p>
        </w:tc>
        <w:tc>
          <w:tcPr>
            <w:tcW w:w="9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11" w:after="1"/>
              <w:jc w:val="left"/>
              <w:rPr>
                <w:i/>
                <w:i/>
                <w:sz w:val="8"/>
                <w:del w:id="195" w:author="User" w:date="2023-04-17T13:51:00Z"/>
              </w:rPr>
            </w:pPr>
            <w:del w:id="194" w:author="User" w:date="2023-04-17T13:51:00Z">
              <w:r>
                <w:rPr>
                  <w:i/>
                  <w:sz w:val="8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203" w:hanging="0"/>
              <w:jc w:val="left"/>
              <w:rPr>
                <w:sz w:val="20"/>
              </w:rPr>
            </w:pPr>
            <w:del w:id="196" w:author="User" w:date="2023-04-17T13:51:00Z">
              <w:r>
                <w:rPr/>
                <w:drawing>
                  <wp:inline distT="0" distB="0" distL="0" distR="0">
                    <wp:extent cx="442595" cy="4672330"/>
                    <wp:effectExtent l="0" t="0" r="0" b="0"/>
                    <wp:docPr id="94" name="image37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4" name="image37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2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42595" cy="467233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2" w:after="0"/>
              <w:jc w:val="left"/>
              <w:rPr>
                <w:i/>
                <w:i/>
                <w:sz w:val="9"/>
                <w:del w:id="198" w:author="User" w:date="2023-04-17T13:51:00Z"/>
              </w:rPr>
            </w:pPr>
            <w:del w:id="197" w:author="User" w:date="2023-04-17T13:51:00Z">
              <w:r>
                <w:rPr>
                  <w:i/>
                  <w:sz w:val="9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203" w:hanging="0"/>
              <w:jc w:val="left"/>
              <w:rPr>
                <w:sz w:val="20"/>
              </w:rPr>
            </w:pPr>
            <w:del w:id="199" w:author="User" w:date="2023-04-17T13:51:00Z">
              <w:r>
                <w:rPr/>
                <w:drawing>
                  <wp:inline distT="0" distB="0" distL="0" distR="0">
                    <wp:extent cx="113665" cy="4634230"/>
                    <wp:effectExtent l="0" t="0" r="0" b="0"/>
                    <wp:docPr id="95" name="image38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5" name="image38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3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3665" cy="463423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10" w:after="0"/>
              <w:jc w:val="left"/>
              <w:rPr>
                <w:i/>
                <w:i/>
                <w:sz w:val="9"/>
                <w:del w:id="201" w:author="User" w:date="2023-04-17T13:51:00Z"/>
              </w:rPr>
            </w:pPr>
            <w:del w:id="200" w:author="User" w:date="2023-04-17T13:51:00Z">
              <w:r>
                <w:rPr>
                  <w:i/>
                  <w:sz w:val="9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204" w:hanging="0"/>
              <w:jc w:val="left"/>
              <w:rPr>
                <w:sz w:val="20"/>
              </w:rPr>
            </w:pPr>
            <w:del w:id="202" w:author="User" w:date="2023-04-17T13:51:00Z">
              <w:r>
                <w:rPr/>
                <w:drawing>
                  <wp:inline distT="0" distB="0" distL="0" distR="0">
                    <wp:extent cx="113665" cy="1885950"/>
                    <wp:effectExtent l="0" t="0" r="0" b="0"/>
                    <wp:docPr id="96" name="image39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6" name="image39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4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3665" cy="18859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9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11" w:after="0"/>
              <w:jc w:val="left"/>
              <w:rPr>
                <w:i/>
                <w:i/>
                <w:sz w:val="8"/>
                <w:del w:id="204" w:author="User" w:date="2023-04-17T13:51:00Z"/>
              </w:rPr>
            </w:pPr>
            <w:del w:id="203" w:author="User" w:date="2023-04-17T13:51:00Z">
              <w:r>
                <w:rPr>
                  <w:i/>
                  <w:sz w:val="8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235" w:right="-15" w:hanging="0"/>
              <w:jc w:val="left"/>
              <w:rPr>
                <w:sz w:val="20"/>
              </w:rPr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427990" cy="4870450"/>
                      <wp:effectExtent l="0" t="0" r="0" b="0"/>
                      <wp:docPr id="97" name="Фигура66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8040" cy="4870440"/>
                                <a:chOff x="0" y="0"/>
                                <a:chExt cx="428040" cy="4870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" name="" descr=""/>
                                <pic:cNvPicPr/>
                              </pic:nvPicPr>
                              <pic:blipFill>
                                <a:blip r:embed="rId55"/>
                                <a:stretch/>
                              </pic:blipFill>
                              <pic:spPr>
                                <a:xfrm>
                                  <a:off x="320760" y="3630240"/>
                                  <a:ext cx="107280" cy="124020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" name="" descr=""/>
                                <pic:cNvPicPr/>
                              </pic:nvPicPr>
                              <pic:blipFill>
                                <a:blip r:embed="rId56"/>
                                <a:stretch/>
                              </pic:blipFill>
                              <pic:spPr>
                                <a:xfrm>
                                  <a:off x="0" y="0"/>
                                  <a:ext cx="423720" cy="443340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alt="Фигура66" style="position:absolute;margin-left:0pt;margin-top:-383.55pt;width:33.7pt;height:383.5pt" coordorigin="0,-7671" coordsize="674,7670">
                      <v:shape id="shape_0" stroked="f" o:allowincell="f" style="position:absolute;left:505;top:-1954;width:168;height:1952;mso-wrap-style:none;v-text-anchor:middle;mso-position-vertical:top" type="_x0000_t75">
                        <v:imagedata r:id="rId57" o:detectmouseclick="t"/>
                        <v:stroke color="#3465a4" joinstyle="round" endcap="flat"/>
                        <w10:wrap type="square"/>
                      </v:shape>
                      <v:shape id="shape_0" stroked="f" o:allowincell="f" style="position:absolute;left:0;top:-7671;width:666;height:6981;mso-wrap-style:none;v-text-anchor:middle;mso-position-vertical:top" type="_x0000_t75">
                        <v:imagedata r:id="rId58" o:detectmouseclick="t"/>
                        <v:stroke color="#3465a4" joinstyle="round" endcap="flat"/>
                        <w10:wrap type="square"/>
                      </v:shape>
                    </v:group>
                  </w:pict>
                </mc:Fallback>
              </mc:AlternateContent>
            </w:r>
          </w:p>
        </w:tc>
        <w:tc>
          <w:tcPr>
            <w:tcW w:w="433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434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4502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40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del w:id="205" w:author="User" w:date="2023-04-17T13:51:00Z"/>
          <w:trHeight w:val="892" w:hRule="atLeast"/>
        </w:trPr>
        <w:tc>
          <w:tcPr>
            <w:tcW w:w="12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del w:id="206" w:author="User" w:date="2023-04-17T13:51:00Z">
              <w:r>
                <w:rPr>
                  <w:rFonts w:ascii="Times New Roman" w:hAnsi="Times New Roman"/>
                  <w:kern w:val="0"/>
                  <w:sz w:val="16"/>
                  <w:szCs w:val="22"/>
                  <w:lang w:eastAsia="en-US" w:bidi="ar-SA"/>
                </w:rPr>
                <w:delText>‍</w:delText>
              </w:r>
            </w:del>
          </w:p>
        </w:tc>
        <w:tc>
          <w:tcPr>
            <w:tcW w:w="9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85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85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122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9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9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433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434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4502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40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del w:id="207" w:author="User" w:date="2023-04-17T13:51:00Z"/>
          <w:trHeight w:val="1274" w:hRule="atLeast"/>
        </w:trPr>
        <w:tc>
          <w:tcPr>
            <w:tcW w:w="12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del w:id="208" w:author="User" w:date="2023-04-17T13:51:00Z">
              <w:r>
                <w:rPr>
                  <w:rFonts w:ascii="Times New Roman" w:hAnsi="Times New Roman"/>
                  <w:kern w:val="0"/>
                  <w:sz w:val="16"/>
                  <w:szCs w:val="22"/>
                  <w:lang w:eastAsia="en-US" w:bidi="ar-SA"/>
                </w:rPr>
                <w:delText>‍</w:delText>
              </w:r>
            </w:del>
          </w:p>
        </w:tc>
        <w:tc>
          <w:tcPr>
            <w:tcW w:w="9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85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85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122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9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9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433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434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4502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40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</w:tbl>
    <w:p>
      <w:pPr>
        <w:pStyle w:val="Normal"/>
        <w:spacing w:before="104" w:after="0"/>
        <w:ind w:left="120" w:hanging="0"/>
        <w:rPr>
          <w:rFonts w:ascii="Trebuchet MS" w:hAnsi="Trebuchet MS"/>
          <w:sz w:val="16"/>
          <w:del w:id="234" w:author="User" w:date="2023-04-17T13:51:00Z"/>
        </w:rPr>
      </w:pPr>
      <w:del w:id="209" w:author="User" w:date="2023-04-17T13:51:00Z">
        <w:r>
          <w:rPr/>
          <w:delText>​​</w:delText>
        </w:r>
      </w:del>
      <w:del w:id="210" w:author="User" w:date="2023-04-17T13:51:00Z">
        <w:r>
          <w:rPr/>
          <mc:AlternateContent>
            <mc:Choice Requires="wpg">
              <w:drawing>
                <wp:anchor behindDoc="1" distT="0" distB="0" distL="0" distR="0" simplePos="0" locked="0" layoutInCell="0" allowOverlap="1" relativeHeight="205">
                  <wp:simplePos x="0" y="0"/>
                  <wp:positionH relativeFrom="page">
                    <wp:posOffset>8173085</wp:posOffset>
                  </wp:positionH>
                  <wp:positionV relativeFrom="page">
                    <wp:posOffset>398780</wp:posOffset>
                  </wp:positionV>
                  <wp:extent cx="612140" cy="6739255"/>
                  <wp:effectExtent l="0" t="0" r="0" b="0"/>
                  <wp:wrapNone/>
                  <wp:docPr id="98" name="Фигура67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612000" cy="6739200"/>
                            <a:chOff x="0" y="0"/>
                            <a:chExt cx="612000" cy="6739200"/>
                          </a:xfrm>
                        </wpg:grpSpPr>
                        <pic:pic xmlns:pic="http://schemas.openxmlformats.org/drawingml/2006/picture">
                          <pic:nvPicPr>
                            <pic:cNvPr id="15" name="" descr=""/>
                            <pic:cNvPicPr/>
                          </pic:nvPicPr>
                          <pic:blipFill>
                            <a:blip r:embed="rId59"/>
                            <a:stretch/>
                          </pic:blipFill>
                          <pic:spPr>
                            <a:xfrm>
                              <a:off x="0" y="5040"/>
                              <a:ext cx="612000" cy="673416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6" name="" descr=""/>
                            <pic:cNvPicPr/>
                          </pic:nvPicPr>
                          <pic:blipFill>
                            <a:blip r:embed="rId60"/>
                            <a:stretch/>
                          </pic:blipFill>
                          <pic:spPr>
                            <a:xfrm>
                              <a:off x="188640" y="0"/>
                              <a:ext cx="82080" cy="38664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67" style="position:absolute;margin-left:643.55pt;margin-top:31.4pt;width:48.2pt;height:530.65pt" coordorigin="12871,628" coordsize="964,10613">
                  <v:shape id="shape_0" stroked="f" o:allowincell="f" style="position:absolute;left:12871;top:636;width:963;height:10604;mso-wrap-style:none;v-text-anchor:middle;mso-position-horizontal-relative:page;mso-position-vertical-relative:page" type="_x0000_t75">
                    <v:imagedata r:id="rId61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3168;top:628;width:128;height:608;mso-wrap-style:none;v-text-anchor:middle;mso-position-horizontal-relative:page;mso-position-vertical-relative:page" type="_x0000_t75">
                    <v:imagedata r:id="rId62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​​​​</w:delText>
        </w:r>
      </w:del>
      <w:del w:id="211" w:author="User" w:date="2023-04-17T13:51:00Z">
        <w:r>
          <w:rPr/>
          <mc:AlternateContent>
            <mc:Choice Requires="wpg">
              <w:drawing>
                <wp:anchor behindDoc="1" distT="0" distB="0" distL="0" distR="0" simplePos="0" locked="0" layoutInCell="0" allowOverlap="1" relativeHeight="206">
                  <wp:simplePos x="0" y="0"/>
                  <wp:positionH relativeFrom="page">
                    <wp:posOffset>7569200</wp:posOffset>
                  </wp:positionH>
                  <wp:positionV relativeFrom="page">
                    <wp:posOffset>402590</wp:posOffset>
                  </wp:positionV>
                  <wp:extent cx="450215" cy="6631305"/>
                  <wp:effectExtent l="0" t="0" r="0" b="0"/>
                  <wp:wrapNone/>
                  <wp:docPr id="99" name="Фигура68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50360" cy="6631200"/>
                            <a:chOff x="0" y="0"/>
                            <a:chExt cx="450360" cy="6631200"/>
                          </a:xfrm>
                        </wpg:grpSpPr>
                        <pic:pic xmlns:pic="http://schemas.openxmlformats.org/drawingml/2006/picture">
                          <pic:nvPicPr>
                            <pic:cNvPr id="17" name="" descr=""/>
                            <pic:cNvPicPr/>
                          </pic:nvPicPr>
                          <pic:blipFill>
                            <a:blip r:embed="rId63"/>
                            <a:stretch/>
                          </pic:blipFill>
                          <pic:spPr>
                            <a:xfrm>
                              <a:off x="358200" y="3355200"/>
                              <a:ext cx="87120" cy="32436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wps:wsp>
                          <wps:cNvSpPr/>
                          <wps:spPr>
                            <a:xfrm>
                              <a:off x="188640" y="1440"/>
                              <a:ext cx="62280" cy="122400"/>
                            </a:xfrm>
                            <a:custGeom>
                              <a:avLst/>
                              <a:gdLst>
                                <a:gd name="textAreaLeft" fmla="*/ 0 w 35280"/>
                                <a:gd name="textAreaRight" fmla="*/ 36000 w 35280"/>
                                <a:gd name="textAreaTop" fmla="*/ 0 h 69480"/>
                                <a:gd name="textAreaBottom" fmla="*/ 70200 h 6948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73" h="344">
                                  <a:moveTo>
                                    <a:pt x="173" y="249"/>
                                  </a:moveTo>
                                  <a:lnTo>
                                    <a:pt x="171" y="238"/>
                                  </a:lnTo>
                                  <a:lnTo>
                                    <a:pt x="162" y="217"/>
                                  </a:lnTo>
                                  <a:lnTo>
                                    <a:pt x="155" y="208"/>
                                  </a:lnTo>
                                  <a:lnTo>
                                    <a:pt x="141" y="194"/>
                                  </a:lnTo>
                                  <a:lnTo>
                                    <a:pt x="138" y="192"/>
                                  </a:lnTo>
                                  <a:lnTo>
                                    <a:pt x="138" y="256"/>
                                  </a:lnTo>
                                  <a:lnTo>
                                    <a:pt x="138" y="270"/>
                                  </a:lnTo>
                                  <a:lnTo>
                                    <a:pt x="138" y="275"/>
                                  </a:lnTo>
                                  <a:lnTo>
                                    <a:pt x="132" y="284"/>
                                  </a:lnTo>
                                  <a:lnTo>
                                    <a:pt x="129" y="289"/>
                                  </a:lnTo>
                                  <a:lnTo>
                                    <a:pt x="118" y="295"/>
                                  </a:lnTo>
                                  <a:lnTo>
                                    <a:pt x="113" y="296"/>
                                  </a:lnTo>
                                  <a:lnTo>
                                    <a:pt x="101" y="298"/>
                                  </a:lnTo>
                                  <a:lnTo>
                                    <a:pt x="74" y="300"/>
                                  </a:lnTo>
                                  <a:lnTo>
                                    <a:pt x="71" y="298"/>
                                  </a:lnTo>
                                  <a:lnTo>
                                    <a:pt x="58" y="296"/>
                                  </a:lnTo>
                                  <a:lnTo>
                                    <a:pt x="53" y="293"/>
                                  </a:lnTo>
                                  <a:lnTo>
                                    <a:pt x="44" y="288"/>
                                  </a:lnTo>
                                  <a:lnTo>
                                    <a:pt x="41" y="284"/>
                                  </a:lnTo>
                                  <a:lnTo>
                                    <a:pt x="35" y="273"/>
                                  </a:lnTo>
                                  <a:lnTo>
                                    <a:pt x="35" y="268"/>
                                  </a:lnTo>
                                  <a:lnTo>
                                    <a:pt x="35" y="254"/>
                                  </a:lnTo>
                                  <a:lnTo>
                                    <a:pt x="35" y="249"/>
                                  </a:lnTo>
                                  <a:lnTo>
                                    <a:pt x="41" y="238"/>
                                  </a:lnTo>
                                  <a:lnTo>
                                    <a:pt x="44" y="235"/>
                                  </a:lnTo>
                                  <a:lnTo>
                                    <a:pt x="55" y="229"/>
                                  </a:lnTo>
                                  <a:lnTo>
                                    <a:pt x="60" y="228"/>
                                  </a:lnTo>
                                  <a:lnTo>
                                    <a:pt x="72" y="224"/>
                                  </a:lnTo>
                                  <a:lnTo>
                                    <a:pt x="78" y="224"/>
                                  </a:lnTo>
                                  <a:lnTo>
                                    <a:pt x="97" y="224"/>
                                  </a:lnTo>
                                  <a:lnTo>
                                    <a:pt x="102" y="226"/>
                                  </a:lnTo>
                                  <a:lnTo>
                                    <a:pt x="115" y="228"/>
                                  </a:lnTo>
                                  <a:lnTo>
                                    <a:pt x="120" y="231"/>
                                  </a:lnTo>
                                  <a:lnTo>
                                    <a:pt x="129" y="236"/>
                                  </a:lnTo>
                                  <a:lnTo>
                                    <a:pt x="132" y="240"/>
                                  </a:lnTo>
                                  <a:lnTo>
                                    <a:pt x="138" y="251"/>
                                  </a:lnTo>
                                  <a:lnTo>
                                    <a:pt x="138" y="256"/>
                                  </a:lnTo>
                                  <a:lnTo>
                                    <a:pt x="138" y="192"/>
                                  </a:lnTo>
                                  <a:lnTo>
                                    <a:pt x="131" y="189"/>
                                  </a:lnTo>
                                  <a:lnTo>
                                    <a:pt x="109" y="182"/>
                                  </a:lnTo>
                                  <a:lnTo>
                                    <a:pt x="101" y="180"/>
                                  </a:lnTo>
                                  <a:lnTo>
                                    <a:pt x="71" y="180"/>
                                  </a:lnTo>
                                  <a:lnTo>
                                    <a:pt x="60" y="182"/>
                                  </a:lnTo>
                                  <a:lnTo>
                                    <a:pt x="39" y="187"/>
                                  </a:lnTo>
                                  <a:lnTo>
                                    <a:pt x="30" y="192"/>
                                  </a:lnTo>
                                  <a:lnTo>
                                    <a:pt x="14" y="206"/>
                                  </a:lnTo>
                                  <a:lnTo>
                                    <a:pt x="9" y="213"/>
                                  </a:lnTo>
                                  <a:lnTo>
                                    <a:pt x="2" y="235"/>
                                  </a:lnTo>
                                  <a:lnTo>
                                    <a:pt x="0" y="247"/>
                                  </a:lnTo>
                                  <a:lnTo>
                                    <a:pt x="0" y="273"/>
                                  </a:lnTo>
                                  <a:lnTo>
                                    <a:pt x="2" y="286"/>
                                  </a:lnTo>
                                  <a:lnTo>
                                    <a:pt x="11" y="307"/>
                                  </a:lnTo>
                                  <a:lnTo>
                                    <a:pt x="16" y="316"/>
                                  </a:lnTo>
                                  <a:lnTo>
                                    <a:pt x="32" y="330"/>
                                  </a:lnTo>
                                  <a:lnTo>
                                    <a:pt x="35" y="332"/>
                                  </a:lnTo>
                                  <a:lnTo>
                                    <a:pt x="41" y="335"/>
                                  </a:lnTo>
                                  <a:lnTo>
                                    <a:pt x="64" y="342"/>
                                  </a:lnTo>
                                  <a:lnTo>
                                    <a:pt x="74" y="344"/>
                                  </a:lnTo>
                                  <a:lnTo>
                                    <a:pt x="102" y="344"/>
                                  </a:lnTo>
                                  <a:lnTo>
                                    <a:pt x="113" y="342"/>
                                  </a:lnTo>
                                  <a:lnTo>
                                    <a:pt x="134" y="335"/>
                                  </a:lnTo>
                                  <a:lnTo>
                                    <a:pt x="138" y="333"/>
                                  </a:lnTo>
                                  <a:lnTo>
                                    <a:pt x="143" y="332"/>
                                  </a:lnTo>
                                  <a:lnTo>
                                    <a:pt x="157" y="318"/>
                                  </a:lnTo>
                                  <a:lnTo>
                                    <a:pt x="164" y="309"/>
                                  </a:lnTo>
                                  <a:lnTo>
                                    <a:pt x="171" y="289"/>
                                  </a:lnTo>
                                  <a:lnTo>
                                    <a:pt x="173" y="277"/>
                                  </a:lnTo>
                                  <a:lnTo>
                                    <a:pt x="173" y="249"/>
                                  </a:lnTo>
                                  <a:moveTo>
                                    <a:pt x="173" y="81"/>
                                  </a:moveTo>
                                  <a:lnTo>
                                    <a:pt x="171" y="72"/>
                                  </a:lnTo>
                                  <a:lnTo>
                                    <a:pt x="161" y="55"/>
                                  </a:lnTo>
                                  <a:lnTo>
                                    <a:pt x="154" y="46"/>
                                  </a:lnTo>
                                  <a:lnTo>
                                    <a:pt x="145" y="37"/>
                                  </a:lnTo>
                                  <a:lnTo>
                                    <a:pt x="162" y="37"/>
                                  </a:lnTo>
                                  <a:lnTo>
                                    <a:pt x="164" y="37"/>
                                  </a:lnTo>
                                  <a:lnTo>
                                    <a:pt x="166" y="35"/>
                                  </a:lnTo>
                                  <a:lnTo>
                                    <a:pt x="168" y="35"/>
                                  </a:lnTo>
                                  <a:lnTo>
                                    <a:pt x="169" y="32"/>
                                  </a:lnTo>
                                  <a:lnTo>
                                    <a:pt x="169" y="26"/>
                                  </a:lnTo>
                                  <a:lnTo>
                                    <a:pt x="169" y="12"/>
                                  </a:lnTo>
                                  <a:lnTo>
                                    <a:pt x="169" y="5"/>
                                  </a:lnTo>
                                  <a:lnTo>
                                    <a:pt x="166" y="2"/>
                                  </a:lnTo>
                                  <a:lnTo>
                                    <a:pt x="164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5" y="2"/>
                                  </a:lnTo>
                                  <a:lnTo>
                                    <a:pt x="5" y="4"/>
                                  </a:lnTo>
                                  <a:lnTo>
                                    <a:pt x="4" y="9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4" y="37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5" y="42"/>
                                  </a:lnTo>
                                  <a:lnTo>
                                    <a:pt x="7" y="44"/>
                                  </a:lnTo>
                                  <a:lnTo>
                                    <a:pt x="9" y="44"/>
                                  </a:lnTo>
                                  <a:lnTo>
                                    <a:pt x="111" y="44"/>
                                  </a:lnTo>
                                  <a:lnTo>
                                    <a:pt x="120" y="49"/>
                                  </a:lnTo>
                                  <a:lnTo>
                                    <a:pt x="125" y="56"/>
                                  </a:lnTo>
                                  <a:lnTo>
                                    <a:pt x="132" y="67"/>
                                  </a:lnTo>
                                  <a:lnTo>
                                    <a:pt x="136" y="72"/>
                                  </a:lnTo>
                                  <a:lnTo>
                                    <a:pt x="136" y="83"/>
                                  </a:lnTo>
                                  <a:lnTo>
                                    <a:pt x="134" y="86"/>
                                  </a:lnTo>
                                  <a:lnTo>
                                    <a:pt x="131" y="92"/>
                                  </a:lnTo>
                                  <a:lnTo>
                                    <a:pt x="129" y="95"/>
                                  </a:lnTo>
                                  <a:lnTo>
                                    <a:pt x="122" y="99"/>
                                  </a:lnTo>
                                  <a:lnTo>
                                    <a:pt x="118" y="101"/>
                                  </a:lnTo>
                                  <a:lnTo>
                                    <a:pt x="111" y="102"/>
                                  </a:lnTo>
                                  <a:lnTo>
                                    <a:pt x="104" y="104"/>
                                  </a:lnTo>
                                  <a:lnTo>
                                    <a:pt x="9" y="104"/>
                                  </a:lnTo>
                                  <a:lnTo>
                                    <a:pt x="7" y="104"/>
                                  </a:lnTo>
                                  <a:lnTo>
                                    <a:pt x="5" y="106"/>
                                  </a:lnTo>
                                  <a:lnTo>
                                    <a:pt x="5" y="106"/>
                                  </a:lnTo>
                                  <a:lnTo>
                                    <a:pt x="4" y="111"/>
                                  </a:lnTo>
                                  <a:lnTo>
                                    <a:pt x="4" y="122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4" y="141"/>
                                  </a:lnTo>
                                  <a:lnTo>
                                    <a:pt x="5" y="145"/>
                                  </a:lnTo>
                                  <a:lnTo>
                                    <a:pt x="5" y="145"/>
                                  </a:lnTo>
                                  <a:lnTo>
                                    <a:pt x="7" y="146"/>
                                  </a:lnTo>
                                  <a:lnTo>
                                    <a:pt x="9" y="146"/>
                                  </a:lnTo>
                                  <a:lnTo>
                                    <a:pt x="11" y="146"/>
                                  </a:lnTo>
                                  <a:lnTo>
                                    <a:pt x="115" y="146"/>
                                  </a:lnTo>
                                  <a:lnTo>
                                    <a:pt x="125" y="146"/>
                                  </a:lnTo>
                                  <a:lnTo>
                                    <a:pt x="141" y="141"/>
                                  </a:lnTo>
                                  <a:lnTo>
                                    <a:pt x="148" y="139"/>
                                  </a:lnTo>
                                  <a:lnTo>
                                    <a:pt x="159" y="131"/>
                                  </a:lnTo>
                                  <a:lnTo>
                                    <a:pt x="164" y="123"/>
                                  </a:lnTo>
                                  <a:lnTo>
                                    <a:pt x="171" y="109"/>
                                  </a:lnTo>
                                  <a:lnTo>
                                    <a:pt x="173" y="101"/>
                                  </a:lnTo>
                                  <a:lnTo>
                                    <a:pt x="173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49698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" name="" descr=""/>
                            <pic:cNvPicPr/>
                          </pic:nvPicPr>
                          <pic:blipFill>
                            <a:blip r:embed="rId64"/>
                            <a:stretch/>
                          </pic:blipFill>
                          <pic:spPr>
                            <a:xfrm>
                              <a:off x="0" y="0"/>
                              <a:ext cx="450360" cy="663120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68" style="position:absolute;margin-left:596pt;margin-top:31.7pt;width:35.45pt;height:522.15pt" coordorigin="11920,634" coordsize="709,10443">
                  <v:shape id="shape_0" stroked="f" o:allowincell="f" style="position:absolute;left:12484;top:5918;width:136;height:510;mso-wrap-style:none;v-text-anchor:middle;mso-position-horizontal-relative:page;mso-position-vertical-relative:page" type="_x0000_t75">
                    <v:imagedata r:id="rId65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1920;top:634;width:708;height:10442;mso-wrap-style:none;v-text-anchor:middle;mso-position-horizontal-relative:page;mso-position-vertical-relative:page" type="_x0000_t75">
                    <v:imagedata r:id="rId66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​​​​</w:delText>
        </w:r>
      </w:del>
      <w:del w:id="212" w:author="User" w:date="2023-04-17T13:51:00Z">
        <w:r>
          <w:rPr/>
          <mc:AlternateContent>
            <mc:Choice Requires="wpg">
              <w:drawing>
                <wp:anchor behindDoc="1" distT="0" distB="0" distL="0" distR="0" simplePos="0" locked="0" layoutInCell="0" allowOverlap="1" relativeHeight="207">
                  <wp:simplePos x="0" y="0"/>
                  <wp:positionH relativeFrom="page">
                    <wp:posOffset>7272655</wp:posOffset>
                  </wp:positionH>
                  <wp:positionV relativeFrom="page">
                    <wp:posOffset>1616710</wp:posOffset>
                  </wp:positionV>
                  <wp:extent cx="115570" cy="439420"/>
                  <wp:effectExtent l="0" t="0" r="0" b="0"/>
                  <wp:wrapNone/>
                  <wp:docPr id="100" name="Фигура69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5560" cy="439560"/>
                            <a:chOff x="0" y="0"/>
                            <a:chExt cx="115560" cy="439560"/>
                          </a:xfrm>
                        </wpg:grpSpPr>
                        <pic:pic xmlns:pic="http://schemas.openxmlformats.org/drawingml/2006/picture">
                          <pic:nvPicPr>
                            <pic:cNvPr id="19" name="" descr=""/>
                            <pic:cNvPicPr/>
                          </pic:nvPicPr>
                          <pic:blipFill>
                            <a:blip r:embed="rId67"/>
                            <a:stretch/>
                          </pic:blipFill>
                          <pic:spPr>
                            <a:xfrm>
                              <a:off x="0" y="0"/>
                              <a:ext cx="115560" cy="9072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0" name="" descr=""/>
                            <pic:cNvPicPr/>
                          </pic:nvPicPr>
                          <pic:blipFill>
                            <a:blip r:embed="rId68"/>
                            <a:stretch/>
                          </pic:blipFill>
                          <pic:spPr>
                            <a:xfrm>
                              <a:off x="1440" y="116280"/>
                              <a:ext cx="113760" cy="32328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69" style="position:absolute;margin-left:572.65pt;margin-top:127.3pt;width:9.1pt;height:34.6pt" coordorigin="11453,2546" coordsize="182,692">
                  <v:shape id="shape_0" stroked="f" o:allowincell="f" style="position:absolute;left:11453;top:2546;width:181;height:142;mso-wrap-style:none;v-text-anchor:middle;mso-position-horizontal-relative:page;mso-position-vertical-relative:page" type="_x0000_t75">
                    <v:imagedata r:id="rId69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1455;top:2729;width:178;height:508;mso-wrap-style:none;v-text-anchor:middle;mso-position-horizontal-relative:page;mso-position-vertical-relative:page" type="_x0000_t75">
                    <v:imagedata r:id="rId70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​​​​</w:delText>
        </w:r>
      </w:del>
      <w:del w:id="213" w:author="User" w:date="2023-04-17T13:51:00Z">
        <w:r>
          <w:rPr/>
          <mc:AlternateContent>
            <mc:Choice Requires="wpg">
              <w:drawing>
                <wp:anchor behindDoc="1" distT="635" distB="0" distL="635" distR="0" simplePos="0" locked="0" layoutInCell="0" allowOverlap="1" relativeHeight="208">
                  <wp:simplePos x="0" y="0"/>
                  <wp:positionH relativeFrom="page">
                    <wp:posOffset>7273925</wp:posOffset>
                  </wp:positionH>
                  <wp:positionV relativeFrom="page">
                    <wp:posOffset>2080895</wp:posOffset>
                  </wp:positionV>
                  <wp:extent cx="114300" cy="130175"/>
                  <wp:effectExtent l="635" t="635" r="0" b="0"/>
                  <wp:wrapNone/>
                  <wp:docPr id="101" name="Фигура70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4480" cy="130320"/>
                            <a:chOff x="0" y="0"/>
                            <a:chExt cx="114480" cy="13032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113760" cy="21600"/>
                            </a:xfrm>
                            <a:custGeom>
                              <a:avLst/>
                              <a:gdLst>
                                <a:gd name="textAreaLeft" fmla="*/ 0 w 64440"/>
                                <a:gd name="textAreaRight" fmla="*/ 65160 w 64440"/>
                                <a:gd name="textAreaTop" fmla="*/ 0 h 12240"/>
                                <a:gd name="textAreaBottom" fmla="*/ 12960 h 1224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16" h="64">
                                  <a:moveTo>
                                    <a:pt x="316" y="44"/>
                                  </a:moveTo>
                                  <a:lnTo>
                                    <a:pt x="316" y="21"/>
                                  </a:lnTo>
                                  <a:lnTo>
                                    <a:pt x="314" y="9"/>
                                  </a:lnTo>
                                  <a:lnTo>
                                    <a:pt x="311" y="4"/>
                                  </a:lnTo>
                                  <a:lnTo>
                                    <a:pt x="307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2" y="9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2" y="54"/>
                                  </a:lnTo>
                                  <a:lnTo>
                                    <a:pt x="4" y="61"/>
                                  </a:lnTo>
                                  <a:lnTo>
                                    <a:pt x="7" y="63"/>
                                  </a:lnTo>
                                  <a:lnTo>
                                    <a:pt x="9" y="63"/>
                                  </a:lnTo>
                                  <a:lnTo>
                                    <a:pt x="305" y="63"/>
                                  </a:lnTo>
                                  <a:lnTo>
                                    <a:pt x="309" y="63"/>
                                  </a:lnTo>
                                  <a:lnTo>
                                    <a:pt x="311" y="61"/>
                                  </a:lnTo>
                                  <a:lnTo>
                                    <a:pt x="314" y="54"/>
                                  </a:lnTo>
                                  <a:lnTo>
                                    <a:pt x="316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21" name="" descr=""/>
                            <pic:cNvPicPr/>
                          </pic:nvPicPr>
                          <pic:blipFill>
                            <a:blip r:embed="rId71"/>
                            <a:stretch/>
                          </pic:blipFill>
                          <pic:spPr>
                            <a:xfrm>
                              <a:off x="0" y="47520"/>
                              <a:ext cx="114480" cy="8244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70" style="position:absolute;margin-left:572.75pt;margin-top:163.85pt;width:9pt;height:10.25pt" coordorigin="11455,3277" coordsize="180,205">
                  <v:shape id="shape_0" stroked="f" o:allowincell="f" style="position:absolute;left:11455;top:3352;width:179;height:129;mso-wrap-style:none;v-text-anchor:middle;mso-position-horizontal-relative:page;mso-position-vertical-relative:page" type="_x0000_t75">
                    <v:imagedata r:id="rId72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​​​​​</w:delText>
        </w:r>
      </w:del>
      <w:del w:id="214" w:author="User" w:date="2023-04-17T13:51:00Z">
        <w:r>
          <w:rPr/>
          <w:drawing>
            <wp:anchor behindDoc="1" distT="0" distB="0" distL="0" distR="0" simplePos="0" locked="0" layoutInCell="0" allowOverlap="1" relativeHeight="170">
              <wp:simplePos x="0" y="0"/>
              <wp:positionH relativeFrom="page">
                <wp:posOffset>7273925</wp:posOffset>
              </wp:positionH>
              <wp:positionV relativeFrom="page">
                <wp:posOffset>2257425</wp:posOffset>
              </wp:positionV>
              <wp:extent cx="113665" cy="186690"/>
              <wp:effectExtent l="0" t="0" r="0" b="0"/>
              <wp:wrapNone/>
              <wp:docPr id="102" name="image49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2" name="image49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7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3665" cy="1866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</w:delText>
        </w:r>
      </w:del>
      <w:del w:id="215" w:author="User" w:date="2023-04-17T13:51:00Z">
        <w:r>
          <w:rPr/>
          <mc:AlternateContent>
            <mc:Choice Requires="wpg">
              <w:drawing>
                <wp:anchor behindDoc="1" distT="1270" distB="0" distL="0" distR="0" simplePos="0" locked="0" layoutInCell="0" allowOverlap="1" relativeHeight="209">
                  <wp:simplePos x="0" y="0"/>
                  <wp:positionH relativeFrom="page">
                    <wp:posOffset>7272655</wp:posOffset>
                  </wp:positionH>
                  <wp:positionV relativeFrom="page">
                    <wp:posOffset>2498725</wp:posOffset>
                  </wp:positionV>
                  <wp:extent cx="116840" cy="1125855"/>
                  <wp:effectExtent l="0" t="0" r="0" b="0"/>
                  <wp:wrapNone/>
                  <wp:docPr id="103" name="Фигура71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7000" cy="1125720"/>
                            <a:chOff x="0" y="0"/>
                            <a:chExt cx="117000" cy="1125720"/>
                          </a:xfrm>
                        </wpg:grpSpPr>
                        <wps:wsp>
                          <wps:cNvSpPr/>
                          <wps:spPr>
                            <a:xfrm>
                              <a:off x="1440" y="0"/>
                              <a:ext cx="114480" cy="21600"/>
                            </a:xfrm>
                            <a:custGeom>
                              <a:avLst/>
                              <a:gdLst>
                                <a:gd name="textAreaLeft" fmla="*/ 0 w 64800"/>
                                <a:gd name="textAreaRight" fmla="*/ 65520 w 64800"/>
                                <a:gd name="textAreaTop" fmla="*/ 0 h 12240"/>
                                <a:gd name="textAreaBottom" fmla="*/ 12960 h 1224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18" h="64">
                                  <a:moveTo>
                                    <a:pt x="317" y="44"/>
                                  </a:moveTo>
                                  <a:lnTo>
                                    <a:pt x="317" y="21"/>
                                  </a:lnTo>
                                  <a:lnTo>
                                    <a:pt x="315" y="11"/>
                                  </a:lnTo>
                                  <a:lnTo>
                                    <a:pt x="312" y="4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5" y="4"/>
                                  </a:lnTo>
                                  <a:lnTo>
                                    <a:pt x="3" y="9"/>
                                  </a:lnTo>
                                  <a:lnTo>
                                    <a:pt x="1" y="21"/>
                                  </a:lnTo>
                                  <a:lnTo>
                                    <a:pt x="1" y="44"/>
                                  </a:lnTo>
                                  <a:lnTo>
                                    <a:pt x="3" y="54"/>
                                  </a:lnTo>
                                  <a:lnTo>
                                    <a:pt x="5" y="61"/>
                                  </a:lnTo>
                                  <a:lnTo>
                                    <a:pt x="8" y="63"/>
                                  </a:lnTo>
                                  <a:lnTo>
                                    <a:pt x="10" y="63"/>
                                  </a:lnTo>
                                  <a:lnTo>
                                    <a:pt x="306" y="63"/>
                                  </a:lnTo>
                                  <a:lnTo>
                                    <a:pt x="310" y="63"/>
                                  </a:lnTo>
                                  <a:lnTo>
                                    <a:pt x="312" y="61"/>
                                  </a:lnTo>
                                  <a:lnTo>
                                    <a:pt x="315" y="54"/>
                                  </a:lnTo>
                                  <a:lnTo>
                                    <a:pt x="317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22" name="" descr=""/>
                            <pic:cNvPicPr/>
                          </pic:nvPicPr>
                          <pic:blipFill>
                            <a:blip r:embed="rId74"/>
                            <a:stretch/>
                          </pic:blipFill>
                          <pic:spPr>
                            <a:xfrm>
                              <a:off x="1800" y="47160"/>
                              <a:ext cx="113040" cy="17856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3" name="" descr=""/>
                            <pic:cNvPicPr/>
                          </pic:nvPicPr>
                          <pic:blipFill>
                            <a:blip r:embed="rId75"/>
                            <a:stretch/>
                          </pic:blipFill>
                          <pic:spPr>
                            <a:xfrm>
                              <a:off x="1440" y="246240"/>
                              <a:ext cx="113760" cy="22788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wps:wsp>
                          <wps:cNvSpPr/>
                          <wps:spPr>
                            <a:xfrm>
                              <a:off x="1440" y="499680"/>
                              <a:ext cx="114480" cy="104760"/>
                            </a:xfrm>
                            <a:custGeom>
                              <a:avLst/>
                              <a:gdLst>
                                <a:gd name="textAreaLeft" fmla="*/ 0 w 64800"/>
                                <a:gd name="textAreaRight" fmla="*/ 65520 w 64800"/>
                                <a:gd name="textAreaTop" fmla="*/ 0 h 59400"/>
                                <a:gd name="textAreaBottom" fmla="*/ 60120 h 594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18" h="291">
                                  <a:moveTo>
                                    <a:pt x="315" y="14"/>
                                  </a:moveTo>
                                  <a:lnTo>
                                    <a:pt x="313" y="9"/>
                                  </a:lnTo>
                                  <a:lnTo>
                                    <a:pt x="306" y="2"/>
                                  </a:lnTo>
                                  <a:lnTo>
                                    <a:pt x="301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5" y="4"/>
                                  </a:lnTo>
                                  <a:lnTo>
                                    <a:pt x="3" y="9"/>
                                  </a:lnTo>
                                  <a:lnTo>
                                    <a:pt x="1" y="21"/>
                                  </a:lnTo>
                                  <a:lnTo>
                                    <a:pt x="1" y="44"/>
                                  </a:lnTo>
                                  <a:lnTo>
                                    <a:pt x="3" y="55"/>
                                  </a:lnTo>
                                  <a:lnTo>
                                    <a:pt x="5" y="62"/>
                                  </a:lnTo>
                                  <a:lnTo>
                                    <a:pt x="10" y="64"/>
                                  </a:lnTo>
                                  <a:lnTo>
                                    <a:pt x="128" y="64"/>
                                  </a:lnTo>
                                  <a:lnTo>
                                    <a:pt x="128" y="161"/>
                                  </a:lnTo>
                                  <a:lnTo>
                                    <a:pt x="128" y="162"/>
                                  </a:lnTo>
                                  <a:lnTo>
                                    <a:pt x="132" y="166"/>
                                  </a:lnTo>
                                  <a:lnTo>
                                    <a:pt x="139" y="168"/>
                                  </a:lnTo>
                                  <a:lnTo>
                                    <a:pt x="158" y="169"/>
                                  </a:lnTo>
                                  <a:lnTo>
                                    <a:pt x="172" y="168"/>
                                  </a:lnTo>
                                  <a:lnTo>
                                    <a:pt x="178" y="166"/>
                                  </a:lnTo>
                                  <a:lnTo>
                                    <a:pt x="179" y="162"/>
                                  </a:lnTo>
                                  <a:lnTo>
                                    <a:pt x="179" y="64"/>
                                  </a:lnTo>
                                  <a:lnTo>
                                    <a:pt x="262" y="64"/>
                                  </a:lnTo>
                                  <a:lnTo>
                                    <a:pt x="262" y="166"/>
                                  </a:lnTo>
                                  <a:lnTo>
                                    <a:pt x="264" y="169"/>
                                  </a:lnTo>
                                  <a:lnTo>
                                    <a:pt x="268" y="173"/>
                                  </a:lnTo>
                                  <a:lnTo>
                                    <a:pt x="273" y="175"/>
                                  </a:lnTo>
                                  <a:lnTo>
                                    <a:pt x="289" y="177"/>
                                  </a:lnTo>
                                  <a:lnTo>
                                    <a:pt x="294" y="177"/>
                                  </a:lnTo>
                                  <a:lnTo>
                                    <a:pt x="306" y="175"/>
                                  </a:lnTo>
                                  <a:lnTo>
                                    <a:pt x="313" y="171"/>
                                  </a:lnTo>
                                  <a:lnTo>
                                    <a:pt x="315" y="168"/>
                                  </a:lnTo>
                                  <a:lnTo>
                                    <a:pt x="315" y="14"/>
                                  </a:lnTo>
                                  <a:moveTo>
                                    <a:pt x="317" y="249"/>
                                  </a:moveTo>
                                  <a:lnTo>
                                    <a:pt x="315" y="237"/>
                                  </a:lnTo>
                                  <a:lnTo>
                                    <a:pt x="312" y="229"/>
                                  </a:lnTo>
                                  <a:lnTo>
                                    <a:pt x="308" y="228"/>
                                  </a:lnTo>
                                  <a:lnTo>
                                    <a:pt x="10" y="228"/>
                                  </a:lnTo>
                                  <a:lnTo>
                                    <a:pt x="8" y="228"/>
                                  </a:lnTo>
                                  <a:lnTo>
                                    <a:pt x="5" y="229"/>
                                  </a:lnTo>
                                  <a:lnTo>
                                    <a:pt x="3" y="237"/>
                                  </a:lnTo>
                                  <a:lnTo>
                                    <a:pt x="1" y="249"/>
                                  </a:lnTo>
                                  <a:lnTo>
                                    <a:pt x="1" y="272"/>
                                  </a:lnTo>
                                  <a:lnTo>
                                    <a:pt x="3" y="282"/>
                                  </a:lnTo>
                                  <a:lnTo>
                                    <a:pt x="5" y="289"/>
                                  </a:lnTo>
                                  <a:lnTo>
                                    <a:pt x="8" y="291"/>
                                  </a:lnTo>
                                  <a:lnTo>
                                    <a:pt x="10" y="291"/>
                                  </a:lnTo>
                                  <a:lnTo>
                                    <a:pt x="306" y="291"/>
                                  </a:lnTo>
                                  <a:lnTo>
                                    <a:pt x="310" y="291"/>
                                  </a:lnTo>
                                  <a:lnTo>
                                    <a:pt x="312" y="289"/>
                                  </a:lnTo>
                                  <a:lnTo>
                                    <a:pt x="315" y="282"/>
                                  </a:lnTo>
                                  <a:lnTo>
                                    <a:pt x="317" y="272"/>
                                  </a:lnTo>
                                  <a:lnTo>
                                    <a:pt x="317" y="2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24" name="" descr=""/>
                            <pic:cNvPicPr/>
                          </pic:nvPicPr>
                          <pic:blipFill>
                            <a:blip r:embed="rId76"/>
                            <a:stretch/>
                          </pic:blipFill>
                          <pic:spPr>
                            <a:xfrm>
                              <a:off x="0" y="628560"/>
                              <a:ext cx="117000" cy="38088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5" name="" descr=""/>
                            <pic:cNvPicPr/>
                          </pic:nvPicPr>
                          <pic:blipFill>
                            <a:blip r:embed="rId77"/>
                            <a:stretch/>
                          </pic:blipFill>
                          <pic:spPr>
                            <a:xfrm>
                              <a:off x="0" y="1035000"/>
                              <a:ext cx="115560" cy="9072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71" style="position:absolute;margin-left:572.65pt;margin-top:196.75pt;width:9.2pt;height:88.65pt" coordorigin="11453,3935" coordsize="184,1773">
                  <v:shape id="shape_0" stroked="f" o:allowincell="f" style="position:absolute;left:11456;top:4009;width:177;height:280;mso-wrap-style:none;v-text-anchor:middle;mso-position-horizontal-relative:page;mso-position-vertical-relative:page" type="_x0000_t75">
                    <v:imagedata r:id="rId78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1455;top:4323;width:178;height:358;mso-wrap-style:none;v-text-anchor:middle;mso-position-horizontal-relative:page;mso-position-vertical-relative:page" type="_x0000_t75">
                    <v:imagedata r:id="rId79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1453;top:4925;width:183;height:599;mso-wrap-style:none;v-text-anchor:middle;mso-position-horizontal-relative:page;mso-position-vertical-relative:page" type="_x0000_t75">
                    <v:imagedata r:id="rId80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1453;top:5565;width:181;height:142;mso-wrap-style:none;v-text-anchor:middle;mso-position-horizontal-relative:page;mso-position-vertical-relative:page" type="_x0000_t75">
                    <v:imagedata r:id="rId81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​​​​</w:delText>
        </w:r>
      </w:del>
      <w:del w:id="216" w:author="User" w:date="2023-04-17T13:51:00Z">
        <w:r>
          <w:rPr/>
          <mc:AlternateContent>
            <mc:Choice Requires="wpg">
              <w:drawing>
                <wp:anchor behindDoc="1" distT="0" distB="0" distL="0" distR="0" simplePos="0" locked="0" layoutInCell="0" allowOverlap="1" relativeHeight="210">
                  <wp:simplePos x="0" y="0"/>
                  <wp:positionH relativeFrom="page">
                    <wp:posOffset>7272655</wp:posOffset>
                  </wp:positionH>
                  <wp:positionV relativeFrom="page">
                    <wp:posOffset>3688715</wp:posOffset>
                  </wp:positionV>
                  <wp:extent cx="149225" cy="687705"/>
                  <wp:effectExtent l="0" t="0" r="0" b="0"/>
                  <wp:wrapNone/>
                  <wp:docPr id="104" name="Фигура72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49400" cy="687600"/>
                            <a:chOff x="0" y="0"/>
                            <a:chExt cx="149400" cy="687600"/>
                          </a:xfrm>
                        </wpg:grpSpPr>
                        <pic:pic xmlns:pic="http://schemas.openxmlformats.org/drawingml/2006/picture">
                          <pic:nvPicPr>
                            <pic:cNvPr id="26" name="" descr=""/>
                            <pic:cNvPicPr/>
                          </pic:nvPicPr>
                          <pic:blipFill>
                            <a:blip r:embed="rId82"/>
                            <a:stretch/>
                          </pic:blipFill>
                          <pic:spPr>
                            <a:xfrm>
                              <a:off x="0" y="0"/>
                              <a:ext cx="117000" cy="19548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7" name="" descr=""/>
                            <pic:cNvPicPr/>
                          </pic:nvPicPr>
                          <pic:blipFill>
                            <a:blip r:embed="rId83"/>
                            <a:stretch/>
                          </pic:blipFill>
                          <pic:spPr>
                            <a:xfrm>
                              <a:off x="0" y="215280"/>
                              <a:ext cx="149400" cy="47232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72" style="position:absolute;margin-left:572.65pt;margin-top:290.45pt;width:11.75pt;height:54.15pt" coordorigin="11453,5809" coordsize="235,1083">
                  <v:shape id="shape_0" stroked="f" o:allowincell="f" style="position:absolute;left:11453;top:5809;width:183;height:307;mso-wrap-style:none;v-text-anchor:middle;mso-position-horizontal-relative:page;mso-position-vertical-relative:page" type="_x0000_t75">
                    <v:imagedata r:id="rId84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1453;top:6148;width:234;height:743;mso-wrap-style:none;v-text-anchor:middle;mso-position-horizontal-relative:page;mso-position-vertical-relative:page" type="_x0000_t75">
                    <v:imagedata r:id="rId85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​​​​</w:delText>
        </w:r>
      </w:del>
      <w:del w:id="217" w:author="User" w:date="2023-04-17T13:51:00Z">
        <w:r>
          <w:rPr/>
          <mc:AlternateContent>
            <mc:Choice Requires="wpg">
              <w:drawing>
                <wp:anchor behindDoc="1" distT="0" distB="0" distL="0" distR="0" simplePos="0" locked="0" layoutInCell="0" allowOverlap="1" relativeHeight="211">
                  <wp:simplePos x="0" y="0"/>
                  <wp:positionH relativeFrom="page">
                    <wp:posOffset>7272655</wp:posOffset>
                  </wp:positionH>
                  <wp:positionV relativeFrom="page">
                    <wp:posOffset>4439920</wp:posOffset>
                  </wp:positionV>
                  <wp:extent cx="116840" cy="577215"/>
                  <wp:effectExtent l="0" t="0" r="0" b="0"/>
                  <wp:wrapNone/>
                  <wp:docPr id="105" name="Фигура73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7000" cy="577080"/>
                            <a:chOff x="0" y="0"/>
                            <a:chExt cx="117000" cy="577080"/>
                          </a:xfrm>
                        </wpg:grpSpPr>
                        <pic:pic xmlns:pic="http://schemas.openxmlformats.org/drawingml/2006/picture">
                          <pic:nvPicPr>
                            <pic:cNvPr id="28" name="" descr=""/>
                            <pic:cNvPicPr/>
                          </pic:nvPicPr>
                          <pic:blipFill>
                            <a:blip r:embed="rId86"/>
                            <a:stretch/>
                          </pic:blipFill>
                          <pic:spPr>
                            <a:xfrm>
                              <a:off x="1800" y="0"/>
                              <a:ext cx="113040" cy="6588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9" name="" descr=""/>
                            <pic:cNvPicPr/>
                          </pic:nvPicPr>
                          <pic:blipFill>
                            <a:blip r:embed="rId87"/>
                            <a:stretch/>
                          </pic:blipFill>
                          <pic:spPr>
                            <a:xfrm>
                              <a:off x="0" y="87120"/>
                              <a:ext cx="117000" cy="37800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0" name="" descr=""/>
                            <pic:cNvPicPr/>
                          </pic:nvPicPr>
                          <pic:blipFill>
                            <a:blip r:embed="rId88"/>
                            <a:stretch/>
                          </pic:blipFill>
                          <pic:spPr>
                            <a:xfrm>
                              <a:off x="1440" y="485280"/>
                              <a:ext cx="113760" cy="9216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73" style="position:absolute;margin-left:572.65pt;margin-top:349.6pt;width:9.2pt;height:45.45pt" coordorigin="11453,6992" coordsize="184,909">
                  <v:shape id="shape_0" stroked="f" o:allowincell="f" style="position:absolute;left:11456;top:6992;width:177;height:103;mso-wrap-style:none;v-text-anchor:middle;mso-position-horizontal-relative:page;mso-position-vertical-relative:page" type="_x0000_t75">
                    <v:imagedata r:id="rId89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1453;top:7129;width:183;height:594;mso-wrap-style:none;v-text-anchor:middle;mso-position-horizontal-relative:page;mso-position-vertical-relative:page" type="_x0000_t75">
                    <v:imagedata r:id="rId90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1455;top:7756;width:178;height:144;mso-wrap-style:none;v-text-anchor:middle;mso-position-horizontal-relative:page;mso-position-vertical-relative:page" type="_x0000_t75">
                    <v:imagedata r:id="rId91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​​​​</w:delText>
        </w:r>
      </w:del>
      <w:del w:id="218" w:author="User" w:date="2023-04-17T13:51:00Z">
        <w:r>
          <w:rPr/>
          <mc:AlternateContent>
            <mc:Choice Requires="wpg">
              <w:drawing>
                <wp:anchor behindDoc="1" distT="0" distB="0" distL="635" distR="0" simplePos="0" locked="0" layoutInCell="0" allowOverlap="1" relativeHeight="212">
                  <wp:simplePos x="0" y="0"/>
                  <wp:positionH relativeFrom="page">
                    <wp:posOffset>7273925</wp:posOffset>
                  </wp:positionH>
                  <wp:positionV relativeFrom="page">
                    <wp:posOffset>5040630</wp:posOffset>
                  </wp:positionV>
                  <wp:extent cx="114300" cy="509270"/>
                  <wp:effectExtent l="635" t="0" r="0" b="0"/>
                  <wp:wrapNone/>
                  <wp:docPr id="106" name="Фигура74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4480" cy="509400"/>
                            <a:chOff x="0" y="0"/>
                            <a:chExt cx="114480" cy="50940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113760" cy="21600"/>
                            </a:xfrm>
                            <a:custGeom>
                              <a:avLst/>
                              <a:gdLst>
                                <a:gd name="textAreaLeft" fmla="*/ 0 w 64440"/>
                                <a:gd name="textAreaRight" fmla="*/ 65160 w 64440"/>
                                <a:gd name="textAreaTop" fmla="*/ 0 h 12240"/>
                                <a:gd name="textAreaBottom" fmla="*/ 12960 h 1224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16" h="64">
                                  <a:moveTo>
                                    <a:pt x="316" y="42"/>
                                  </a:moveTo>
                                  <a:lnTo>
                                    <a:pt x="316" y="19"/>
                                  </a:lnTo>
                                  <a:lnTo>
                                    <a:pt x="314" y="9"/>
                                  </a:lnTo>
                                  <a:lnTo>
                                    <a:pt x="311" y="2"/>
                                  </a:lnTo>
                                  <a:lnTo>
                                    <a:pt x="307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2" y="9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2" y="54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7" y="63"/>
                                  </a:lnTo>
                                  <a:lnTo>
                                    <a:pt x="9" y="63"/>
                                  </a:lnTo>
                                  <a:lnTo>
                                    <a:pt x="305" y="63"/>
                                  </a:lnTo>
                                  <a:lnTo>
                                    <a:pt x="309" y="63"/>
                                  </a:lnTo>
                                  <a:lnTo>
                                    <a:pt x="311" y="60"/>
                                  </a:lnTo>
                                  <a:lnTo>
                                    <a:pt x="314" y="54"/>
                                  </a:lnTo>
                                  <a:lnTo>
                                    <a:pt x="316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31" name="" descr=""/>
                            <pic:cNvPicPr/>
                          </pic:nvPicPr>
                          <pic:blipFill>
                            <a:blip r:embed="rId92"/>
                            <a:stretch/>
                          </pic:blipFill>
                          <pic:spPr>
                            <a:xfrm>
                              <a:off x="0" y="48240"/>
                              <a:ext cx="114480" cy="30168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wps:wsp>
                          <wps:cNvSpPr/>
                          <wps:spPr>
                            <a:xfrm>
                              <a:off x="0" y="374760"/>
                              <a:ext cx="113760" cy="21600"/>
                            </a:xfrm>
                            <a:custGeom>
                              <a:avLst/>
                              <a:gdLst>
                                <a:gd name="textAreaLeft" fmla="*/ 0 w 64440"/>
                                <a:gd name="textAreaRight" fmla="*/ 65160 w 64440"/>
                                <a:gd name="textAreaTop" fmla="*/ 0 h 12240"/>
                                <a:gd name="textAreaBottom" fmla="*/ 12960 h 1224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16" h="64">
                                  <a:moveTo>
                                    <a:pt x="316" y="42"/>
                                  </a:moveTo>
                                  <a:lnTo>
                                    <a:pt x="316" y="19"/>
                                  </a:lnTo>
                                  <a:lnTo>
                                    <a:pt x="314" y="9"/>
                                  </a:lnTo>
                                  <a:lnTo>
                                    <a:pt x="311" y="2"/>
                                  </a:lnTo>
                                  <a:lnTo>
                                    <a:pt x="307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2" y="9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2" y="54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7" y="63"/>
                                  </a:lnTo>
                                  <a:lnTo>
                                    <a:pt x="9" y="63"/>
                                  </a:lnTo>
                                  <a:lnTo>
                                    <a:pt x="305" y="63"/>
                                  </a:lnTo>
                                  <a:lnTo>
                                    <a:pt x="309" y="63"/>
                                  </a:lnTo>
                                  <a:lnTo>
                                    <a:pt x="311" y="60"/>
                                  </a:lnTo>
                                  <a:lnTo>
                                    <a:pt x="314" y="54"/>
                                  </a:lnTo>
                                  <a:lnTo>
                                    <a:pt x="316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32" name="" descr=""/>
                            <pic:cNvPicPr/>
                          </pic:nvPicPr>
                          <pic:blipFill>
                            <a:blip r:embed="rId93"/>
                            <a:stretch/>
                          </pic:blipFill>
                          <pic:spPr>
                            <a:xfrm>
                              <a:off x="0" y="422280"/>
                              <a:ext cx="113760" cy="8712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74" style="position:absolute;margin-left:572.75pt;margin-top:396.9pt;width:9pt;height:40.1pt" coordorigin="11455,7938" coordsize="180,802">
                  <v:shape id="shape_0" stroked="f" o:allowincell="f" style="position:absolute;left:11455;top:8014;width:179;height:474;mso-wrap-style:none;v-text-anchor:middle;mso-position-horizontal-relative:page;mso-position-vertical-relative:page" type="_x0000_t75">
                    <v:imagedata r:id="rId94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1455;top:8603;width:178;height:136;mso-wrap-style:none;v-text-anchor:middle;mso-position-horizontal-relative:page;mso-position-vertical-relative:page" type="_x0000_t75">
                    <v:imagedata r:id="rId95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​​​​</w:delText>
        </w:r>
      </w:del>
      <w:del w:id="219" w:author="User" w:date="2023-04-17T13:51:00Z">
        <w:r>
          <w:rPr/>
          <mc:AlternateContent>
            <mc:Choice Requires="wpg">
              <w:drawing>
                <wp:anchor behindDoc="1" distT="635" distB="0" distL="0" distR="0" simplePos="0" locked="0" layoutInCell="0" allowOverlap="1" relativeHeight="213">
                  <wp:simplePos x="0" y="0"/>
                  <wp:positionH relativeFrom="page">
                    <wp:posOffset>7272655</wp:posOffset>
                  </wp:positionH>
                  <wp:positionV relativeFrom="page">
                    <wp:posOffset>5614035</wp:posOffset>
                  </wp:positionV>
                  <wp:extent cx="116840" cy="310515"/>
                  <wp:effectExtent l="0" t="635" r="0" b="0"/>
                  <wp:wrapNone/>
                  <wp:docPr id="107" name="Фигура75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7000" cy="310680"/>
                            <a:chOff x="0" y="0"/>
                            <a:chExt cx="117000" cy="310680"/>
                          </a:xfrm>
                        </wpg:grpSpPr>
                        <wps:wsp>
                          <wps:cNvSpPr/>
                          <wps:spPr>
                            <a:xfrm>
                              <a:off x="1440" y="0"/>
                              <a:ext cx="114480" cy="95760"/>
                            </a:xfrm>
                            <a:custGeom>
                              <a:avLst/>
                              <a:gdLst>
                                <a:gd name="textAreaLeft" fmla="*/ 0 w 64800"/>
                                <a:gd name="textAreaRight" fmla="*/ 65520 w 64800"/>
                                <a:gd name="textAreaTop" fmla="*/ 0 h 54360"/>
                                <a:gd name="textAreaBottom" fmla="*/ 55080 h 543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18" h="270">
                                  <a:moveTo>
                                    <a:pt x="317" y="228"/>
                                  </a:moveTo>
                                  <a:lnTo>
                                    <a:pt x="315" y="215"/>
                                  </a:lnTo>
                                  <a:lnTo>
                                    <a:pt x="312" y="210"/>
                                  </a:lnTo>
                                  <a:lnTo>
                                    <a:pt x="308" y="207"/>
                                  </a:lnTo>
                                  <a:lnTo>
                                    <a:pt x="10" y="207"/>
                                  </a:lnTo>
                                  <a:lnTo>
                                    <a:pt x="8" y="207"/>
                                  </a:lnTo>
                                  <a:lnTo>
                                    <a:pt x="5" y="210"/>
                                  </a:lnTo>
                                  <a:lnTo>
                                    <a:pt x="3" y="215"/>
                                  </a:lnTo>
                                  <a:lnTo>
                                    <a:pt x="1" y="228"/>
                                  </a:lnTo>
                                  <a:lnTo>
                                    <a:pt x="1" y="251"/>
                                  </a:lnTo>
                                  <a:lnTo>
                                    <a:pt x="3" y="261"/>
                                  </a:lnTo>
                                  <a:lnTo>
                                    <a:pt x="5" y="268"/>
                                  </a:lnTo>
                                  <a:lnTo>
                                    <a:pt x="8" y="270"/>
                                  </a:lnTo>
                                  <a:lnTo>
                                    <a:pt x="10" y="270"/>
                                  </a:lnTo>
                                  <a:lnTo>
                                    <a:pt x="306" y="270"/>
                                  </a:lnTo>
                                  <a:lnTo>
                                    <a:pt x="310" y="270"/>
                                  </a:lnTo>
                                  <a:lnTo>
                                    <a:pt x="312" y="268"/>
                                  </a:lnTo>
                                  <a:lnTo>
                                    <a:pt x="315" y="261"/>
                                  </a:lnTo>
                                  <a:lnTo>
                                    <a:pt x="317" y="251"/>
                                  </a:lnTo>
                                  <a:lnTo>
                                    <a:pt x="317" y="228"/>
                                  </a:lnTo>
                                  <a:moveTo>
                                    <a:pt x="317" y="19"/>
                                  </a:moveTo>
                                  <a:lnTo>
                                    <a:pt x="315" y="9"/>
                                  </a:lnTo>
                                  <a:lnTo>
                                    <a:pt x="312" y="2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3" y="9"/>
                                  </a:lnTo>
                                  <a:lnTo>
                                    <a:pt x="1" y="12"/>
                                  </a:lnTo>
                                  <a:lnTo>
                                    <a:pt x="1" y="162"/>
                                  </a:lnTo>
                                  <a:lnTo>
                                    <a:pt x="3" y="164"/>
                                  </a:lnTo>
                                  <a:lnTo>
                                    <a:pt x="6" y="168"/>
                                  </a:lnTo>
                                  <a:lnTo>
                                    <a:pt x="13" y="171"/>
                                  </a:lnTo>
                                  <a:lnTo>
                                    <a:pt x="29" y="171"/>
                                  </a:lnTo>
                                  <a:lnTo>
                                    <a:pt x="33" y="171"/>
                                  </a:lnTo>
                                  <a:lnTo>
                                    <a:pt x="47" y="170"/>
                                  </a:lnTo>
                                  <a:lnTo>
                                    <a:pt x="52" y="168"/>
                                  </a:lnTo>
                                  <a:lnTo>
                                    <a:pt x="54" y="164"/>
                                  </a:lnTo>
                                  <a:lnTo>
                                    <a:pt x="54" y="64"/>
                                  </a:lnTo>
                                  <a:lnTo>
                                    <a:pt x="306" y="64"/>
                                  </a:lnTo>
                                  <a:lnTo>
                                    <a:pt x="310" y="64"/>
                                  </a:lnTo>
                                  <a:lnTo>
                                    <a:pt x="313" y="58"/>
                                  </a:lnTo>
                                  <a:lnTo>
                                    <a:pt x="315" y="55"/>
                                  </a:lnTo>
                                  <a:lnTo>
                                    <a:pt x="317" y="42"/>
                                  </a:lnTo>
                                  <a:lnTo>
                                    <a:pt x="317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33" name="" descr=""/>
                            <pic:cNvPicPr/>
                          </pic:nvPicPr>
                          <pic:blipFill>
                            <a:blip r:embed="rId96"/>
                            <a:stretch/>
                          </pic:blipFill>
                          <pic:spPr>
                            <a:xfrm>
                              <a:off x="0" y="117360"/>
                              <a:ext cx="117000" cy="19296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75" style="position:absolute;margin-left:572.65pt;margin-top:442.05pt;width:9.2pt;height:24.45pt" coordorigin="11453,8841" coordsize="184,489">
                  <v:shape id="shape_0" stroked="f" o:allowincell="f" style="position:absolute;left:11453;top:9026;width:183;height:303;mso-wrap-style:none;v-text-anchor:middle;mso-position-horizontal-relative:page;mso-position-vertical-relative:page" type="_x0000_t75">
                    <v:imagedata r:id="rId97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​​​​​</w:delText>
        </w:r>
      </w:del>
      <w:del w:id="220" w:author="User" w:date="2023-04-17T13:51:00Z">
        <w:r>
          <w:rPr/>
          <w:drawing>
            <wp:anchor behindDoc="1" distT="0" distB="0" distL="0" distR="0" simplePos="0" locked="0" layoutInCell="0" allowOverlap="1" relativeHeight="171">
              <wp:simplePos x="0" y="0"/>
              <wp:positionH relativeFrom="page">
                <wp:posOffset>6917690</wp:posOffset>
              </wp:positionH>
              <wp:positionV relativeFrom="page">
                <wp:posOffset>1033145</wp:posOffset>
              </wp:positionV>
              <wp:extent cx="135255" cy="1571625"/>
              <wp:effectExtent l="0" t="0" r="0" b="0"/>
              <wp:wrapNone/>
              <wp:docPr id="108" name="image62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8" name="image62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9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5255" cy="1571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221" w:author="User" w:date="2023-04-17T13:51:00Z">
        <w:r>
          <w:rPr/>
          <w:drawing>
            <wp:anchor behindDoc="1" distT="0" distB="0" distL="0" distR="0" simplePos="0" locked="0" layoutInCell="0" allowOverlap="1" relativeHeight="172">
              <wp:simplePos x="0" y="0"/>
              <wp:positionH relativeFrom="page">
                <wp:posOffset>6936105</wp:posOffset>
              </wp:positionH>
              <wp:positionV relativeFrom="paragraph">
                <wp:posOffset>-4540250</wp:posOffset>
              </wp:positionV>
              <wp:extent cx="116840" cy="3838575"/>
              <wp:effectExtent l="0" t="0" r="0" b="0"/>
              <wp:wrapNone/>
              <wp:docPr id="109" name="image63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9" name="image63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9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6840" cy="3838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222" w:author="User" w:date="2023-04-17T13:51:00Z">
        <w:r>
          <w:rPr/>
          <w:drawing>
            <wp:anchor behindDoc="1" distT="0" distB="0" distL="0" distR="0" simplePos="0" locked="0" layoutInCell="0" allowOverlap="1" relativeHeight="173">
              <wp:simplePos x="0" y="0"/>
              <wp:positionH relativeFrom="page">
                <wp:posOffset>6628765</wp:posOffset>
              </wp:positionH>
              <wp:positionV relativeFrom="page">
                <wp:posOffset>1762125</wp:posOffset>
              </wp:positionV>
              <wp:extent cx="109220" cy="4052570"/>
              <wp:effectExtent l="0" t="0" r="0" b="0"/>
              <wp:wrapNone/>
              <wp:docPr id="110" name="image64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0" name="image64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0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9220" cy="40525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</w:delText>
        </w:r>
      </w:del>
      <w:del w:id="223" w:author="User" w:date="2023-04-17T13:51:00Z">
        <w:r>
          <w:rPr/>
          <w:pict>
            <v:shape id="shape_0" coordsize="806,542" path="m805,538l805,532l805,5l798,0l5,0l0,5l0,538l5,541l79,541l85,538l85,90l362,90l362,479l365,483l440,483l445,479l445,90l720,90l720,538l724,541l798,541l805,538e" fillcolor="#76777a" stroked="f" o:allowincell="f" style="position:absolute;margin-left:717.45pt;margin-top:395.8pt;width:22.75pt;height:15.3pt;mso-wrap-style:none;v-text-anchor:middle;mso-position-horizontal-relative:page;mso-position-vertical-relative:page">
              <v:fill o:detectmouseclick="t" type="solid" color2="#898885"/>
              <v:stroke color="#3465a4" joinstyle="round" endcap="flat"/>
              <w10:wrap type="none"/>
            </v:shape>
          </w:pict>
          <w:pict>
            <v:shape id="shape_0" coordsize="806,658" path="m805,652l805,576l798,571l793,571l152,571l793,93l801,86l805,81l805,5l798,0l5,0l0,5l0,81l5,86l649,86l4,569l0,574l0,652l5,657l798,657l805,652e" fillcolor="#76777a" stroked="f" o:allowincell="f" style="position:absolute;margin-left:717.45pt;margin-top:414.85pt;width:22.75pt;height:18.55pt;mso-wrap-style:none;v-text-anchor:middle;mso-position-horizontal-relative:page;mso-position-vertical-relative:page">
              <v:fill o:detectmouseclick="t" type="solid" color2="#898885"/>
              <v:stroke color="#3465a4" joinstyle="round" endcap="flat"/>
              <w10:wrap type="none"/>
            </v:shape>
          </w:pict>
          <w:pict>
            <v:shape id="shape_0" coordsize="806,570" path="m805,259l805,5l798,0l5,0l0,5l0,317l12,412l53,491l78,513l78,90l371,90l371,500l394,474l418,405l424,405l447,440l447,90l727,90l727,460l731,456l761,426l782,386l796,344l801,301l805,259xm371,500l371,268l371,315l367,354l360,386l348,412l325,440l296,461l262,474l225,477l181,472l144,454l115,428l95,398l88,375l81,352l79,326l78,299l78,513l119,548l215,569l289,558l350,527l371,500xm727,460l727,262l726,287l720,312l712,337l702,358l683,382l656,402l624,414l587,418l544,412l509,400l484,381l464,354l455,331l450,307l448,278l447,250l447,440l450,446l489,477l537,498l601,506l651,500l697,483l727,460xe" fillcolor="#76777a" stroked="f" o:allowincell="f" style="position:absolute;margin-left:717.45pt;margin-top:446.5pt;width:22.75pt;height:16.1pt;mso-wrap-style:none;v-text-anchor:middle;mso-position-horizontal-relative:page;mso-position-vertical-relative:page">
              <v:fill o:detectmouseclick="t" type="solid" color2="#898885"/>
              <v:stroke color="#3465a4" joinstyle="round" endcap="flat"/>
              <w10:wrap type="none"/>
            </v:shape>
          </w:pict>
          <w:pict>
            <v:shape id="shape_0" coordsize="817,607" path="m816,303l809,238l791,181l763,136l726,95l672,53l608,23l539,5l469,0l5,0l0,4l0,85l5,90l280,90l280,606l365,606l365,90l469,90l522,93l573,106l619,123l659,150l685,180l708,217l723,257l728,303l728,511l763,472l791,425l809,368l816,303xm280,606l280,516l5,516l0,523l0,603l5,606l280,606xm728,511l728,303l723,349l708,391l685,428l659,456l619,483l573,502l522,513l469,516l365,516l365,606l469,606l539,601l608,583l672,555l726,513l728,511xe" fillcolor="#76777a" stroked="f" o:allowincell="f" style="position:absolute;margin-left:717.45pt;margin-top:467.4pt;width:23.05pt;height:17.15pt;mso-wrap-style:none;v-text-anchor:middle;mso-position-horizontal-relative:page;mso-position-vertical-relative:page">
              <v:fill o:detectmouseclick="t" type="solid" color2="#898885"/>
              <v:stroke color="#3465a4" joinstyle="round" endcap="flat"/>
              <w10:wrap type="none"/>
            </v:shape>
          </w:pict>
          <w:pict>
            <v:shape id="shape_0" coordsize="806,658" path="m805,652l805,576l798,571l793,571l152,571l793,92l801,85l805,79l805,4l798,0l5,0l0,4l0,79l5,85l649,85l4,571l0,574l0,652l5,657l798,657l805,652e" fillcolor="#76777a" stroked="f" o:allowincell="f" style="position:absolute;margin-left:717.45pt;margin-top:490.25pt;width:22.75pt;height:18.6pt;mso-wrap-style:none;v-text-anchor:middle;mso-position-horizontal-relative:page;mso-position-vertical-relative:page">
              <v:fill o:detectmouseclick="t" type="solid" color2="#898885"/>
              <v:stroke color="#3465a4" joinstyle="round" endcap="flat"/>
              <w10:wrap type="none"/>
            </v:shape>
          </w:pict>
          <w:pict>
            <v:shape id="shape_0" coordsize="806,577" path="m805,555l805,449l801,444l793,437l417,90l798,90l805,85l805,5l798,0l5,0l0,5l0,85l5,90l298,90l383,171l11,463l4,468l0,472l0,576l11,576l452,232l794,558l805,555e" fillcolor="#76777a" stroked="f" o:allowincell="f" style="position:absolute;margin-left:717.45pt;margin-top:514.55pt;width:22.75pt;height:16.25pt;mso-wrap-style:none;v-text-anchor:middle;mso-position-horizontal-relative:page;mso-position-vertical-relative:page">
              <v:fill o:detectmouseclick="t" type="solid" color2="#898885"/>
              <v:stroke color="#3465a4" joinstyle="round" endcap="flat"/>
              <w10:wrap type="none"/>
            </v:shape>
          </w:pict>
          <w:delText>​​</w:delText>
        </w:r>
      </w:del>
      <w:del w:id="224" w:author="User" w:date="2023-04-17T13:51:00Z">
        <w:r>
          <w:rPr/>
          <mc:AlternateContent>
            <mc:Choice Requires="wpg">
              <w:drawing>
                <wp:anchor behindDoc="1" distT="0" distB="0" distL="0" distR="0" simplePos="0" locked="0" layoutInCell="0" allowOverlap="1" relativeHeight="214">
                  <wp:simplePos x="0" y="0"/>
                  <wp:positionH relativeFrom="page">
                    <wp:posOffset>6360160</wp:posOffset>
                  </wp:positionH>
                  <wp:positionV relativeFrom="page">
                    <wp:posOffset>1626870</wp:posOffset>
                  </wp:positionV>
                  <wp:extent cx="114935" cy="4317365"/>
                  <wp:effectExtent l="0" t="0" r="0" b="0"/>
                  <wp:wrapNone/>
                  <wp:docPr id="117" name="Фигура82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4840" cy="4317480"/>
                            <a:chOff x="0" y="0"/>
                            <a:chExt cx="114840" cy="4317480"/>
                          </a:xfrm>
                        </wpg:grpSpPr>
                        <pic:pic xmlns:pic="http://schemas.openxmlformats.org/drawingml/2006/picture">
                          <pic:nvPicPr>
                            <pic:cNvPr id="34" name="" descr=""/>
                            <pic:cNvPicPr/>
                          </pic:nvPicPr>
                          <pic:blipFill>
                            <a:blip r:embed="rId101"/>
                            <a:stretch/>
                          </pic:blipFill>
                          <pic:spPr>
                            <a:xfrm>
                              <a:off x="720" y="0"/>
                              <a:ext cx="114480" cy="336168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5" name="" descr=""/>
                            <pic:cNvPicPr/>
                          </pic:nvPicPr>
                          <pic:blipFill>
                            <a:blip r:embed="rId102"/>
                            <a:stretch/>
                          </pic:blipFill>
                          <pic:spPr>
                            <a:xfrm>
                              <a:off x="0" y="3375720"/>
                              <a:ext cx="108720" cy="94176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82" style="position:absolute;margin-left:500.8pt;margin-top:128.1pt;width:9.05pt;height:339.95pt" coordorigin="10016,2562" coordsize="181,6799">
                  <v:shape id="shape_0" stroked="f" o:allowincell="f" style="position:absolute;left:10017;top:2562;width:179;height:5293;mso-wrap-style:none;v-text-anchor:middle;mso-position-horizontal-relative:page;mso-position-vertical-relative:page" type="_x0000_t75">
                    <v:imagedata r:id="rId103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0016;top:7878;width:170;height:1482;mso-wrap-style:none;v-text-anchor:middle;mso-position-horizontal-relative:page;mso-position-vertical-relative:page" type="_x0000_t75">
                    <v:imagedata r:id="rId104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​​​​</w:delText>
        </w:r>
      </w:del>
      <w:del w:id="225" w:author="User" w:date="2023-04-17T13:51:00Z">
        <w:r>
          <w:rPr/>
          <mc:AlternateContent>
            <mc:Choice Requires="wpg">
              <w:drawing>
                <wp:anchor behindDoc="1" distT="635" distB="0" distL="635" distR="0" simplePos="0" locked="0" layoutInCell="0" allowOverlap="1" relativeHeight="215">
                  <wp:simplePos x="0" y="0"/>
                  <wp:positionH relativeFrom="page">
                    <wp:posOffset>9110980</wp:posOffset>
                  </wp:positionH>
                  <wp:positionV relativeFrom="page">
                    <wp:posOffset>6790055</wp:posOffset>
                  </wp:positionV>
                  <wp:extent cx="295910" cy="483235"/>
                  <wp:effectExtent l="635" t="635" r="0" b="0"/>
                  <wp:wrapNone/>
                  <wp:docPr id="118" name="Фигура83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95920" cy="483120"/>
                            <a:chOff x="0" y="0"/>
                            <a:chExt cx="295920" cy="483120"/>
                          </a:xfrm>
                        </wpg:grpSpPr>
                        <pic:pic xmlns:pic="http://schemas.openxmlformats.org/drawingml/2006/picture">
                          <pic:nvPicPr>
                            <pic:cNvPr id="36" name="" descr=""/>
                            <pic:cNvPicPr/>
                          </pic:nvPicPr>
                          <pic:blipFill>
                            <a:blip r:embed="rId105"/>
                            <a:stretch/>
                          </pic:blipFill>
                          <pic:spPr>
                            <a:xfrm>
                              <a:off x="161280" y="261000"/>
                              <a:ext cx="132120" cy="22212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wps:wsp>
                          <wps:cNvSpPr/>
                          <wps:spPr>
                            <a:xfrm>
                              <a:off x="0" y="0"/>
                              <a:ext cx="295920" cy="218520"/>
                            </a:xfrm>
                            <a:custGeom>
                              <a:avLst/>
                              <a:gdLst>
                                <a:gd name="textAreaLeft" fmla="*/ 0 w 167760"/>
                                <a:gd name="textAreaRight" fmla="*/ 168480 w 167760"/>
                                <a:gd name="textAreaTop" fmla="*/ 0 h 123840"/>
                                <a:gd name="textAreaBottom" fmla="*/ 124560 h 12384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822" h="610">
                                  <a:moveTo>
                                    <a:pt x="822" y="305"/>
                                  </a:moveTo>
                                  <a:lnTo>
                                    <a:pt x="815" y="242"/>
                                  </a:lnTo>
                                  <a:lnTo>
                                    <a:pt x="797" y="185"/>
                                  </a:lnTo>
                                  <a:lnTo>
                                    <a:pt x="769" y="136"/>
                                  </a:lnTo>
                                  <a:lnTo>
                                    <a:pt x="732" y="95"/>
                                  </a:lnTo>
                                  <a:lnTo>
                                    <a:pt x="676" y="53"/>
                                  </a:lnTo>
                                  <a:lnTo>
                                    <a:pt x="612" y="23"/>
                                  </a:lnTo>
                                  <a:lnTo>
                                    <a:pt x="543" y="5"/>
                                  </a:lnTo>
                                  <a:lnTo>
                                    <a:pt x="473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5" y="90"/>
                                  </a:lnTo>
                                  <a:lnTo>
                                    <a:pt x="282" y="90"/>
                                  </a:lnTo>
                                  <a:lnTo>
                                    <a:pt x="282" y="610"/>
                                  </a:lnTo>
                                  <a:lnTo>
                                    <a:pt x="367" y="610"/>
                                  </a:lnTo>
                                  <a:lnTo>
                                    <a:pt x="367" y="90"/>
                                  </a:lnTo>
                                  <a:lnTo>
                                    <a:pt x="473" y="90"/>
                                  </a:lnTo>
                                  <a:lnTo>
                                    <a:pt x="526" y="93"/>
                                  </a:lnTo>
                                  <a:lnTo>
                                    <a:pt x="577" y="106"/>
                                  </a:lnTo>
                                  <a:lnTo>
                                    <a:pt x="623" y="123"/>
                                  </a:lnTo>
                                  <a:lnTo>
                                    <a:pt x="663" y="150"/>
                                  </a:lnTo>
                                  <a:lnTo>
                                    <a:pt x="691" y="182"/>
                                  </a:lnTo>
                                  <a:lnTo>
                                    <a:pt x="714" y="219"/>
                                  </a:lnTo>
                                  <a:lnTo>
                                    <a:pt x="729" y="259"/>
                                  </a:lnTo>
                                  <a:lnTo>
                                    <a:pt x="734" y="305"/>
                                  </a:lnTo>
                                  <a:lnTo>
                                    <a:pt x="734" y="515"/>
                                  </a:lnTo>
                                  <a:lnTo>
                                    <a:pt x="769" y="476"/>
                                  </a:lnTo>
                                  <a:lnTo>
                                    <a:pt x="797" y="427"/>
                                  </a:lnTo>
                                  <a:lnTo>
                                    <a:pt x="815" y="370"/>
                                  </a:lnTo>
                                  <a:lnTo>
                                    <a:pt x="822" y="305"/>
                                  </a:lnTo>
                                  <a:moveTo>
                                    <a:pt x="282" y="610"/>
                                  </a:moveTo>
                                  <a:lnTo>
                                    <a:pt x="282" y="520"/>
                                  </a:lnTo>
                                  <a:lnTo>
                                    <a:pt x="5" y="520"/>
                                  </a:lnTo>
                                  <a:lnTo>
                                    <a:pt x="0" y="527"/>
                                  </a:lnTo>
                                  <a:lnTo>
                                    <a:pt x="0" y="607"/>
                                  </a:lnTo>
                                  <a:lnTo>
                                    <a:pt x="5" y="610"/>
                                  </a:lnTo>
                                  <a:lnTo>
                                    <a:pt x="282" y="610"/>
                                  </a:lnTo>
                                  <a:moveTo>
                                    <a:pt x="734" y="515"/>
                                  </a:moveTo>
                                  <a:lnTo>
                                    <a:pt x="734" y="305"/>
                                  </a:lnTo>
                                  <a:lnTo>
                                    <a:pt x="729" y="353"/>
                                  </a:lnTo>
                                  <a:lnTo>
                                    <a:pt x="714" y="393"/>
                                  </a:lnTo>
                                  <a:lnTo>
                                    <a:pt x="691" y="430"/>
                                  </a:lnTo>
                                  <a:lnTo>
                                    <a:pt x="663" y="460"/>
                                  </a:lnTo>
                                  <a:lnTo>
                                    <a:pt x="623" y="487"/>
                                  </a:lnTo>
                                  <a:lnTo>
                                    <a:pt x="577" y="506"/>
                                  </a:lnTo>
                                  <a:lnTo>
                                    <a:pt x="526" y="517"/>
                                  </a:lnTo>
                                  <a:lnTo>
                                    <a:pt x="473" y="520"/>
                                  </a:lnTo>
                                  <a:lnTo>
                                    <a:pt x="367" y="520"/>
                                  </a:lnTo>
                                  <a:lnTo>
                                    <a:pt x="367" y="610"/>
                                  </a:lnTo>
                                  <a:lnTo>
                                    <a:pt x="473" y="610"/>
                                  </a:lnTo>
                                  <a:lnTo>
                                    <a:pt x="543" y="605"/>
                                  </a:lnTo>
                                  <a:lnTo>
                                    <a:pt x="612" y="589"/>
                                  </a:lnTo>
                                  <a:lnTo>
                                    <a:pt x="676" y="559"/>
                                  </a:lnTo>
                                  <a:lnTo>
                                    <a:pt x="732" y="517"/>
                                  </a:lnTo>
                                  <a:lnTo>
                                    <a:pt x="734" y="5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a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83" style="position:absolute;margin-left:717.4pt;margin-top:534.65pt;width:23.3pt;height:38.05pt" coordorigin="14348,10693" coordsize="466,761">
                  <v:shape id="shape_0" stroked="f" o:allowincell="f" style="position:absolute;left:14602;top:11104;width:207;height:349;mso-wrap-style:none;v-text-anchor:middle;mso-position-horizontal-relative:page;mso-position-vertical-relative:page" type="_x0000_t75">
                    <v:imagedata r:id="rId106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</w:delText>
        </w:r>
      </w:del>
      <w:del w:id="226" w:author="User" w:date="2023-04-17T13:51:00Z">
        <w:r>
          <mc:AlternateContent>
            <mc:Choice Requires="wpg">
              <w:drawing>
                <wp:anchor behindDoc="1" distT="0" distB="635" distL="635" distR="0" simplePos="0" locked="0" layoutInCell="0" allowOverlap="1" relativeHeight="216">
                  <wp:simplePos x="0" y="0"/>
                  <wp:positionH relativeFrom="page">
                    <wp:posOffset>9110980</wp:posOffset>
                  </wp:positionH>
                  <wp:positionV relativeFrom="page">
                    <wp:posOffset>3968115</wp:posOffset>
                  </wp:positionV>
                  <wp:extent cx="428625" cy="1013460"/>
                  <wp:effectExtent l="635" t="0" r="0" b="635"/>
                  <wp:wrapNone/>
                  <wp:docPr id="119" name="Фигура84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28760" cy="1013400"/>
                            <a:chOff x="0" y="0"/>
                            <a:chExt cx="428760" cy="1013400"/>
                          </a:xfrm>
                        </wpg:grpSpPr>
                        <pic:pic xmlns:pic="http://schemas.openxmlformats.org/drawingml/2006/picture">
                          <pic:nvPicPr>
                            <pic:cNvPr id="37" name="" descr=""/>
                            <pic:cNvPicPr/>
                          </pic:nvPicPr>
                          <pic:blipFill>
                            <a:blip r:embed="rId107"/>
                            <a:stretch/>
                          </pic:blipFill>
                          <pic:spPr>
                            <a:xfrm>
                              <a:off x="167760" y="220320"/>
                              <a:ext cx="146520" cy="24084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wps:wsp>
                          <wps:cNvSpPr/>
                          <wps:spPr>
                            <a:xfrm>
                              <a:off x="0" y="187200"/>
                              <a:ext cx="190440" cy="306000"/>
                            </a:xfrm>
                            <a:custGeom>
                              <a:avLst/>
                              <a:gdLst>
                                <a:gd name="textAreaLeft" fmla="*/ 0 w 108000"/>
                                <a:gd name="textAreaRight" fmla="*/ 108720 w 108000"/>
                                <a:gd name="textAreaTop" fmla="*/ 0 h 173520"/>
                                <a:gd name="textAreaBottom" fmla="*/ 174240 h 17352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533" h="854">
                                  <a:moveTo>
                                    <a:pt x="533" y="852"/>
                                  </a:moveTo>
                                  <a:lnTo>
                                    <a:pt x="390" y="819"/>
                                  </a:lnTo>
                                  <a:lnTo>
                                    <a:pt x="274" y="757"/>
                                  </a:lnTo>
                                  <a:lnTo>
                                    <a:pt x="189" y="667"/>
                                  </a:lnTo>
                                  <a:lnTo>
                                    <a:pt x="136" y="556"/>
                                  </a:lnTo>
                                  <a:lnTo>
                                    <a:pt x="118" y="427"/>
                                  </a:lnTo>
                                  <a:lnTo>
                                    <a:pt x="136" y="300"/>
                                  </a:lnTo>
                                  <a:lnTo>
                                    <a:pt x="189" y="189"/>
                                  </a:lnTo>
                                  <a:lnTo>
                                    <a:pt x="274" y="97"/>
                                  </a:lnTo>
                                  <a:lnTo>
                                    <a:pt x="388" y="34"/>
                                  </a:lnTo>
                                  <a:lnTo>
                                    <a:pt x="533" y="2"/>
                                  </a:lnTo>
                                  <a:lnTo>
                                    <a:pt x="503" y="0"/>
                                  </a:lnTo>
                                  <a:lnTo>
                                    <a:pt x="369" y="19"/>
                                  </a:lnTo>
                                  <a:lnTo>
                                    <a:pt x="249" y="64"/>
                                  </a:lnTo>
                                  <a:lnTo>
                                    <a:pt x="148" y="131"/>
                                  </a:lnTo>
                                  <a:lnTo>
                                    <a:pt x="69" y="215"/>
                                  </a:lnTo>
                                  <a:lnTo>
                                    <a:pt x="18" y="314"/>
                                  </a:lnTo>
                                  <a:lnTo>
                                    <a:pt x="0" y="425"/>
                                  </a:lnTo>
                                  <a:lnTo>
                                    <a:pt x="0" y="431"/>
                                  </a:lnTo>
                                  <a:lnTo>
                                    <a:pt x="18" y="542"/>
                                  </a:lnTo>
                                  <a:lnTo>
                                    <a:pt x="69" y="641"/>
                                  </a:lnTo>
                                  <a:lnTo>
                                    <a:pt x="148" y="723"/>
                                  </a:lnTo>
                                  <a:lnTo>
                                    <a:pt x="249" y="789"/>
                                  </a:lnTo>
                                  <a:lnTo>
                                    <a:pt x="369" y="835"/>
                                  </a:lnTo>
                                  <a:lnTo>
                                    <a:pt x="503" y="854"/>
                                  </a:lnTo>
                                  <a:lnTo>
                                    <a:pt x="533" y="8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370b8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9360" y="0"/>
                              <a:ext cx="299160" cy="1013400"/>
                            </a:xfrm>
                            <a:custGeom>
                              <a:avLst/>
                              <a:gdLst>
                                <a:gd name="textAreaLeft" fmla="*/ 0 w 169560"/>
                                <a:gd name="textAreaRight" fmla="*/ 170280 w 169560"/>
                                <a:gd name="textAreaTop" fmla="*/ 0 h 574560"/>
                                <a:gd name="textAreaBottom" fmla="*/ 575280 h 57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833" h="2815">
                                  <a:moveTo>
                                    <a:pt x="811" y="6"/>
                                  </a:moveTo>
                                  <a:lnTo>
                                    <a:pt x="804" y="1"/>
                                  </a:lnTo>
                                  <a:lnTo>
                                    <a:pt x="5" y="1"/>
                                  </a:lnTo>
                                  <a:lnTo>
                                    <a:pt x="1" y="6"/>
                                  </a:lnTo>
                                  <a:lnTo>
                                    <a:pt x="1" y="486"/>
                                  </a:lnTo>
                                  <a:lnTo>
                                    <a:pt x="5" y="491"/>
                                  </a:lnTo>
                                  <a:lnTo>
                                    <a:pt x="79" y="491"/>
                                  </a:lnTo>
                                  <a:lnTo>
                                    <a:pt x="84" y="486"/>
                                  </a:lnTo>
                                  <a:lnTo>
                                    <a:pt x="84" y="91"/>
                                  </a:lnTo>
                                  <a:lnTo>
                                    <a:pt x="804" y="91"/>
                                  </a:lnTo>
                                  <a:lnTo>
                                    <a:pt x="811" y="86"/>
                                  </a:lnTo>
                                  <a:lnTo>
                                    <a:pt x="811" y="80"/>
                                  </a:lnTo>
                                  <a:lnTo>
                                    <a:pt x="811" y="6"/>
                                  </a:lnTo>
                                  <a:moveTo>
                                    <a:pt x="823" y="1424"/>
                                  </a:moveTo>
                                  <a:lnTo>
                                    <a:pt x="815" y="1423"/>
                                  </a:lnTo>
                                  <a:lnTo>
                                    <a:pt x="806" y="1426"/>
                                  </a:lnTo>
                                  <a:lnTo>
                                    <a:pt x="22" y="1721"/>
                                  </a:lnTo>
                                  <a:lnTo>
                                    <a:pt x="12" y="1724"/>
                                  </a:lnTo>
                                  <a:lnTo>
                                    <a:pt x="8" y="1730"/>
                                  </a:lnTo>
                                  <a:lnTo>
                                    <a:pt x="8" y="1819"/>
                                  </a:lnTo>
                                  <a:lnTo>
                                    <a:pt x="12" y="1823"/>
                                  </a:lnTo>
                                  <a:lnTo>
                                    <a:pt x="22" y="1828"/>
                                  </a:lnTo>
                                  <a:lnTo>
                                    <a:pt x="806" y="2126"/>
                                  </a:lnTo>
                                  <a:lnTo>
                                    <a:pt x="816" y="2130"/>
                                  </a:lnTo>
                                  <a:lnTo>
                                    <a:pt x="823" y="2126"/>
                                  </a:lnTo>
                                  <a:lnTo>
                                    <a:pt x="823" y="2036"/>
                                  </a:lnTo>
                                  <a:lnTo>
                                    <a:pt x="818" y="2031"/>
                                  </a:lnTo>
                                  <a:lnTo>
                                    <a:pt x="128" y="1777"/>
                                  </a:lnTo>
                                  <a:lnTo>
                                    <a:pt x="128" y="1774"/>
                                  </a:lnTo>
                                  <a:lnTo>
                                    <a:pt x="809" y="1523"/>
                                  </a:lnTo>
                                  <a:lnTo>
                                    <a:pt x="818" y="1521"/>
                                  </a:lnTo>
                                  <a:lnTo>
                                    <a:pt x="823" y="1516"/>
                                  </a:lnTo>
                                  <a:lnTo>
                                    <a:pt x="823" y="1424"/>
                                  </a:lnTo>
                                  <a:moveTo>
                                    <a:pt x="834" y="2569"/>
                                  </a:moveTo>
                                  <a:lnTo>
                                    <a:pt x="813" y="2444"/>
                                  </a:lnTo>
                                  <a:lnTo>
                                    <a:pt x="753" y="2334"/>
                                  </a:lnTo>
                                  <a:lnTo>
                                    <a:pt x="663" y="2246"/>
                                  </a:lnTo>
                                  <a:lnTo>
                                    <a:pt x="548" y="2190"/>
                                  </a:lnTo>
                                  <a:lnTo>
                                    <a:pt x="418" y="2170"/>
                                  </a:lnTo>
                                  <a:lnTo>
                                    <a:pt x="276" y="2190"/>
                                  </a:lnTo>
                                  <a:lnTo>
                                    <a:pt x="162" y="2245"/>
                                  </a:lnTo>
                                  <a:lnTo>
                                    <a:pt x="75" y="2329"/>
                                  </a:lnTo>
                                  <a:lnTo>
                                    <a:pt x="19" y="2439"/>
                                  </a:lnTo>
                                  <a:lnTo>
                                    <a:pt x="1" y="2567"/>
                                  </a:lnTo>
                                  <a:lnTo>
                                    <a:pt x="6" y="2643"/>
                                  </a:lnTo>
                                  <a:lnTo>
                                    <a:pt x="20" y="2708"/>
                                  </a:lnTo>
                                  <a:lnTo>
                                    <a:pt x="42" y="2761"/>
                                  </a:lnTo>
                                  <a:lnTo>
                                    <a:pt x="66" y="2807"/>
                                  </a:lnTo>
                                  <a:lnTo>
                                    <a:pt x="70" y="2814"/>
                                  </a:lnTo>
                                  <a:lnTo>
                                    <a:pt x="75" y="2816"/>
                                  </a:lnTo>
                                  <a:lnTo>
                                    <a:pt x="142" y="2786"/>
                                  </a:lnTo>
                                  <a:lnTo>
                                    <a:pt x="151" y="2782"/>
                                  </a:lnTo>
                                  <a:lnTo>
                                    <a:pt x="151" y="2777"/>
                                  </a:lnTo>
                                  <a:lnTo>
                                    <a:pt x="146" y="2770"/>
                                  </a:lnTo>
                                  <a:lnTo>
                                    <a:pt x="125" y="2733"/>
                                  </a:lnTo>
                                  <a:lnTo>
                                    <a:pt x="105" y="2687"/>
                                  </a:lnTo>
                                  <a:lnTo>
                                    <a:pt x="91" y="2633"/>
                                  </a:lnTo>
                                  <a:lnTo>
                                    <a:pt x="86" y="2569"/>
                                  </a:lnTo>
                                  <a:lnTo>
                                    <a:pt x="110" y="2451"/>
                                  </a:lnTo>
                                  <a:lnTo>
                                    <a:pt x="177" y="2354"/>
                                  </a:lnTo>
                                  <a:lnTo>
                                    <a:pt x="283" y="2287"/>
                                  </a:lnTo>
                                  <a:lnTo>
                                    <a:pt x="418" y="2262"/>
                                  </a:lnTo>
                                  <a:lnTo>
                                    <a:pt x="545" y="2287"/>
                                  </a:lnTo>
                                  <a:lnTo>
                                    <a:pt x="650" y="2354"/>
                                  </a:lnTo>
                                  <a:lnTo>
                                    <a:pt x="721" y="2451"/>
                                  </a:lnTo>
                                  <a:lnTo>
                                    <a:pt x="748" y="2567"/>
                                  </a:lnTo>
                                  <a:lnTo>
                                    <a:pt x="742" y="2631"/>
                                  </a:lnTo>
                                  <a:lnTo>
                                    <a:pt x="728" y="2685"/>
                                  </a:lnTo>
                                  <a:lnTo>
                                    <a:pt x="709" y="2730"/>
                                  </a:lnTo>
                                  <a:lnTo>
                                    <a:pt x="684" y="2774"/>
                                  </a:lnTo>
                                  <a:lnTo>
                                    <a:pt x="684" y="2779"/>
                                  </a:lnTo>
                                  <a:lnTo>
                                    <a:pt x="691" y="2782"/>
                                  </a:lnTo>
                                  <a:lnTo>
                                    <a:pt x="758" y="2814"/>
                                  </a:lnTo>
                                  <a:lnTo>
                                    <a:pt x="763" y="2811"/>
                                  </a:lnTo>
                                  <a:lnTo>
                                    <a:pt x="769" y="2804"/>
                                  </a:lnTo>
                                  <a:lnTo>
                                    <a:pt x="793" y="2760"/>
                                  </a:lnTo>
                                  <a:lnTo>
                                    <a:pt x="813" y="2708"/>
                                  </a:lnTo>
                                  <a:lnTo>
                                    <a:pt x="827" y="2645"/>
                                  </a:lnTo>
                                  <a:lnTo>
                                    <a:pt x="834" y="25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a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38" name="" descr=""/>
                            <pic:cNvPicPr/>
                          </pic:nvPicPr>
                          <pic:blipFill>
                            <a:blip r:embed="rId108"/>
                            <a:stretch/>
                          </pic:blipFill>
                          <pic:spPr>
                            <a:xfrm>
                              <a:off x="346680" y="885960"/>
                              <a:ext cx="82080" cy="6732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84" style="position:absolute;margin-left:717.4pt;margin-top:312.45pt;width:33.7pt;height:79.8pt" coordorigin="14348,6249" coordsize="674,1596">
                  <v:shape id="shape_0" stroked="f" o:allowincell="f" style="position:absolute;left:14612;top:6596;width:230;height:378;mso-wrap-style:none;v-text-anchor:middle;mso-position-horizontal-relative:page;mso-position-vertical-relative:page" type="_x0000_t75">
                    <v:imagedata r:id="rId109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4894;top:7644;width:128;height:105;mso-wrap-style:none;v-text-anchor:middle;mso-position-horizontal-relative:page;mso-position-vertical-relative:page" type="_x0000_t75">
                    <v:imagedata r:id="rId110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</w:r>
      </w:del>
      <w:del w:id="227" w:author="User" w:date="2023-04-17T13:51:00Z">
        <w:r>
          <w:rPr>
            <w:rFonts w:ascii="Trebuchet MS" w:hAnsi="Trebuchet MS"/>
            <w:color w:val="010202"/>
            <w:w w:val="90"/>
            <w:sz w:val="16"/>
          </w:rPr>
          <w:delText>Lovćen</w:delText>
        </w:r>
      </w:del>
      <w:del w:id="228" w:author="User" w:date="2023-04-17T13:51:00Z">
        <w:r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</w:del>
      <w:del w:id="229" w:author="User" w:date="2023-04-17T13:51:00Z">
        <w:r>
          <w:rPr>
            <w:rFonts w:ascii="Trebuchet MS" w:hAnsi="Trebuchet MS"/>
            <w:color w:val="010202"/>
            <w:w w:val="90"/>
            <w:sz w:val="16"/>
          </w:rPr>
          <w:delText>banka</w:delText>
        </w:r>
      </w:del>
      <w:del w:id="230" w:author="User" w:date="2023-04-17T13:51:00Z">
        <w:r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</w:del>
      <w:del w:id="231" w:author="User" w:date="2023-04-17T13:51:00Z">
        <w:r>
          <w:rPr>
            <w:rFonts w:ascii="Trebuchet MS" w:hAnsi="Trebuchet MS"/>
            <w:color w:val="010202"/>
            <w:w w:val="90"/>
            <w:sz w:val="16"/>
          </w:rPr>
          <w:delText>AD</w:delText>
        </w:r>
      </w:del>
      <w:del w:id="232" w:author="User" w:date="2023-04-17T13:51:00Z">
        <w:r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</w:del>
      <w:del w:id="233" w:author="User" w:date="2023-04-17T13:51:00Z">
        <w:r>
          <w:rPr>
            <w:rFonts w:ascii="Trebuchet MS" w:hAnsi="Trebuchet MS"/>
            <w:color w:val="010202"/>
            <w:w w:val="90"/>
            <w:sz w:val="16"/>
          </w:rPr>
          <w:delText>Podgorica</w:delText>
        </w:r>
      </w:del>
    </w:p>
    <w:p>
      <w:pPr>
        <w:pStyle w:val="Normal"/>
        <w:rPr>
          <w:rFonts w:ascii="Trebuchet MS" w:hAnsi="Trebuchet MS"/>
          <w:sz w:val="16"/>
        </w:rPr>
      </w:pPr>
      <w:r>
        <w:rPr>
          <w:rFonts w:ascii="Trebuchet MS" w:hAnsi="Trebuchet MS"/>
          <w:sz w:val="16"/>
        </w:rPr>
      </w:r>
    </w:p>
    <w:p>
      <w:pPr>
        <w:sectPr>
          <w:type w:val="continuous"/>
          <w:pgSz w:w="11906" w:h="16838"/>
          <w:pgMar w:left="420" w:right="300" w:gutter="0" w:header="0" w:top="700" w:footer="0" w:bottom="280"/>
          <w:formProt w:val="false"/>
          <w:textDirection w:val="lrTb"/>
          <w:docGrid w:type="default" w:linePitch="100" w:charSpace="4096"/>
        </w:sectPr>
      </w:pPr>
    </w:p>
    <w:p>
      <w:pPr>
        <w:pStyle w:val="Normal"/>
        <w:ind w:left="115" w:hanging="0"/>
        <w:rPr>
          <w:rFonts w:ascii="Trebuchet MS" w:hAnsi="Trebuchet MS"/>
          <w:del w:id="260" w:author="User" w:date="2023-04-17T13:51:00Z"/>
        </w:rPr>
      </w:pPr>
      <w:del w:id="235" w:author="User" w:date="2023-04-17T13:51:00Z">
        <w:r>
          <w:rPr/>
          <w:delText>​​</w:delText>
        </w:r>
      </w:del>
      <w:del w:id="236" w:author="User" w:date="2023-04-17T13:51:00Z">
        <w:r>
          <w:rPr/>
          <mc:AlternateContent>
            <mc:Choice Requires="wpg">
              <w:drawing>
                <wp:anchor behindDoc="1" distT="0" distB="0" distL="0" distR="0" simplePos="0" locked="0" layoutInCell="0" allowOverlap="1" relativeHeight="217">
                  <wp:simplePos x="0" y="0"/>
                  <wp:positionH relativeFrom="page">
                    <wp:posOffset>8289925</wp:posOffset>
                  </wp:positionH>
                  <wp:positionV relativeFrom="page">
                    <wp:posOffset>825500</wp:posOffset>
                  </wp:positionV>
                  <wp:extent cx="443230" cy="4924425"/>
                  <wp:effectExtent l="0" t="0" r="0" b="0"/>
                  <wp:wrapNone/>
                  <wp:docPr id="120" name="Фигура85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43160" cy="4924440"/>
                            <a:chOff x="0" y="0"/>
                            <a:chExt cx="443160" cy="4924440"/>
                          </a:xfrm>
                        </wpg:grpSpPr>
                        <pic:pic xmlns:pic="http://schemas.openxmlformats.org/drawingml/2006/picture">
                          <pic:nvPicPr>
                            <pic:cNvPr id="39" name="" descr=""/>
                            <pic:cNvPicPr/>
                          </pic:nvPicPr>
                          <pic:blipFill>
                            <a:blip r:embed="rId111"/>
                            <a:stretch/>
                          </pic:blipFill>
                          <pic:spPr>
                            <a:xfrm>
                              <a:off x="356400" y="6480"/>
                              <a:ext cx="80640" cy="12456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0" name="" descr=""/>
                            <pic:cNvPicPr/>
                          </pic:nvPicPr>
                          <pic:blipFill>
                            <a:blip r:embed="rId112"/>
                            <a:stretch/>
                          </pic:blipFill>
                          <pic:spPr>
                            <a:xfrm>
                              <a:off x="0" y="0"/>
                              <a:ext cx="443160" cy="492444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85" style="position:absolute;margin-left:652.75pt;margin-top:65pt;width:34.9pt;height:387.75pt" coordorigin="13055,1300" coordsize="698,7755">
                  <v:shape id="shape_0" stroked="f" o:allowincell="f" style="position:absolute;left:13617;top:1310;width:126;height:195;mso-wrap-style:none;v-text-anchor:middle;mso-position-horizontal-relative:page;mso-position-vertical-relative:page" type="_x0000_t75">
                    <v:imagedata r:id="rId113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3055;top:1300;width:697;height:7754;mso-wrap-style:none;v-text-anchor:middle;mso-position-horizontal-relative:page;mso-position-vertical-relative:page" type="_x0000_t75">
                    <v:imagedata r:id="rId114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​​​​​</w:delText>
        </w:r>
      </w:del>
      <w:del w:id="237" w:author="User" w:date="2023-04-17T13:51:00Z">
        <w:r>
          <w:rPr/>
          <w:drawing>
            <wp:anchor behindDoc="1" distT="0" distB="0" distL="0" distR="0" simplePos="0" locked="0" layoutInCell="0" allowOverlap="1" relativeHeight="174">
              <wp:simplePos x="0" y="0"/>
              <wp:positionH relativeFrom="page">
                <wp:posOffset>7959725</wp:posOffset>
              </wp:positionH>
              <wp:positionV relativeFrom="page">
                <wp:posOffset>422275</wp:posOffset>
              </wp:positionV>
              <wp:extent cx="81280" cy="76200"/>
              <wp:effectExtent l="0" t="0" r="0" b="0"/>
              <wp:wrapNone/>
              <wp:docPr id="121" name="image72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1" name="image72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1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1280" cy="76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238" w:author="User" w:date="2023-04-17T13:51:00Z">
        <w:r>
          <w:rPr/>
          <w:drawing>
            <wp:anchor behindDoc="1" distT="0" distB="0" distL="0" distR="0" simplePos="0" locked="0" layoutInCell="0" allowOverlap="1" relativeHeight="175">
              <wp:simplePos x="0" y="0"/>
              <wp:positionH relativeFrom="page">
                <wp:posOffset>7846695</wp:posOffset>
              </wp:positionH>
              <wp:positionV relativeFrom="page">
                <wp:posOffset>821690</wp:posOffset>
              </wp:positionV>
              <wp:extent cx="280670" cy="4400550"/>
              <wp:effectExtent l="0" t="0" r="0" b="0"/>
              <wp:wrapNone/>
              <wp:docPr id="122" name="image73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2" name="image73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1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0670" cy="4400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239" w:author="User" w:date="2023-04-17T13:51:00Z">
        <w:r>
          <w:rPr/>
          <w:drawing>
            <wp:anchor behindDoc="1" distT="0" distB="0" distL="0" distR="0" simplePos="0" locked="0" layoutInCell="0" allowOverlap="1" relativeHeight="176">
              <wp:simplePos x="0" y="0"/>
              <wp:positionH relativeFrom="page">
                <wp:posOffset>7569200</wp:posOffset>
              </wp:positionH>
              <wp:positionV relativeFrom="page">
                <wp:posOffset>418465</wp:posOffset>
              </wp:positionV>
              <wp:extent cx="81280" cy="79375"/>
              <wp:effectExtent l="0" t="0" r="0" b="0"/>
              <wp:wrapNone/>
              <wp:docPr id="123" name="image74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3" name="image74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1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1280" cy="793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240" w:author="User" w:date="2023-04-17T13:51:00Z">
        <w:r>
          <w:rPr/>
          <w:drawing>
            <wp:anchor behindDoc="1" distT="0" distB="0" distL="0" distR="0" simplePos="0" locked="0" layoutInCell="0" allowOverlap="1" relativeHeight="177">
              <wp:simplePos x="0" y="0"/>
              <wp:positionH relativeFrom="page">
                <wp:posOffset>7559675</wp:posOffset>
              </wp:positionH>
              <wp:positionV relativeFrom="page">
                <wp:posOffset>829310</wp:posOffset>
              </wp:positionV>
              <wp:extent cx="113030" cy="2181225"/>
              <wp:effectExtent l="0" t="0" r="0" b="0"/>
              <wp:wrapNone/>
              <wp:docPr id="124" name="image75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4" name="image75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1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3030" cy="2181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241" w:author="User" w:date="2023-04-17T13:51:00Z">
        <w:r>
          <w:rPr/>
          <w:drawing>
            <wp:anchor behindDoc="1" distT="0" distB="0" distL="0" distR="0" simplePos="0" locked="0" layoutInCell="0" allowOverlap="1" relativeHeight="178">
              <wp:simplePos x="0" y="0"/>
              <wp:positionH relativeFrom="page">
                <wp:posOffset>7305040</wp:posOffset>
              </wp:positionH>
              <wp:positionV relativeFrom="page">
                <wp:posOffset>418465</wp:posOffset>
              </wp:positionV>
              <wp:extent cx="81280" cy="107315"/>
              <wp:effectExtent l="0" t="0" r="0" b="0"/>
              <wp:wrapNone/>
              <wp:docPr id="125" name="image76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5" name="image76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1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1280" cy="107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242" w:author="User" w:date="2023-04-17T13:51:00Z">
        <w:r>
          <w:rPr/>
          <w:drawing>
            <wp:anchor behindDoc="1" distT="0" distB="0" distL="0" distR="0" simplePos="0" locked="0" layoutInCell="0" allowOverlap="1" relativeHeight="179">
              <wp:simplePos x="0" y="0"/>
              <wp:positionH relativeFrom="page">
                <wp:posOffset>7285990</wp:posOffset>
              </wp:positionH>
              <wp:positionV relativeFrom="page">
                <wp:posOffset>829310</wp:posOffset>
              </wp:positionV>
              <wp:extent cx="111125" cy="4653280"/>
              <wp:effectExtent l="0" t="0" r="0" b="0"/>
              <wp:wrapNone/>
              <wp:docPr id="126" name="image77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6" name="image77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125" cy="46532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243" w:author="User" w:date="2023-04-17T13:51:00Z">
        <w:r>
          <w:rPr/>
          <w:drawing>
            <wp:anchor behindDoc="1" distT="0" distB="0" distL="0" distR="0" simplePos="0" locked="0" layoutInCell="0" allowOverlap="1" relativeHeight="180">
              <wp:simplePos x="0" y="0"/>
              <wp:positionH relativeFrom="page">
                <wp:posOffset>6827520</wp:posOffset>
              </wp:positionH>
              <wp:positionV relativeFrom="page">
                <wp:posOffset>417830</wp:posOffset>
              </wp:positionV>
              <wp:extent cx="82550" cy="81280"/>
              <wp:effectExtent l="0" t="0" r="0" b="0"/>
              <wp:wrapNone/>
              <wp:docPr id="127" name="image78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7" name="image78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2550" cy="812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244" w:author="User" w:date="2023-04-17T13:51:00Z">
        <w:r>
          <w:rPr/>
          <w:drawing>
            <wp:anchor behindDoc="1" distT="0" distB="0" distL="0" distR="0" simplePos="0" locked="0" layoutInCell="0" allowOverlap="1" relativeHeight="181">
              <wp:simplePos x="0" y="0"/>
              <wp:positionH relativeFrom="page">
                <wp:posOffset>6518910</wp:posOffset>
              </wp:positionH>
              <wp:positionV relativeFrom="page">
                <wp:posOffset>823595</wp:posOffset>
              </wp:positionV>
              <wp:extent cx="612775" cy="4924425"/>
              <wp:effectExtent l="0" t="0" r="0" b="0"/>
              <wp:wrapNone/>
              <wp:docPr id="128" name="image79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8" name="image79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775" cy="4924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245" w:author="User" w:date="2023-04-17T13:51:00Z">
        <w:r>
          <w:rPr/>
          <w:drawing>
            <wp:anchor behindDoc="1" distT="0" distB="0" distL="0" distR="0" simplePos="0" locked="0" layoutInCell="0" allowOverlap="1" relativeHeight="182">
              <wp:simplePos x="0" y="0"/>
              <wp:positionH relativeFrom="page">
                <wp:posOffset>6152515</wp:posOffset>
              </wp:positionH>
              <wp:positionV relativeFrom="page">
                <wp:posOffset>414655</wp:posOffset>
              </wp:positionV>
              <wp:extent cx="81280" cy="84455"/>
              <wp:effectExtent l="0" t="0" r="0" b="0"/>
              <wp:wrapNone/>
              <wp:docPr id="129" name="image80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9" name="image80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1280" cy="844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246" w:author="User" w:date="2023-04-17T13:51:00Z">
        <w:r>
          <w:rPr/>
          <w:drawing>
            <wp:anchor behindDoc="1" distT="0" distB="0" distL="0" distR="0" simplePos="0" locked="0" layoutInCell="0" allowOverlap="1" relativeHeight="183">
              <wp:simplePos x="0" y="0"/>
              <wp:positionH relativeFrom="page">
                <wp:posOffset>6076950</wp:posOffset>
              </wp:positionH>
              <wp:positionV relativeFrom="page">
                <wp:posOffset>826135</wp:posOffset>
              </wp:positionV>
              <wp:extent cx="280670" cy="4838700"/>
              <wp:effectExtent l="0" t="0" r="0" b="0"/>
              <wp:wrapNone/>
              <wp:docPr id="130" name="image81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0" name="image81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0670" cy="4838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247" w:author="User" w:date="2023-04-17T13:51:00Z">
        <w:r>
          <w:rPr/>
          <w:drawing>
            <wp:anchor behindDoc="1" distT="0" distB="0" distL="0" distR="0" simplePos="0" locked="0" layoutInCell="0" allowOverlap="1" relativeHeight="184">
              <wp:simplePos x="0" y="0"/>
              <wp:positionH relativeFrom="page">
                <wp:posOffset>5720715</wp:posOffset>
              </wp:positionH>
              <wp:positionV relativeFrom="page">
                <wp:posOffset>417830</wp:posOffset>
              </wp:positionV>
              <wp:extent cx="81915" cy="81280"/>
              <wp:effectExtent l="0" t="0" r="0" b="0"/>
              <wp:wrapNone/>
              <wp:docPr id="131" name="image82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1" name="image82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1915" cy="812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248" w:author="User" w:date="2023-04-17T13:51:00Z">
        <w:r>
          <w:rPr/>
          <w:drawing>
            <wp:anchor behindDoc="1" distT="0" distB="0" distL="0" distR="0" simplePos="0" locked="0" layoutInCell="0" allowOverlap="1" relativeHeight="185">
              <wp:simplePos x="0" y="0"/>
              <wp:positionH relativeFrom="page">
                <wp:posOffset>5634990</wp:posOffset>
              </wp:positionH>
              <wp:positionV relativeFrom="page">
                <wp:posOffset>826135</wp:posOffset>
              </wp:positionV>
              <wp:extent cx="279400" cy="4924425"/>
              <wp:effectExtent l="0" t="0" r="0" b="0"/>
              <wp:wrapNone/>
              <wp:docPr id="132" name="image83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2" name="image83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9400" cy="4924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249" w:author="User" w:date="2023-04-17T13:51:00Z">
        <w:r>
          <w:rPr/>
          <w:drawing>
            <wp:anchor behindDoc="1" distT="0" distB="0" distL="0" distR="0" simplePos="0" locked="0" layoutInCell="0" allowOverlap="1" relativeHeight="186">
              <wp:simplePos x="0" y="0"/>
              <wp:positionH relativeFrom="page">
                <wp:posOffset>5202555</wp:posOffset>
              </wp:positionH>
              <wp:positionV relativeFrom="page">
                <wp:posOffset>418465</wp:posOffset>
              </wp:positionV>
              <wp:extent cx="81280" cy="79375"/>
              <wp:effectExtent l="0" t="0" r="0" b="0"/>
              <wp:wrapNone/>
              <wp:docPr id="133" name="image84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3" name="image84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1280" cy="793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250" w:author="User" w:date="2023-04-17T13:51:00Z">
        <w:r>
          <w:rPr/>
          <w:drawing>
            <wp:anchor behindDoc="1" distT="0" distB="0" distL="0" distR="0" simplePos="0" locked="0" layoutInCell="0" allowOverlap="1" relativeHeight="187">
              <wp:simplePos x="0" y="0"/>
              <wp:positionH relativeFrom="page">
                <wp:posOffset>5023485</wp:posOffset>
              </wp:positionH>
              <wp:positionV relativeFrom="page">
                <wp:posOffset>826135</wp:posOffset>
              </wp:positionV>
              <wp:extent cx="444500" cy="4886325"/>
              <wp:effectExtent l="0" t="0" r="0" b="0"/>
              <wp:wrapNone/>
              <wp:docPr id="134" name="image85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4" name="image85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4500" cy="4886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251" w:author="User" w:date="2023-04-17T13:51:00Z">
        <w:r>
          <w:rPr/>
          <w:drawing>
            <wp:anchor behindDoc="1" distT="0" distB="0" distL="0" distR="0" simplePos="0" locked="0" layoutInCell="0" allowOverlap="1" relativeHeight="188">
              <wp:simplePos x="0" y="0"/>
              <wp:positionH relativeFrom="page">
                <wp:posOffset>4593590</wp:posOffset>
              </wp:positionH>
              <wp:positionV relativeFrom="page">
                <wp:posOffset>417830</wp:posOffset>
              </wp:positionV>
              <wp:extent cx="81280" cy="81280"/>
              <wp:effectExtent l="0" t="0" r="0" b="0"/>
              <wp:wrapNone/>
              <wp:docPr id="135" name="image86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5" name="image86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1280" cy="812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252" w:author="User" w:date="2023-04-17T13:51:00Z">
        <w:r>
          <w:rPr/>
          <w:drawing>
            <wp:anchor behindDoc="1" distT="0" distB="0" distL="0" distR="0" simplePos="0" locked="0" layoutInCell="0" allowOverlap="1" relativeHeight="189">
              <wp:simplePos x="0" y="0"/>
              <wp:positionH relativeFrom="page">
                <wp:posOffset>4401185</wp:posOffset>
              </wp:positionH>
              <wp:positionV relativeFrom="page">
                <wp:posOffset>826135</wp:posOffset>
              </wp:positionV>
              <wp:extent cx="444500" cy="4777105"/>
              <wp:effectExtent l="0" t="0" r="0" b="0"/>
              <wp:wrapNone/>
              <wp:docPr id="136" name="image87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6" name="image87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3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4500" cy="47771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253" w:author="User" w:date="2023-04-17T13:51:00Z">
        <w:r>
          <w:rPr/>
          <w:drawing>
            <wp:anchor behindDoc="1" distT="0" distB="0" distL="0" distR="0" simplePos="0" locked="0" layoutInCell="0" allowOverlap="1" relativeHeight="190">
              <wp:simplePos x="0" y="0"/>
              <wp:positionH relativeFrom="page">
                <wp:posOffset>4135120</wp:posOffset>
              </wp:positionH>
              <wp:positionV relativeFrom="page">
                <wp:posOffset>412750</wp:posOffset>
              </wp:positionV>
              <wp:extent cx="87630" cy="438150"/>
              <wp:effectExtent l="0" t="0" r="0" b="0"/>
              <wp:wrapNone/>
              <wp:docPr id="137" name="image88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7" name="image88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3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7630" cy="438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254" w:author="User" w:date="2023-04-17T13:51:00Z">
        <w:r>
          <w:rPr/>
          <w:drawing>
            <wp:anchor behindDoc="1" distT="0" distB="0" distL="0" distR="0" simplePos="0" locked="0" layoutInCell="0" allowOverlap="1" relativeHeight="191">
              <wp:simplePos x="0" y="0"/>
              <wp:positionH relativeFrom="page">
                <wp:posOffset>3413760</wp:posOffset>
              </wp:positionH>
              <wp:positionV relativeFrom="page">
                <wp:posOffset>861695</wp:posOffset>
              </wp:positionV>
              <wp:extent cx="113665" cy="3242945"/>
              <wp:effectExtent l="0" t="0" r="0" b="0"/>
              <wp:wrapNone/>
              <wp:docPr id="138" name="image89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8" name="image89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3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3665" cy="32429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255" w:author="User" w:date="2023-04-17T13:51:00Z">
        <w:r>
          <w:rPr/>
          <w:drawing>
            <wp:anchor behindDoc="1" distT="0" distB="0" distL="0" distR="0" simplePos="0" locked="0" layoutInCell="0" allowOverlap="1" relativeHeight="192">
              <wp:simplePos x="0" y="0"/>
              <wp:positionH relativeFrom="page">
                <wp:posOffset>2516505</wp:posOffset>
              </wp:positionH>
              <wp:positionV relativeFrom="page">
                <wp:posOffset>826135</wp:posOffset>
              </wp:positionV>
              <wp:extent cx="447675" cy="4700270"/>
              <wp:effectExtent l="0" t="0" r="0" b="0"/>
              <wp:wrapNone/>
              <wp:docPr id="139" name="image90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9" name="image90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3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7675" cy="47002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256" w:author="User" w:date="2023-04-17T13:51:00Z">
        <w:r>
          <w:rPr/>
          <w:drawing>
            <wp:anchor behindDoc="1" distT="0" distB="0" distL="0" distR="0" simplePos="0" locked="0" layoutInCell="0" allowOverlap="1" relativeHeight="193">
              <wp:simplePos x="0" y="0"/>
              <wp:positionH relativeFrom="page">
                <wp:posOffset>2245995</wp:posOffset>
              </wp:positionH>
              <wp:positionV relativeFrom="page">
                <wp:posOffset>861695</wp:posOffset>
              </wp:positionV>
              <wp:extent cx="108585" cy="1609725"/>
              <wp:effectExtent l="0" t="0" r="0" b="0"/>
              <wp:wrapNone/>
              <wp:docPr id="140" name="image91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0" name="image91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3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8585" cy="1609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257" w:author="User" w:date="2023-04-17T13:51:00Z">
        <w:r>
          <w:rPr/>
          <w:drawing>
            <wp:anchor behindDoc="1" distT="0" distB="0" distL="0" distR="0" simplePos="0" locked="0" layoutInCell="0" allowOverlap="1" relativeHeight="194">
              <wp:simplePos x="0" y="0"/>
              <wp:positionH relativeFrom="page">
                <wp:posOffset>2011680</wp:posOffset>
              </wp:positionH>
              <wp:positionV relativeFrom="page">
                <wp:posOffset>412750</wp:posOffset>
              </wp:positionV>
              <wp:extent cx="87630" cy="438150"/>
              <wp:effectExtent l="0" t="0" r="0" b="0"/>
              <wp:wrapNone/>
              <wp:docPr id="141" name="image92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1" name="image92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3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7630" cy="438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258" w:author="User" w:date="2023-04-17T13:51:00Z">
        <w:r>
          <w:rPr/>
          <w:drawing>
            <wp:anchor behindDoc="1" distT="0" distB="0" distL="0" distR="0" simplePos="0" locked="0" layoutInCell="0" allowOverlap="1" relativeHeight="195">
              <wp:simplePos x="0" y="0"/>
              <wp:positionH relativeFrom="page">
                <wp:posOffset>1143635</wp:posOffset>
              </wp:positionH>
              <wp:positionV relativeFrom="page">
                <wp:posOffset>419100</wp:posOffset>
              </wp:positionV>
              <wp:extent cx="444500" cy="5057775"/>
              <wp:effectExtent l="0" t="0" r="0" b="0"/>
              <wp:wrapNone/>
              <wp:docPr id="142" name="image93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2" name="image93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3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4500" cy="5057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259" w:author="User" w:date="2023-04-17T13:51:00Z">
        <w:r>
          <w:rPr/>
          <w:drawing>
            <wp:anchor behindDoc="1" distT="0" distB="0" distL="0" distR="0" simplePos="0" locked="0" layoutInCell="0" allowOverlap="1" relativeHeight="196">
              <wp:simplePos x="0" y="0"/>
              <wp:positionH relativeFrom="page">
                <wp:posOffset>536575</wp:posOffset>
              </wp:positionH>
              <wp:positionV relativeFrom="page">
                <wp:posOffset>412115</wp:posOffset>
              </wp:positionV>
              <wp:extent cx="292100" cy="5291455"/>
              <wp:effectExtent l="0" t="0" r="0" b="0"/>
              <wp:wrapNone/>
              <wp:docPr id="143" name="image94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3" name="image94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3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2100" cy="52914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</w:delText>
        </w:r>
      </w:del>
      <w:r>
        <mc:AlternateContent>
          <mc:Choice Requires="wpg">
            <w:drawing>
              <wp:anchor behindDoc="1" distT="635" distB="0" distL="635" distR="0" simplePos="0" locked="0" layoutInCell="0" allowOverlap="1" relativeHeight="218">
                <wp:simplePos x="0" y="0"/>
                <wp:positionH relativeFrom="page">
                  <wp:posOffset>9958070</wp:posOffset>
                </wp:positionH>
                <wp:positionV relativeFrom="page">
                  <wp:posOffset>6790055</wp:posOffset>
                </wp:positionV>
                <wp:extent cx="295910" cy="483235"/>
                <wp:effectExtent l="635" t="635" r="0" b="0"/>
                <wp:wrapNone/>
                <wp:docPr id="144" name="Фигура9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0" cy="483120"/>
                          <a:chOff x="0" y="0"/>
                          <a:chExt cx="295920" cy="483120"/>
                        </a:xfrm>
                      </wpg:grpSpPr>
                      <pic:pic xmlns:pic="http://schemas.openxmlformats.org/drawingml/2006/picture">
                        <pic:nvPicPr>
                          <pic:cNvPr id="41" name="" descr=""/>
                          <pic:cNvPicPr/>
                        </pic:nvPicPr>
                        <pic:blipFill>
                          <a:blip r:embed="rId138"/>
                          <a:stretch/>
                        </pic:blipFill>
                        <pic:spPr>
                          <a:xfrm>
                            <a:off x="161280" y="261000"/>
                            <a:ext cx="132120" cy="222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295920" cy="218520"/>
                          </a:xfrm>
                          <a:custGeom>
                            <a:avLst/>
                            <a:gdLst>
                              <a:gd name="textAreaLeft" fmla="*/ 0 w 167760"/>
                              <a:gd name="textAreaRight" fmla="*/ 168480 w 167760"/>
                              <a:gd name="textAreaTop" fmla="*/ 0 h 123840"/>
                              <a:gd name="textAreaBottom" fmla="*/ 124560 h 123840"/>
                            </a:gdLst>
                            <a:ahLst/>
                            <a:rect l="textAreaLeft" t="textAreaTop" r="textAreaRight" b="textAreaBottom"/>
                            <a:pathLst>
                              <a:path w="822" h="610">
                                <a:moveTo>
                                  <a:pt x="822" y="305"/>
                                </a:moveTo>
                                <a:lnTo>
                                  <a:pt x="815" y="242"/>
                                </a:lnTo>
                                <a:lnTo>
                                  <a:pt x="797" y="185"/>
                                </a:lnTo>
                                <a:lnTo>
                                  <a:pt x="769" y="136"/>
                                </a:lnTo>
                                <a:lnTo>
                                  <a:pt x="732" y="95"/>
                                </a:lnTo>
                                <a:lnTo>
                                  <a:pt x="676" y="53"/>
                                </a:lnTo>
                                <a:lnTo>
                                  <a:pt x="612" y="23"/>
                                </a:lnTo>
                                <a:lnTo>
                                  <a:pt x="543" y="5"/>
                                </a:lnTo>
                                <a:lnTo>
                                  <a:pt x="473" y="0"/>
                                </a:lnTo>
                                <a:lnTo>
                                  <a:pt x="5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5"/>
                                </a:lnTo>
                                <a:lnTo>
                                  <a:pt x="5" y="90"/>
                                </a:lnTo>
                                <a:lnTo>
                                  <a:pt x="282" y="90"/>
                                </a:lnTo>
                                <a:lnTo>
                                  <a:pt x="282" y="610"/>
                                </a:lnTo>
                                <a:lnTo>
                                  <a:pt x="367" y="610"/>
                                </a:lnTo>
                                <a:lnTo>
                                  <a:pt x="367" y="90"/>
                                </a:lnTo>
                                <a:lnTo>
                                  <a:pt x="473" y="90"/>
                                </a:lnTo>
                                <a:lnTo>
                                  <a:pt x="526" y="93"/>
                                </a:lnTo>
                                <a:lnTo>
                                  <a:pt x="577" y="106"/>
                                </a:lnTo>
                                <a:lnTo>
                                  <a:pt x="623" y="123"/>
                                </a:lnTo>
                                <a:lnTo>
                                  <a:pt x="663" y="150"/>
                                </a:lnTo>
                                <a:lnTo>
                                  <a:pt x="691" y="182"/>
                                </a:lnTo>
                                <a:lnTo>
                                  <a:pt x="714" y="219"/>
                                </a:lnTo>
                                <a:lnTo>
                                  <a:pt x="729" y="259"/>
                                </a:lnTo>
                                <a:lnTo>
                                  <a:pt x="734" y="305"/>
                                </a:lnTo>
                                <a:lnTo>
                                  <a:pt x="734" y="515"/>
                                </a:lnTo>
                                <a:lnTo>
                                  <a:pt x="769" y="476"/>
                                </a:lnTo>
                                <a:lnTo>
                                  <a:pt x="797" y="427"/>
                                </a:lnTo>
                                <a:lnTo>
                                  <a:pt x="815" y="370"/>
                                </a:lnTo>
                                <a:lnTo>
                                  <a:pt x="822" y="305"/>
                                </a:lnTo>
                                <a:moveTo>
                                  <a:pt x="282" y="610"/>
                                </a:moveTo>
                                <a:lnTo>
                                  <a:pt x="282" y="520"/>
                                </a:lnTo>
                                <a:lnTo>
                                  <a:pt x="5" y="520"/>
                                </a:lnTo>
                                <a:lnTo>
                                  <a:pt x="0" y="527"/>
                                </a:lnTo>
                                <a:lnTo>
                                  <a:pt x="0" y="607"/>
                                </a:lnTo>
                                <a:lnTo>
                                  <a:pt x="5" y="610"/>
                                </a:lnTo>
                                <a:lnTo>
                                  <a:pt x="282" y="610"/>
                                </a:lnTo>
                                <a:moveTo>
                                  <a:pt x="734" y="515"/>
                                </a:moveTo>
                                <a:lnTo>
                                  <a:pt x="734" y="305"/>
                                </a:lnTo>
                                <a:lnTo>
                                  <a:pt x="729" y="353"/>
                                </a:lnTo>
                                <a:lnTo>
                                  <a:pt x="714" y="393"/>
                                </a:lnTo>
                                <a:lnTo>
                                  <a:pt x="691" y="430"/>
                                </a:lnTo>
                                <a:lnTo>
                                  <a:pt x="663" y="460"/>
                                </a:lnTo>
                                <a:lnTo>
                                  <a:pt x="623" y="487"/>
                                </a:lnTo>
                                <a:lnTo>
                                  <a:pt x="577" y="506"/>
                                </a:lnTo>
                                <a:lnTo>
                                  <a:pt x="526" y="517"/>
                                </a:lnTo>
                                <a:lnTo>
                                  <a:pt x="473" y="520"/>
                                </a:lnTo>
                                <a:lnTo>
                                  <a:pt x="367" y="520"/>
                                </a:lnTo>
                                <a:lnTo>
                                  <a:pt x="367" y="610"/>
                                </a:lnTo>
                                <a:lnTo>
                                  <a:pt x="473" y="610"/>
                                </a:lnTo>
                                <a:lnTo>
                                  <a:pt x="543" y="605"/>
                                </a:lnTo>
                                <a:lnTo>
                                  <a:pt x="612" y="589"/>
                                </a:lnTo>
                                <a:lnTo>
                                  <a:pt x="676" y="559"/>
                                </a:lnTo>
                                <a:lnTo>
                                  <a:pt x="732" y="517"/>
                                </a:lnTo>
                                <a:lnTo>
                                  <a:pt x="734" y="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Фигура92" style="position:absolute;margin-left:784.1pt;margin-top:534.65pt;width:23.3pt;height:38.05pt" coordorigin="15682,10693" coordsize="466,761">
                <v:shape id="shape_0" stroked="f" o:allowincell="f" style="position:absolute;left:15936;top:11104;width:207;height:349;mso-wrap-style:none;v-text-anchor:middle;mso-position-horizontal-relative:page;mso-position-vertical-relative:page" type="_x0000_t75">
                  <v:imagedata r:id="rId139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635" distL="635" distR="0" simplePos="0" locked="0" layoutInCell="0" allowOverlap="1" relativeHeight="219">
                <wp:simplePos x="0" y="0"/>
                <wp:positionH relativeFrom="page">
                  <wp:posOffset>9944100</wp:posOffset>
                </wp:positionH>
                <wp:positionV relativeFrom="page">
                  <wp:posOffset>3968115</wp:posOffset>
                </wp:positionV>
                <wp:extent cx="428625" cy="1013460"/>
                <wp:effectExtent l="635" t="0" r="0" b="635"/>
                <wp:wrapNone/>
                <wp:docPr id="145" name="Фигура9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760" cy="1013400"/>
                          <a:chOff x="0" y="0"/>
                          <a:chExt cx="428760" cy="1013400"/>
                        </a:xfrm>
                      </wpg:grpSpPr>
                      <pic:pic xmlns:pic="http://schemas.openxmlformats.org/drawingml/2006/picture">
                        <pic:nvPicPr>
                          <pic:cNvPr id="42" name="" descr=""/>
                          <pic:cNvPicPr/>
                        </pic:nvPicPr>
                        <pic:blipFill>
                          <a:blip r:embed="rId140"/>
                          <a:stretch/>
                        </pic:blipFill>
                        <pic:spPr>
                          <a:xfrm>
                            <a:off x="167760" y="220320"/>
                            <a:ext cx="146520" cy="240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187200"/>
                            <a:ext cx="190440" cy="306000"/>
                          </a:xfrm>
                          <a:custGeom>
                            <a:avLst/>
                            <a:gdLst>
                              <a:gd name="textAreaLeft" fmla="*/ 0 w 108000"/>
                              <a:gd name="textAreaRight" fmla="*/ 108720 w 108000"/>
                              <a:gd name="textAreaTop" fmla="*/ 0 h 173520"/>
                              <a:gd name="textAreaBottom" fmla="*/ 174240 h 173520"/>
                            </a:gdLst>
                            <a:ahLst/>
                            <a:rect l="textAreaLeft" t="textAreaTop" r="textAreaRight" b="textAreaBottom"/>
                            <a:pathLst>
                              <a:path w="533" h="854">
                                <a:moveTo>
                                  <a:pt x="533" y="852"/>
                                </a:moveTo>
                                <a:lnTo>
                                  <a:pt x="390" y="819"/>
                                </a:lnTo>
                                <a:lnTo>
                                  <a:pt x="274" y="757"/>
                                </a:lnTo>
                                <a:lnTo>
                                  <a:pt x="189" y="667"/>
                                </a:lnTo>
                                <a:lnTo>
                                  <a:pt x="136" y="556"/>
                                </a:lnTo>
                                <a:lnTo>
                                  <a:pt x="118" y="427"/>
                                </a:lnTo>
                                <a:lnTo>
                                  <a:pt x="136" y="300"/>
                                </a:lnTo>
                                <a:lnTo>
                                  <a:pt x="189" y="189"/>
                                </a:lnTo>
                                <a:lnTo>
                                  <a:pt x="274" y="97"/>
                                </a:lnTo>
                                <a:lnTo>
                                  <a:pt x="388" y="34"/>
                                </a:lnTo>
                                <a:lnTo>
                                  <a:pt x="533" y="2"/>
                                </a:lnTo>
                                <a:lnTo>
                                  <a:pt x="503" y="0"/>
                                </a:lnTo>
                                <a:lnTo>
                                  <a:pt x="369" y="19"/>
                                </a:lnTo>
                                <a:lnTo>
                                  <a:pt x="249" y="64"/>
                                </a:lnTo>
                                <a:lnTo>
                                  <a:pt x="148" y="131"/>
                                </a:lnTo>
                                <a:lnTo>
                                  <a:pt x="69" y="215"/>
                                </a:lnTo>
                                <a:lnTo>
                                  <a:pt x="18" y="314"/>
                                </a:lnTo>
                                <a:lnTo>
                                  <a:pt x="0" y="425"/>
                                </a:lnTo>
                                <a:lnTo>
                                  <a:pt x="0" y="431"/>
                                </a:lnTo>
                                <a:lnTo>
                                  <a:pt x="18" y="542"/>
                                </a:lnTo>
                                <a:lnTo>
                                  <a:pt x="69" y="641"/>
                                </a:lnTo>
                                <a:lnTo>
                                  <a:pt x="148" y="723"/>
                                </a:lnTo>
                                <a:lnTo>
                                  <a:pt x="249" y="789"/>
                                </a:lnTo>
                                <a:lnTo>
                                  <a:pt x="369" y="835"/>
                                </a:lnTo>
                                <a:lnTo>
                                  <a:pt x="503" y="854"/>
                                </a:lnTo>
                                <a:lnTo>
                                  <a:pt x="533" y="8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70b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360" y="0"/>
                            <a:ext cx="299160" cy="1013400"/>
                          </a:xfrm>
                          <a:custGeom>
                            <a:avLst/>
                            <a:gdLst>
                              <a:gd name="textAreaLeft" fmla="*/ 0 w 169560"/>
                              <a:gd name="textAreaRight" fmla="*/ 170280 w 169560"/>
                              <a:gd name="textAreaTop" fmla="*/ 0 h 574560"/>
                              <a:gd name="textAreaBottom" fmla="*/ 575280 h 574560"/>
                            </a:gdLst>
                            <a:ahLst/>
                            <a:rect l="textAreaLeft" t="textAreaTop" r="textAreaRight" b="textAreaBottom"/>
                            <a:pathLst>
                              <a:path w="833" h="2815">
                                <a:moveTo>
                                  <a:pt x="811" y="6"/>
                                </a:moveTo>
                                <a:lnTo>
                                  <a:pt x="804" y="1"/>
                                </a:lnTo>
                                <a:lnTo>
                                  <a:pt x="5" y="1"/>
                                </a:lnTo>
                                <a:lnTo>
                                  <a:pt x="1" y="6"/>
                                </a:lnTo>
                                <a:lnTo>
                                  <a:pt x="1" y="486"/>
                                </a:lnTo>
                                <a:lnTo>
                                  <a:pt x="5" y="491"/>
                                </a:lnTo>
                                <a:lnTo>
                                  <a:pt x="79" y="491"/>
                                </a:lnTo>
                                <a:lnTo>
                                  <a:pt x="84" y="486"/>
                                </a:lnTo>
                                <a:lnTo>
                                  <a:pt x="84" y="91"/>
                                </a:lnTo>
                                <a:lnTo>
                                  <a:pt x="804" y="91"/>
                                </a:lnTo>
                                <a:lnTo>
                                  <a:pt x="811" y="86"/>
                                </a:lnTo>
                                <a:lnTo>
                                  <a:pt x="811" y="80"/>
                                </a:lnTo>
                                <a:lnTo>
                                  <a:pt x="811" y="6"/>
                                </a:lnTo>
                                <a:moveTo>
                                  <a:pt x="823" y="1424"/>
                                </a:moveTo>
                                <a:lnTo>
                                  <a:pt x="815" y="1423"/>
                                </a:lnTo>
                                <a:lnTo>
                                  <a:pt x="806" y="1426"/>
                                </a:lnTo>
                                <a:lnTo>
                                  <a:pt x="22" y="1721"/>
                                </a:lnTo>
                                <a:lnTo>
                                  <a:pt x="12" y="1724"/>
                                </a:lnTo>
                                <a:lnTo>
                                  <a:pt x="8" y="1730"/>
                                </a:lnTo>
                                <a:lnTo>
                                  <a:pt x="8" y="1819"/>
                                </a:lnTo>
                                <a:lnTo>
                                  <a:pt x="12" y="1823"/>
                                </a:lnTo>
                                <a:lnTo>
                                  <a:pt x="22" y="1828"/>
                                </a:lnTo>
                                <a:lnTo>
                                  <a:pt x="806" y="2126"/>
                                </a:lnTo>
                                <a:lnTo>
                                  <a:pt x="816" y="2130"/>
                                </a:lnTo>
                                <a:lnTo>
                                  <a:pt x="823" y="2126"/>
                                </a:lnTo>
                                <a:lnTo>
                                  <a:pt x="823" y="2036"/>
                                </a:lnTo>
                                <a:lnTo>
                                  <a:pt x="818" y="2031"/>
                                </a:lnTo>
                                <a:lnTo>
                                  <a:pt x="128" y="1777"/>
                                </a:lnTo>
                                <a:lnTo>
                                  <a:pt x="128" y="1774"/>
                                </a:lnTo>
                                <a:lnTo>
                                  <a:pt x="809" y="1523"/>
                                </a:lnTo>
                                <a:lnTo>
                                  <a:pt x="818" y="1521"/>
                                </a:lnTo>
                                <a:lnTo>
                                  <a:pt x="823" y="1516"/>
                                </a:lnTo>
                                <a:lnTo>
                                  <a:pt x="823" y="1424"/>
                                </a:lnTo>
                                <a:moveTo>
                                  <a:pt x="834" y="2569"/>
                                </a:moveTo>
                                <a:lnTo>
                                  <a:pt x="813" y="2444"/>
                                </a:lnTo>
                                <a:lnTo>
                                  <a:pt x="753" y="2334"/>
                                </a:lnTo>
                                <a:lnTo>
                                  <a:pt x="663" y="2246"/>
                                </a:lnTo>
                                <a:lnTo>
                                  <a:pt x="548" y="2190"/>
                                </a:lnTo>
                                <a:lnTo>
                                  <a:pt x="418" y="2170"/>
                                </a:lnTo>
                                <a:lnTo>
                                  <a:pt x="276" y="2190"/>
                                </a:lnTo>
                                <a:lnTo>
                                  <a:pt x="162" y="2245"/>
                                </a:lnTo>
                                <a:lnTo>
                                  <a:pt x="75" y="2329"/>
                                </a:lnTo>
                                <a:lnTo>
                                  <a:pt x="19" y="2439"/>
                                </a:lnTo>
                                <a:lnTo>
                                  <a:pt x="1" y="2567"/>
                                </a:lnTo>
                                <a:lnTo>
                                  <a:pt x="6" y="2643"/>
                                </a:lnTo>
                                <a:lnTo>
                                  <a:pt x="20" y="2708"/>
                                </a:lnTo>
                                <a:lnTo>
                                  <a:pt x="42" y="2761"/>
                                </a:lnTo>
                                <a:lnTo>
                                  <a:pt x="66" y="2807"/>
                                </a:lnTo>
                                <a:lnTo>
                                  <a:pt x="70" y="2814"/>
                                </a:lnTo>
                                <a:lnTo>
                                  <a:pt x="75" y="2816"/>
                                </a:lnTo>
                                <a:lnTo>
                                  <a:pt x="142" y="2786"/>
                                </a:lnTo>
                                <a:lnTo>
                                  <a:pt x="151" y="2782"/>
                                </a:lnTo>
                                <a:lnTo>
                                  <a:pt x="151" y="2777"/>
                                </a:lnTo>
                                <a:lnTo>
                                  <a:pt x="146" y="2770"/>
                                </a:lnTo>
                                <a:lnTo>
                                  <a:pt x="125" y="2733"/>
                                </a:lnTo>
                                <a:lnTo>
                                  <a:pt x="105" y="2687"/>
                                </a:lnTo>
                                <a:lnTo>
                                  <a:pt x="91" y="2633"/>
                                </a:lnTo>
                                <a:lnTo>
                                  <a:pt x="86" y="2569"/>
                                </a:lnTo>
                                <a:lnTo>
                                  <a:pt x="110" y="2451"/>
                                </a:lnTo>
                                <a:lnTo>
                                  <a:pt x="177" y="2354"/>
                                </a:lnTo>
                                <a:lnTo>
                                  <a:pt x="283" y="2287"/>
                                </a:lnTo>
                                <a:lnTo>
                                  <a:pt x="418" y="2262"/>
                                </a:lnTo>
                                <a:lnTo>
                                  <a:pt x="545" y="2287"/>
                                </a:lnTo>
                                <a:lnTo>
                                  <a:pt x="650" y="2354"/>
                                </a:lnTo>
                                <a:lnTo>
                                  <a:pt x="721" y="2451"/>
                                </a:lnTo>
                                <a:lnTo>
                                  <a:pt x="748" y="2567"/>
                                </a:lnTo>
                                <a:lnTo>
                                  <a:pt x="742" y="2631"/>
                                </a:lnTo>
                                <a:lnTo>
                                  <a:pt x="728" y="2685"/>
                                </a:lnTo>
                                <a:lnTo>
                                  <a:pt x="709" y="2730"/>
                                </a:lnTo>
                                <a:lnTo>
                                  <a:pt x="684" y="2774"/>
                                </a:lnTo>
                                <a:lnTo>
                                  <a:pt x="684" y="2779"/>
                                </a:lnTo>
                                <a:lnTo>
                                  <a:pt x="691" y="2782"/>
                                </a:lnTo>
                                <a:lnTo>
                                  <a:pt x="758" y="2814"/>
                                </a:lnTo>
                                <a:lnTo>
                                  <a:pt x="763" y="2811"/>
                                </a:lnTo>
                                <a:lnTo>
                                  <a:pt x="769" y="2804"/>
                                </a:lnTo>
                                <a:lnTo>
                                  <a:pt x="793" y="2760"/>
                                </a:lnTo>
                                <a:lnTo>
                                  <a:pt x="813" y="2708"/>
                                </a:lnTo>
                                <a:lnTo>
                                  <a:pt x="827" y="2645"/>
                                </a:lnTo>
                                <a:lnTo>
                                  <a:pt x="834" y="2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3" name="" descr=""/>
                          <pic:cNvPicPr/>
                        </pic:nvPicPr>
                        <pic:blipFill>
                          <a:blip r:embed="rId141"/>
                          <a:stretch/>
                        </pic:blipFill>
                        <pic:spPr>
                          <a:xfrm>
                            <a:off x="346680" y="885960"/>
                            <a:ext cx="82080" cy="67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Фигура93" style="position:absolute;margin-left:783pt;margin-top:312.45pt;width:33.75pt;height:79.8pt" coordorigin="15660,6249" coordsize="675,1596">
                <v:shape id="shape_0" stroked="f" o:allowincell="f" style="position:absolute;left:15924;top:6596;width:230;height:378;mso-wrap-style:none;v-text-anchor:middle;mso-position-horizontal-relative:page;mso-position-vertical-relative:page" type="_x0000_t75">
                  <v:imagedata r:id="rId142" o:detectmouseclick="t"/>
                  <v:stroke color="#3465a4" joinstyle="round" endcap="flat"/>
                  <w10:wrap type="none"/>
                </v:shape>
                <v:shape id="shape_0" stroked="f" o:allowincell="f" style="position:absolute;left:16206;top:7644;width:128;height:105;mso-wrap-style:none;v-text-anchor:middle;mso-position-horizontal-relative:page;mso-position-vertical-relative:page" type="_x0000_t75">
                  <v:imagedata r:id="rId143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w:pict>
          <v:shape id="shape_0" coordsize="806,542" path="m805,538l805,532l805,5l798,0l5,0l0,5l0,538l5,541l79,541l85,538l85,90l362,90l362,479l365,483l440,483l445,479l445,90l720,90l720,538l724,541l798,541l805,538e" fillcolor="#76777a" stroked="f" o:allowincell="f" style="position:absolute;margin-left:784.1pt;margin-top:395.8pt;width:22.75pt;height:15.3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06,658" path="m805,652l805,576l798,571l793,571l152,571l793,93l801,86l805,81l805,5l798,0l5,0l0,5l0,81l5,86l649,86l4,569l0,574l0,652l5,657l798,657l805,652e" fillcolor="#76777a" stroked="f" o:allowincell="f" style="position:absolute;margin-left:784.1pt;margin-top:414.85pt;width:22.75pt;height:18.55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06,570" path="m805,259l805,5l798,0l5,0l0,5l0,317l12,412l53,491l78,513l78,90l371,90l371,500l394,474l418,405l424,405l447,440l447,90l727,90l727,460l731,456l761,426l782,386l796,344l801,301l805,259xm371,500l371,268l371,315l367,354l360,386l348,412l325,440l296,461l262,474l225,477l181,472l144,454l115,428l95,398l88,375l81,352l79,326l78,299l78,513l119,548l215,569l289,558l350,527l371,500xm727,460l727,262l726,287l720,312l712,337l702,358l683,382l656,402l624,414l587,418l544,412l509,400l484,381l464,354l455,331l450,307l448,278l447,250l447,440l450,446l489,477l537,498l601,506l651,500l697,483l727,460xe" fillcolor="#76777a" stroked="f" o:allowincell="f" style="position:absolute;margin-left:784.1pt;margin-top:446.5pt;width:22.75pt;height:16.1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17,607" path="m816,303l809,238l791,181l763,136l726,95l672,53l608,23l539,5l469,0l5,0l0,4l0,85l5,90l280,90l280,606l365,606l365,90l469,90l522,93l573,106l619,123l659,150l685,180l708,217l723,257l728,303l728,511l763,472l791,425l809,368l816,303xm280,606l280,516l5,516l0,523l0,603l5,606l280,606xm728,511l728,303l723,349l708,391l685,428l659,456l619,483l573,502l522,513l469,516l365,516l365,606l469,606l539,601l608,583l672,555l726,513l728,511xe" fillcolor="#76777a" stroked="f" o:allowincell="f" style="position:absolute;margin-left:784.1pt;margin-top:467.4pt;width:23.05pt;height:17.15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06,658" path="m805,652l805,576l798,571l793,571l152,571l793,92l801,85l805,79l805,4l798,0l5,0l0,4l0,79l5,85l649,85l4,571l0,574l0,652l5,657l798,657l805,652e" fillcolor="#76777a" stroked="f" o:allowincell="f" style="position:absolute;margin-left:784.1pt;margin-top:490.25pt;width:22.75pt;height:18.6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06,577" path="m805,555l805,449l801,444l793,437l417,90l798,90l805,85l805,5l798,0l5,0l0,5l0,85l5,90l298,90l383,171l11,463l4,468l0,472l0,576l11,576l452,232l794,558l805,555e" fillcolor="#76777a" stroked="f" o:allowincell="f" style="position:absolute;margin-left:784.1pt;margin-top:514.55pt;width:22.75pt;height:16.25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</w:r>
      <w:r>
        <w:rPr/>
        <mc:AlternateContent>
          <mc:Choice Requires="wpg">
            <w:drawing>
              <wp:inline distT="0" distB="0" distL="0" distR="0">
                <wp:extent cx="8333105" cy="6880860"/>
                <wp:effectExtent l="0" t="0" r="0" b="0"/>
                <wp:docPr id="152" name="Фигура9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33280" cy="6881040"/>
                          <a:chOff x="0" y="0"/>
                          <a:chExt cx="8333280" cy="6881040"/>
                        </a:xfrm>
                      </wpg:grpSpPr>
                      <wps:wsp>
                        <wps:cNvSpPr/>
                        <wps:spPr>
                          <a:xfrm>
                            <a:off x="3571200" y="0"/>
                            <a:ext cx="4761720" cy="6881040"/>
                          </a:xfrm>
                          <a:custGeom>
                            <a:avLst/>
                            <a:gdLst>
                              <a:gd name="textAreaLeft" fmla="*/ 0 w 2699640"/>
                              <a:gd name="textAreaRight" fmla="*/ 2700360 w 2699640"/>
                              <a:gd name="textAreaTop" fmla="*/ 0 h 3900960"/>
                              <a:gd name="textAreaBottom" fmla="*/ 3901680 h 3900960"/>
                            </a:gdLst>
                            <a:ahLst/>
                            <a:rect l="textAreaLeft" t="textAreaTop" r="textAreaRight" b="textAreaBottom"/>
                            <a:pathLst>
                              <a:path w="13227" h="19114">
                                <a:moveTo>
                                  <a:pt x="4136" y="1143"/>
                                </a:moveTo>
                                <a:lnTo>
                                  <a:pt x="2461" y="1143"/>
                                </a:lnTo>
                                <a:lnTo>
                                  <a:pt x="2461" y="1143"/>
                                </a:lnTo>
                                <a:lnTo>
                                  <a:pt x="2443" y="1143"/>
                                </a:lnTo>
                                <a:lnTo>
                                  <a:pt x="2443" y="1143"/>
                                </a:lnTo>
                                <a:lnTo>
                                  <a:pt x="767" y="1143"/>
                                </a:lnTo>
                                <a:lnTo>
                                  <a:pt x="767" y="1143"/>
                                </a:lnTo>
                                <a:lnTo>
                                  <a:pt x="750" y="1143"/>
                                </a:lnTo>
                                <a:lnTo>
                                  <a:pt x="750" y="1161"/>
                                </a:lnTo>
                                <a:lnTo>
                                  <a:pt x="750" y="1161"/>
                                </a:lnTo>
                                <a:lnTo>
                                  <a:pt x="750" y="15240"/>
                                </a:lnTo>
                                <a:lnTo>
                                  <a:pt x="767" y="15240"/>
                                </a:lnTo>
                                <a:lnTo>
                                  <a:pt x="767" y="1161"/>
                                </a:lnTo>
                                <a:lnTo>
                                  <a:pt x="2443" y="1161"/>
                                </a:lnTo>
                                <a:lnTo>
                                  <a:pt x="2443" y="15240"/>
                                </a:lnTo>
                                <a:lnTo>
                                  <a:pt x="2461" y="15240"/>
                                </a:lnTo>
                                <a:lnTo>
                                  <a:pt x="2461" y="1161"/>
                                </a:lnTo>
                                <a:lnTo>
                                  <a:pt x="4136" y="1161"/>
                                </a:lnTo>
                                <a:lnTo>
                                  <a:pt x="4136" y="1143"/>
                                </a:lnTo>
                                <a:moveTo>
                                  <a:pt x="4136" y="0"/>
                                </a:moveTo>
                                <a:lnTo>
                                  <a:pt x="2461" y="0"/>
                                </a:lnTo>
                                <a:lnTo>
                                  <a:pt x="2461" y="0"/>
                                </a:lnTo>
                                <a:lnTo>
                                  <a:pt x="2443" y="0"/>
                                </a:lnTo>
                                <a:lnTo>
                                  <a:pt x="2443" y="0"/>
                                </a:lnTo>
                                <a:lnTo>
                                  <a:pt x="767" y="0"/>
                                </a:lnTo>
                                <a:lnTo>
                                  <a:pt x="767" y="0"/>
                                </a:lnTo>
                                <a:lnTo>
                                  <a:pt x="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750" y="18"/>
                                </a:lnTo>
                                <a:lnTo>
                                  <a:pt x="750" y="1143"/>
                                </a:lnTo>
                                <a:lnTo>
                                  <a:pt x="767" y="1143"/>
                                </a:lnTo>
                                <a:lnTo>
                                  <a:pt x="767" y="18"/>
                                </a:lnTo>
                                <a:lnTo>
                                  <a:pt x="2443" y="18"/>
                                </a:lnTo>
                                <a:lnTo>
                                  <a:pt x="2443" y="1143"/>
                                </a:lnTo>
                                <a:lnTo>
                                  <a:pt x="2461" y="1143"/>
                                </a:lnTo>
                                <a:lnTo>
                                  <a:pt x="2461" y="18"/>
                                </a:lnTo>
                                <a:lnTo>
                                  <a:pt x="4136" y="18"/>
                                </a:lnTo>
                                <a:lnTo>
                                  <a:pt x="4136" y="0"/>
                                </a:lnTo>
                                <a:moveTo>
                                  <a:pt x="4136" y="16831"/>
                                </a:moveTo>
                                <a:lnTo>
                                  <a:pt x="2461" y="16831"/>
                                </a:lnTo>
                                <a:lnTo>
                                  <a:pt x="2461" y="15256"/>
                                </a:lnTo>
                                <a:lnTo>
                                  <a:pt x="4136" y="15256"/>
                                </a:lnTo>
                                <a:lnTo>
                                  <a:pt x="4136" y="15240"/>
                                </a:lnTo>
                                <a:lnTo>
                                  <a:pt x="2461" y="15240"/>
                                </a:lnTo>
                                <a:lnTo>
                                  <a:pt x="2461" y="15240"/>
                                </a:lnTo>
                                <a:lnTo>
                                  <a:pt x="2443" y="15240"/>
                                </a:lnTo>
                                <a:lnTo>
                                  <a:pt x="2443" y="15240"/>
                                </a:lnTo>
                                <a:lnTo>
                                  <a:pt x="2443" y="15256"/>
                                </a:lnTo>
                                <a:lnTo>
                                  <a:pt x="2443" y="16831"/>
                                </a:lnTo>
                                <a:lnTo>
                                  <a:pt x="2443" y="16849"/>
                                </a:lnTo>
                                <a:lnTo>
                                  <a:pt x="2443" y="19096"/>
                                </a:lnTo>
                                <a:lnTo>
                                  <a:pt x="767" y="19096"/>
                                </a:lnTo>
                                <a:lnTo>
                                  <a:pt x="767" y="16849"/>
                                </a:lnTo>
                                <a:lnTo>
                                  <a:pt x="2443" y="16849"/>
                                </a:lnTo>
                                <a:lnTo>
                                  <a:pt x="2443" y="16831"/>
                                </a:lnTo>
                                <a:lnTo>
                                  <a:pt x="767" y="16831"/>
                                </a:lnTo>
                                <a:lnTo>
                                  <a:pt x="767" y="15256"/>
                                </a:lnTo>
                                <a:lnTo>
                                  <a:pt x="2443" y="15256"/>
                                </a:lnTo>
                                <a:lnTo>
                                  <a:pt x="2443" y="15240"/>
                                </a:lnTo>
                                <a:lnTo>
                                  <a:pt x="767" y="15240"/>
                                </a:lnTo>
                                <a:lnTo>
                                  <a:pt x="767" y="15240"/>
                                </a:lnTo>
                                <a:lnTo>
                                  <a:pt x="750" y="15240"/>
                                </a:lnTo>
                                <a:lnTo>
                                  <a:pt x="750" y="15256"/>
                                </a:lnTo>
                                <a:lnTo>
                                  <a:pt x="750" y="15256"/>
                                </a:lnTo>
                                <a:lnTo>
                                  <a:pt x="750" y="16831"/>
                                </a:lnTo>
                                <a:lnTo>
                                  <a:pt x="750" y="16831"/>
                                </a:lnTo>
                                <a:lnTo>
                                  <a:pt x="750" y="16849"/>
                                </a:lnTo>
                                <a:lnTo>
                                  <a:pt x="750" y="19096"/>
                                </a:lnTo>
                                <a:lnTo>
                                  <a:pt x="0" y="19096"/>
                                </a:lnTo>
                                <a:lnTo>
                                  <a:pt x="0" y="19114"/>
                                </a:lnTo>
                                <a:lnTo>
                                  <a:pt x="750" y="19114"/>
                                </a:lnTo>
                                <a:lnTo>
                                  <a:pt x="767" y="19114"/>
                                </a:lnTo>
                                <a:lnTo>
                                  <a:pt x="767" y="19114"/>
                                </a:lnTo>
                                <a:lnTo>
                                  <a:pt x="2443" y="19114"/>
                                </a:lnTo>
                                <a:lnTo>
                                  <a:pt x="2443" y="19114"/>
                                </a:lnTo>
                                <a:lnTo>
                                  <a:pt x="2461" y="19114"/>
                                </a:lnTo>
                                <a:lnTo>
                                  <a:pt x="2461" y="19114"/>
                                </a:lnTo>
                                <a:lnTo>
                                  <a:pt x="4136" y="19114"/>
                                </a:lnTo>
                                <a:lnTo>
                                  <a:pt x="4136" y="19096"/>
                                </a:lnTo>
                                <a:lnTo>
                                  <a:pt x="2461" y="19096"/>
                                </a:lnTo>
                                <a:lnTo>
                                  <a:pt x="2461" y="16849"/>
                                </a:lnTo>
                                <a:lnTo>
                                  <a:pt x="4136" y="16849"/>
                                </a:lnTo>
                                <a:lnTo>
                                  <a:pt x="4136" y="16831"/>
                                </a:lnTo>
                                <a:moveTo>
                                  <a:pt x="5364" y="1143"/>
                                </a:moveTo>
                                <a:lnTo>
                                  <a:pt x="4154" y="1143"/>
                                </a:lnTo>
                                <a:lnTo>
                                  <a:pt x="4154" y="1143"/>
                                </a:lnTo>
                                <a:lnTo>
                                  <a:pt x="4136" y="1143"/>
                                </a:lnTo>
                                <a:lnTo>
                                  <a:pt x="4136" y="1161"/>
                                </a:lnTo>
                                <a:lnTo>
                                  <a:pt x="4136" y="1161"/>
                                </a:lnTo>
                                <a:lnTo>
                                  <a:pt x="4136" y="15240"/>
                                </a:lnTo>
                                <a:lnTo>
                                  <a:pt x="4154" y="15240"/>
                                </a:lnTo>
                                <a:lnTo>
                                  <a:pt x="4154" y="1161"/>
                                </a:lnTo>
                                <a:lnTo>
                                  <a:pt x="5364" y="1161"/>
                                </a:lnTo>
                                <a:lnTo>
                                  <a:pt x="5364" y="1143"/>
                                </a:lnTo>
                                <a:moveTo>
                                  <a:pt x="5364" y="0"/>
                                </a:moveTo>
                                <a:lnTo>
                                  <a:pt x="4154" y="0"/>
                                </a:lnTo>
                                <a:lnTo>
                                  <a:pt x="4154" y="0"/>
                                </a:lnTo>
                                <a:lnTo>
                                  <a:pt x="4136" y="0"/>
                                </a:lnTo>
                                <a:lnTo>
                                  <a:pt x="4136" y="18"/>
                                </a:lnTo>
                                <a:lnTo>
                                  <a:pt x="4136" y="18"/>
                                </a:lnTo>
                                <a:lnTo>
                                  <a:pt x="4136" y="1143"/>
                                </a:lnTo>
                                <a:lnTo>
                                  <a:pt x="4154" y="1143"/>
                                </a:lnTo>
                                <a:lnTo>
                                  <a:pt x="4154" y="18"/>
                                </a:lnTo>
                                <a:lnTo>
                                  <a:pt x="5364" y="18"/>
                                </a:lnTo>
                                <a:lnTo>
                                  <a:pt x="5364" y="0"/>
                                </a:lnTo>
                                <a:moveTo>
                                  <a:pt x="8756" y="15240"/>
                                </a:moveTo>
                                <a:lnTo>
                                  <a:pt x="6613" y="15240"/>
                                </a:lnTo>
                                <a:lnTo>
                                  <a:pt x="6597" y="15240"/>
                                </a:lnTo>
                                <a:lnTo>
                                  <a:pt x="6597" y="15256"/>
                                </a:lnTo>
                                <a:lnTo>
                                  <a:pt x="6597" y="16831"/>
                                </a:lnTo>
                                <a:lnTo>
                                  <a:pt x="6597" y="16849"/>
                                </a:lnTo>
                                <a:lnTo>
                                  <a:pt x="6597" y="19096"/>
                                </a:lnTo>
                                <a:lnTo>
                                  <a:pt x="5382" y="19096"/>
                                </a:lnTo>
                                <a:lnTo>
                                  <a:pt x="5382" y="16849"/>
                                </a:lnTo>
                                <a:lnTo>
                                  <a:pt x="6597" y="16849"/>
                                </a:lnTo>
                                <a:lnTo>
                                  <a:pt x="6597" y="16831"/>
                                </a:lnTo>
                                <a:lnTo>
                                  <a:pt x="5382" y="16831"/>
                                </a:lnTo>
                                <a:lnTo>
                                  <a:pt x="5382" y="15256"/>
                                </a:lnTo>
                                <a:lnTo>
                                  <a:pt x="6597" y="15256"/>
                                </a:lnTo>
                                <a:lnTo>
                                  <a:pt x="6597" y="15240"/>
                                </a:lnTo>
                                <a:lnTo>
                                  <a:pt x="5382" y="15240"/>
                                </a:lnTo>
                                <a:lnTo>
                                  <a:pt x="5364" y="15240"/>
                                </a:lnTo>
                                <a:lnTo>
                                  <a:pt x="5364" y="15256"/>
                                </a:lnTo>
                                <a:lnTo>
                                  <a:pt x="5364" y="15256"/>
                                </a:lnTo>
                                <a:lnTo>
                                  <a:pt x="5364" y="16831"/>
                                </a:lnTo>
                                <a:lnTo>
                                  <a:pt x="5364" y="16849"/>
                                </a:lnTo>
                                <a:lnTo>
                                  <a:pt x="5364" y="19096"/>
                                </a:lnTo>
                                <a:lnTo>
                                  <a:pt x="4154" y="19096"/>
                                </a:lnTo>
                                <a:lnTo>
                                  <a:pt x="4154" y="16849"/>
                                </a:lnTo>
                                <a:lnTo>
                                  <a:pt x="5364" y="16849"/>
                                </a:lnTo>
                                <a:lnTo>
                                  <a:pt x="5364" y="16831"/>
                                </a:lnTo>
                                <a:lnTo>
                                  <a:pt x="4154" y="16831"/>
                                </a:lnTo>
                                <a:lnTo>
                                  <a:pt x="4154" y="15256"/>
                                </a:lnTo>
                                <a:lnTo>
                                  <a:pt x="5364" y="15256"/>
                                </a:lnTo>
                                <a:lnTo>
                                  <a:pt x="5364" y="15240"/>
                                </a:lnTo>
                                <a:lnTo>
                                  <a:pt x="4154" y="15240"/>
                                </a:lnTo>
                                <a:lnTo>
                                  <a:pt x="4154" y="15240"/>
                                </a:lnTo>
                                <a:lnTo>
                                  <a:pt x="4136" y="15240"/>
                                </a:lnTo>
                                <a:lnTo>
                                  <a:pt x="4136" y="15256"/>
                                </a:lnTo>
                                <a:lnTo>
                                  <a:pt x="4136" y="15256"/>
                                </a:lnTo>
                                <a:lnTo>
                                  <a:pt x="4136" y="16831"/>
                                </a:lnTo>
                                <a:lnTo>
                                  <a:pt x="4136" y="16831"/>
                                </a:lnTo>
                                <a:lnTo>
                                  <a:pt x="4136" y="16849"/>
                                </a:lnTo>
                                <a:lnTo>
                                  <a:pt x="4136" y="19096"/>
                                </a:lnTo>
                                <a:lnTo>
                                  <a:pt x="4136" y="19114"/>
                                </a:lnTo>
                                <a:lnTo>
                                  <a:pt x="4154" y="19114"/>
                                </a:lnTo>
                                <a:lnTo>
                                  <a:pt x="4154" y="19114"/>
                                </a:lnTo>
                                <a:lnTo>
                                  <a:pt x="5364" y="19114"/>
                                </a:lnTo>
                                <a:lnTo>
                                  <a:pt x="5382" y="19114"/>
                                </a:lnTo>
                                <a:lnTo>
                                  <a:pt x="6597" y="19114"/>
                                </a:lnTo>
                                <a:lnTo>
                                  <a:pt x="6613" y="19114"/>
                                </a:lnTo>
                                <a:lnTo>
                                  <a:pt x="8756" y="19114"/>
                                </a:lnTo>
                                <a:lnTo>
                                  <a:pt x="8756" y="19096"/>
                                </a:lnTo>
                                <a:lnTo>
                                  <a:pt x="6613" y="19096"/>
                                </a:lnTo>
                                <a:lnTo>
                                  <a:pt x="6613" y="16849"/>
                                </a:lnTo>
                                <a:lnTo>
                                  <a:pt x="8756" y="16849"/>
                                </a:lnTo>
                                <a:lnTo>
                                  <a:pt x="8756" y="16831"/>
                                </a:lnTo>
                                <a:lnTo>
                                  <a:pt x="6613" y="16831"/>
                                </a:lnTo>
                                <a:lnTo>
                                  <a:pt x="6613" y="15256"/>
                                </a:lnTo>
                                <a:lnTo>
                                  <a:pt x="8756" y="15256"/>
                                </a:lnTo>
                                <a:lnTo>
                                  <a:pt x="8756" y="15240"/>
                                </a:lnTo>
                                <a:moveTo>
                                  <a:pt x="8756" y="1143"/>
                                </a:moveTo>
                                <a:lnTo>
                                  <a:pt x="6613" y="1143"/>
                                </a:lnTo>
                                <a:lnTo>
                                  <a:pt x="6597" y="1143"/>
                                </a:lnTo>
                                <a:lnTo>
                                  <a:pt x="5382" y="1143"/>
                                </a:lnTo>
                                <a:lnTo>
                                  <a:pt x="5364" y="1143"/>
                                </a:lnTo>
                                <a:lnTo>
                                  <a:pt x="5364" y="1161"/>
                                </a:lnTo>
                                <a:lnTo>
                                  <a:pt x="5364" y="1161"/>
                                </a:lnTo>
                                <a:lnTo>
                                  <a:pt x="5364" y="15240"/>
                                </a:lnTo>
                                <a:lnTo>
                                  <a:pt x="5382" y="15240"/>
                                </a:lnTo>
                                <a:lnTo>
                                  <a:pt x="5382" y="1161"/>
                                </a:lnTo>
                                <a:lnTo>
                                  <a:pt x="6597" y="1161"/>
                                </a:lnTo>
                                <a:lnTo>
                                  <a:pt x="6597" y="15240"/>
                                </a:lnTo>
                                <a:lnTo>
                                  <a:pt x="6613" y="15240"/>
                                </a:lnTo>
                                <a:lnTo>
                                  <a:pt x="6613" y="1161"/>
                                </a:lnTo>
                                <a:lnTo>
                                  <a:pt x="8756" y="1161"/>
                                </a:lnTo>
                                <a:lnTo>
                                  <a:pt x="8756" y="1143"/>
                                </a:lnTo>
                                <a:moveTo>
                                  <a:pt x="8756" y="0"/>
                                </a:moveTo>
                                <a:lnTo>
                                  <a:pt x="6613" y="0"/>
                                </a:lnTo>
                                <a:lnTo>
                                  <a:pt x="6597" y="0"/>
                                </a:lnTo>
                                <a:lnTo>
                                  <a:pt x="5382" y="0"/>
                                </a:lnTo>
                                <a:lnTo>
                                  <a:pt x="5364" y="0"/>
                                </a:lnTo>
                                <a:lnTo>
                                  <a:pt x="5364" y="18"/>
                                </a:lnTo>
                                <a:lnTo>
                                  <a:pt x="5364" y="18"/>
                                </a:lnTo>
                                <a:lnTo>
                                  <a:pt x="5364" y="1143"/>
                                </a:lnTo>
                                <a:lnTo>
                                  <a:pt x="5382" y="1143"/>
                                </a:lnTo>
                                <a:lnTo>
                                  <a:pt x="5382" y="18"/>
                                </a:lnTo>
                                <a:lnTo>
                                  <a:pt x="6597" y="18"/>
                                </a:lnTo>
                                <a:lnTo>
                                  <a:pt x="6597" y="1143"/>
                                </a:lnTo>
                                <a:lnTo>
                                  <a:pt x="6613" y="1143"/>
                                </a:lnTo>
                                <a:lnTo>
                                  <a:pt x="6613" y="18"/>
                                </a:lnTo>
                                <a:lnTo>
                                  <a:pt x="8756" y="18"/>
                                </a:lnTo>
                                <a:lnTo>
                                  <a:pt x="8756" y="0"/>
                                </a:lnTo>
                                <a:moveTo>
                                  <a:pt x="9518" y="15240"/>
                                </a:moveTo>
                                <a:lnTo>
                                  <a:pt x="8773" y="15240"/>
                                </a:lnTo>
                                <a:lnTo>
                                  <a:pt x="8773" y="15240"/>
                                </a:lnTo>
                                <a:lnTo>
                                  <a:pt x="8756" y="15240"/>
                                </a:lnTo>
                                <a:lnTo>
                                  <a:pt x="8756" y="15256"/>
                                </a:lnTo>
                                <a:lnTo>
                                  <a:pt x="8756" y="15256"/>
                                </a:lnTo>
                                <a:lnTo>
                                  <a:pt x="8756" y="16831"/>
                                </a:lnTo>
                                <a:lnTo>
                                  <a:pt x="8756" y="16831"/>
                                </a:lnTo>
                                <a:lnTo>
                                  <a:pt x="8756" y="16849"/>
                                </a:lnTo>
                                <a:lnTo>
                                  <a:pt x="8756" y="19096"/>
                                </a:lnTo>
                                <a:lnTo>
                                  <a:pt x="8756" y="19114"/>
                                </a:lnTo>
                                <a:lnTo>
                                  <a:pt x="8773" y="19114"/>
                                </a:lnTo>
                                <a:lnTo>
                                  <a:pt x="8773" y="19114"/>
                                </a:lnTo>
                                <a:lnTo>
                                  <a:pt x="9518" y="19114"/>
                                </a:lnTo>
                                <a:lnTo>
                                  <a:pt x="9518" y="19096"/>
                                </a:lnTo>
                                <a:lnTo>
                                  <a:pt x="8773" y="19096"/>
                                </a:lnTo>
                                <a:lnTo>
                                  <a:pt x="8773" y="16849"/>
                                </a:lnTo>
                                <a:lnTo>
                                  <a:pt x="9518" y="16849"/>
                                </a:lnTo>
                                <a:lnTo>
                                  <a:pt x="9518" y="16831"/>
                                </a:lnTo>
                                <a:lnTo>
                                  <a:pt x="8773" y="16831"/>
                                </a:lnTo>
                                <a:lnTo>
                                  <a:pt x="8773" y="15256"/>
                                </a:lnTo>
                                <a:lnTo>
                                  <a:pt x="9518" y="15256"/>
                                </a:lnTo>
                                <a:lnTo>
                                  <a:pt x="9518" y="15240"/>
                                </a:lnTo>
                                <a:moveTo>
                                  <a:pt x="9518" y="1143"/>
                                </a:moveTo>
                                <a:lnTo>
                                  <a:pt x="8773" y="1143"/>
                                </a:lnTo>
                                <a:lnTo>
                                  <a:pt x="8773" y="1143"/>
                                </a:lnTo>
                                <a:lnTo>
                                  <a:pt x="8756" y="1143"/>
                                </a:lnTo>
                                <a:lnTo>
                                  <a:pt x="8756" y="1161"/>
                                </a:lnTo>
                                <a:lnTo>
                                  <a:pt x="8756" y="1161"/>
                                </a:lnTo>
                                <a:lnTo>
                                  <a:pt x="8756" y="15240"/>
                                </a:lnTo>
                                <a:lnTo>
                                  <a:pt x="8773" y="15240"/>
                                </a:lnTo>
                                <a:lnTo>
                                  <a:pt x="8773" y="1161"/>
                                </a:lnTo>
                                <a:lnTo>
                                  <a:pt x="9518" y="1161"/>
                                </a:lnTo>
                                <a:lnTo>
                                  <a:pt x="9518" y="1143"/>
                                </a:lnTo>
                                <a:moveTo>
                                  <a:pt x="9518" y="0"/>
                                </a:moveTo>
                                <a:lnTo>
                                  <a:pt x="8773" y="0"/>
                                </a:lnTo>
                                <a:lnTo>
                                  <a:pt x="8773" y="0"/>
                                </a:lnTo>
                                <a:lnTo>
                                  <a:pt x="8756" y="0"/>
                                </a:lnTo>
                                <a:lnTo>
                                  <a:pt x="8756" y="18"/>
                                </a:lnTo>
                                <a:lnTo>
                                  <a:pt x="8756" y="18"/>
                                </a:lnTo>
                                <a:lnTo>
                                  <a:pt x="8756" y="1143"/>
                                </a:lnTo>
                                <a:lnTo>
                                  <a:pt x="8773" y="1143"/>
                                </a:lnTo>
                                <a:lnTo>
                                  <a:pt x="8773" y="18"/>
                                </a:lnTo>
                                <a:lnTo>
                                  <a:pt x="9518" y="18"/>
                                </a:lnTo>
                                <a:lnTo>
                                  <a:pt x="9518" y="0"/>
                                </a:lnTo>
                                <a:moveTo>
                                  <a:pt x="11529" y="0"/>
                                </a:moveTo>
                                <a:lnTo>
                                  <a:pt x="11513" y="0"/>
                                </a:lnTo>
                                <a:lnTo>
                                  <a:pt x="11513" y="0"/>
                                </a:lnTo>
                                <a:lnTo>
                                  <a:pt x="10301" y="0"/>
                                </a:lnTo>
                                <a:lnTo>
                                  <a:pt x="10285" y="0"/>
                                </a:lnTo>
                                <a:lnTo>
                                  <a:pt x="9535" y="0"/>
                                </a:lnTo>
                                <a:lnTo>
                                  <a:pt x="9535" y="0"/>
                                </a:lnTo>
                                <a:lnTo>
                                  <a:pt x="9518" y="0"/>
                                </a:lnTo>
                                <a:lnTo>
                                  <a:pt x="9518" y="18"/>
                                </a:lnTo>
                                <a:lnTo>
                                  <a:pt x="9518" y="18"/>
                                </a:lnTo>
                                <a:lnTo>
                                  <a:pt x="9518" y="1143"/>
                                </a:lnTo>
                                <a:lnTo>
                                  <a:pt x="9535" y="1143"/>
                                </a:lnTo>
                                <a:lnTo>
                                  <a:pt x="9535" y="18"/>
                                </a:lnTo>
                                <a:lnTo>
                                  <a:pt x="10285" y="18"/>
                                </a:lnTo>
                                <a:lnTo>
                                  <a:pt x="10285" y="1143"/>
                                </a:lnTo>
                                <a:lnTo>
                                  <a:pt x="10301" y="1143"/>
                                </a:lnTo>
                                <a:lnTo>
                                  <a:pt x="10301" y="18"/>
                                </a:lnTo>
                                <a:lnTo>
                                  <a:pt x="11513" y="18"/>
                                </a:lnTo>
                                <a:lnTo>
                                  <a:pt x="11513" y="1143"/>
                                </a:lnTo>
                                <a:lnTo>
                                  <a:pt x="11529" y="1143"/>
                                </a:lnTo>
                                <a:lnTo>
                                  <a:pt x="11529" y="18"/>
                                </a:lnTo>
                                <a:lnTo>
                                  <a:pt x="11529" y="18"/>
                                </a:lnTo>
                                <a:lnTo>
                                  <a:pt x="11529" y="0"/>
                                </a:lnTo>
                                <a:moveTo>
                                  <a:pt x="13227" y="15240"/>
                                </a:moveTo>
                                <a:lnTo>
                                  <a:pt x="13211" y="15240"/>
                                </a:lnTo>
                                <a:lnTo>
                                  <a:pt x="13211" y="15240"/>
                                </a:lnTo>
                                <a:lnTo>
                                  <a:pt x="13211" y="15256"/>
                                </a:lnTo>
                                <a:lnTo>
                                  <a:pt x="13211" y="16831"/>
                                </a:lnTo>
                                <a:lnTo>
                                  <a:pt x="13211" y="16849"/>
                                </a:lnTo>
                                <a:lnTo>
                                  <a:pt x="13211" y="19096"/>
                                </a:lnTo>
                                <a:lnTo>
                                  <a:pt x="11529" y="19096"/>
                                </a:lnTo>
                                <a:lnTo>
                                  <a:pt x="11529" y="16849"/>
                                </a:lnTo>
                                <a:lnTo>
                                  <a:pt x="13211" y="16849"/>
                                </a:lnTo>
                                <a:lnTo>
                                  <a:pt x="13211" y="16831"/>
                                </a:lnTo>
                                <a:lnTo>
                                  <a:pt x="11529" y="16831"/>
                                </a:lnTo>
                                <a:lnTo>
                                  <a:pt x="11529" y="15256"/>
                                </a:lnTo>
                                <a:lnTo>
                                  <a:pt x="13211" y="15256"/>
                                </a:lnTo>
                                <a:lnTo>
                                  <a:pt x="13211" y="15240"/>
                                </a:lnTo>
                                <a:lnTo>
                                  <a:pt x="11529" y="15240"/>
                                </a:lnTo>
                                <a:lnTo>
                                  <a:pt x="11529" y="15240"/>
                                </a:lnTo>
                                <a:lnTo>
                                  <a:pt x="11513" y="15240"/>
                                </a:lnTo>
                                <a:lnTo>
                                  <a:pt x="11513" y="15240"/>
                                </a:lnTo>
                                <a:lnTo>
                                  <a:pt x="11513" y="15256"/>
                                </a:lnTo>
                                <a:lnTo>
                                  <a:pt x="11513" y="16831"/>
                                </a:lnTo>
                                <a:lnTo>
                                  <a:pt x="11513" y="16849"/>
                                </a:lnTo>
                                <a:lnTo>
                                  <a:pt x="11513" y="19096"/>
                                </a:lnTo>
                                <a:lnTo>
                                  <a:pt x="10301" y="19096"/>
                                </a:lnTo>
                                <a:lnTo>
                                  <a:pt x="10301" y="16849"/>
                                </a:lnTo>
                                <a:lnTo>
                                  <a:pt x="11513" y="16849"/>
                                </a:lnTo>
                                <a:lnTo>
                                  <a:pt x="11513" y="16831"/>
                                </a:lnTo>
                                <a:lnTo>
                                  <a:pt x="10301" y="16831"/>
                                </a:lnTo>
                                <a:lnTo>
                                  <a:pt x="10301" y="15256"/>
                                </a:lnTo>
                                <a:lnTo>
                                  <a:pt x="11513" y="15256"/>
                                </a:lnTo>
                                <a:lnTo>
                                  <a:pt x="11513" y="15240"/>
                                </a:lnTo>
                                <a:lnTo>
                                  <a:pt x="10301" y="15240"/>
                                </a:lnTo>
                                <a:lnTo>
                                  <a:pt x="10285" y="15240"/>
                                </a:lnTo>
                                <a:lnTo>
                                  <a:pt x="10285" y="15256"/>
                                </a:lnTo>
                                <a:lnTo>
                                  <a:pt x="10285" y="16831"/>
                                </a:lnTo>
                                <a:lnTo>
                                  <a:pt x="10285" y="16849"/>
                                </a:lnTo>
                                <a:lnTo>
                                  <a:pt x="10285" y="19096"/>
                                </a:lnTo>
                                <a:lnTo>
                                  <a:pt x="9535" y="19096"/>
                                </a:lnTo>
                                <a:lnTo>
                                  <a:pt x="9535" y="16849"/>
                                </a:lnTo>
                                <a:lnTo>
                                  <a:pt x="10285" y="16849"/>
                                </a:lnTo>
                                <a:lnTo>
                                  <a:pt x="10285" y="16831"/>
                                </a:lnTo>
                                <a:lnTo>
                                  <a:pt x="9535" y="16831"/>
                                </a:lnTo>
                                <a:lnTo>
                                  <a:pt x="9535" y="15256"/>
                                </a:lnTo>
                                <a:lnTo>
                                  <a:pt x="10285" y="15256"/>
                                </a:lnTo>
                                <a:lnTo>
                                  <a:pt x="10285" y="15240"/>
                                </a:lnTo>
                                <a:lnTo>
                                  <a:pt x="9535" y="15240"/>
                                </a:lnTo>
                                <a:lnTo>
                                  <a:pt x="9535" y="15240"/>
                                </a:lnTo>
                                <a:lnTo>
                                  <a:pt x="9518" y="15240"/>
                                </a:lnTo>
                                <a:lnTo>
                                  <a:pt x="9518" y="15256"/>
                                </a:lnTo>
                                <a:lnTo>
                                  <a:pt x="9518" y="15256"/>
                                </a:lnTo>
                                <a:lnTo>
                                  <a:pt x="9518" y="16831"/>
                                </a:lnTo>
                                <a:lnTo>
                                  <a:pt x="9518" y="16831"/>
                                </a:lnTo>
                                <a:lnTo>
                                  <a:pt x="9518" y="16849"/>
                                </a:lnTo>
                                <a:lnTo>
                                  <a:pt x="9518" y="19096"/>
                                </a:lnTo>
                                <a:lnTo>
                                  <a:pt x="9518" y="19114"/>
                                </a:lnTo>
                                <a:lnTo>
                                  <a:pt x="9535" y="19114"/>
                                </a:lnTo>
                                <a:lnTo>
                                  <a:pt x="9535" y="19114"/>
                                </a:lnTo>
                                <a:lnTo>
                                  <a:pt x="10285" y="19114"/>
                                </a:lnTo>
                                <a:lnTo>
                                  <a:pt x="10301" y="19114"/>
                                </a:lnTo>
                                <a:lnTo>
                                  <a:pt x="11513" y="19114"/>
                                </a:lnTo>
                                <a:lnTo>
                                  <a:pt x="11513" y="19114"/>
                                </a:lnTo>
                                <a:lnTo>
                                  <a:pt x="11529" y="19114"/>
                                </a:lnTo>
                                <a:lnTo>
                                  <a:pt x="11529" y="19114"/>
                                </a:lnTo>
                                <a:lnTo>
                                  <a:pt x="13211" y="19114"/>
                                </a:lnTo>
                                <a:lnTo>
                                  <a:pt x="13211" y="19114"/>
                                </a:lnTo>
                                <a:lnTo>
                                  <a:pt x="13227" y="19114"/>
                                </a:lnTo>
                                <a:lnTo>
                                  <a:pt x="13227" y="19096"/>
                                </a:lnTo>
                                <a:lnTo>
                                  <a:pt x="13227" y="16849"/>
                                </a:lnTo>
                                <a:lnTo>
                                  <a:pt x="13227" y="16831"/>
                                </a:lnTo>
                                <a:lnTo>
                                  <a:pt x="13227" y="16831"/>
                                </a:lnTo>
                                <a:lnTo>
                                  <a:pt x="13227" y="15256"/>
                                </a:lnTo>
                                <a:lnTo>
                                  <a:pt x="13227" y="15256"/>
                                </a:lnTo>
                                <a:lnTo>
                                  <a:pt x="13227" y="15240"/>
                                </a:lnTo>
                                <a:moveTo>
                                  <a:pt x="13227" y="1143"/>
                                </a:moveTo>
                                <a:lnTo>
                                  <a:pt x="13211" y="1143"/>
                                </a:lnTo>
                                <a:lnTo>
                                  <a:pt x="13211" y="1143"/>
                                </a:lnTo>
                                <a:lnTo>
                                  <a:pt x="11529" y="1143"/>
                                </a:lnTo>
                                <a:lnTo>
                                  <a:pt x="11529" y="1143"/>
                                </a:lnTo>
                                <a:lnTo>
                                  <a:pt x="11513" y="1143"/>
                                </a:lnTo>
                                <a:lnTo>
                                  <a:pt x="11513" y="1143"/>
                                </a:lnTo>
                                <a:lnTo>
                                  <a:pt x="10301" y="1143"/>
                                </a:lnTo>
                                <a:lnTo>
                                  <a:pt x="10285" y="1143"/>
                                </a:lnTo>
                                <a:lnTo>
                                  <a:pt x="9535" y="1143"/>
                                </a:lnTo>
                                <a:lnTo>
                                  <a:pt x="9535" y="1143"/>
                                </a:lnTo>
                                <a:lnTo>
                                  <a:pt x="9518" y="1143"/>
                                </a:lnTo>
                                <a:lnTo>
                                  <a:pt x="9518" y="1161"/>
                                </a:lnTo>
                                <a:lnTo>
                                  <a:pt x="9518" y="1161"/>
                                </a:lnTo>
                                <a:lnTo>
                                  <a:pt x="9518" y="15240"/>
                                </a:lnTo>
                                <a:lnTo>
                                  <a:pt x="9535" y="15240"/>
                                </a:lnTo>
                                <a:lnTo>
                                  <a:pt x="9535" y="1161"/>
                                </a:lnTo>
                                <a:lnTo>
                                  <a:pt x="10285" y="1161"/>
                                </a:lnTo>
                                <a:lnTo>
                                  <a:pt x="10285" y="15240"/>
                                </a:lnTo>
                                <a:lnTo>
                                  <a:pt x="10301" y="15240"/>
                                </a:lnTo>
                                <a:lnTo>
                                  <a:pt x="10301" y="1161"/>
                                </a:lnTo>
                                <a:lnTo>
                                  <a:pt x="11513" y="1161"/>
                                </a:lnTo>
                                <a:lnTo>
                                  <a:pt x="11513" y="15240"/>
                                </a:lnTo>
                                <a:lnTo>
                                  <a:pt x="11529" y="15240"/>
                                </a:lnTo>
                                <a:lnTo>
                                  <a:pt x="11529" y="1161"/>
                                </a:lnTo>
                                <a:lnTo>
                                  <a:pt x="13211" y="1161"/>
                                </a:lnTo>
                                <a:lnTo>
                                  <a:pt x="13211" y="15240"/>
                                </a:lnTo>
                                <a:lnTo>
                                  <a:pt x="13227" y="15240"/>
                                </a:lnTo>
                                <a:lnTo>
                                  <a:pt x="13227" y="1161"/>
                                </a:lnTo>
                                <a:lnTo>
                                  <a:pt x="13227" y="1161"/>
                                </a:lnTo>
                                <a:lnTo>
                                  <a:pt x="13227" y="1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4" name="" descr=""/>
                          <pic:cNvPicPr/>
                        </pic:nvPicPr>
                        <pic:blipFill>
                          <a:blip r:embed="rId144"/>
                          <a:stretch/>
                        </pic:blipFill>
                        <pic:spPr>
                          <a:xfrm>
                            <a:off x="3443040" y="79920"/>
                            <a:ext cx="80640" cy="124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" descr=""/>
                          <pic:cNvPicPr/>
                        </pic:nvPicPr>
                        <pic:blipFill>
                          <a:blip r:embed="rId145"/>
                          <a:stretch/>
                        </pic:blipFill>
                        <pic:spPr>
                          <a:xfrm>
                            <a:off x="3422160" y="249480"/>
                            <a:ext cx="107280" cy="11120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296880" y="0"/>
                            <a:ext cx="272880" cy="6881040"/>
                          </a:xfrm>
                          <a:custGeom>
                            <a:avLst/>
                            <a:gdLst>
                              <a:gd name="textAreaLeft" fmla="*/ 0 w 154800"/>
                              <a:gd name="textAreaRight" fmla="*/ 155520 w 154800"/>
                              <a:gd name="textAreaTop" fmla="*/ 0 h 3900960"/>
                              <a:gd name="textAreaBottom" fmla="*/ 3901680 h 3900960"/>
                            </a:gdLst>
                            <a:ahLst/>
                            <a:rect l="textAreaLeft" t="textAreaTop" r="textAreaRight" b="textAreaBottom"/>
                            <a:pathLst>
                              <a:path w="762" h="19114">
                                <a:moveTo>
                                  <a:pt x="746" y="19096"/>
                                </a:moveTo>
                                <a:lnTo>
                                  <a:pt x="0" y="19096"/>
                                </a:lnTo>
                                <a:lnTo>
                                  <a:pt x="0" y="19114"/>
                                </a:lnTo>
                                <a:lnTo>
                                  <a:pt x="746" y="19114"/>
                                </a:lnTo>
                                <a:lnTo>
                                  <a:pt x="746" y="19096"/>
                                </a:lnTo>
                                <a:moveTo>
                                  <a:pt x="7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746" y="18"/>
                                </a:lnTo>
                                <a:lnTo>
                                  <a:pt x="746" y="0"/>
                                </a:lnTo>
                                <a:moveTo>
                                  <a:pt x="762" y="0"/>
                                </a:moveTo>
                                <a:lnTo>
                                  <a:pt x="746" y="0"/>
                                </a:lnTo>
                                <a:lnTo>
                                  <a:pt x="746" y="18"/>
                                </a:lnTo>
                                <a:lnTo>
                                  <a:pt x="746" y="18"/>
                                </a:lnTo>
                                <a:lnTo>
                                  <a:pt x="746" y="19096"/>
                                </a:lnTo>
                                <a:lnTo>
                                  <a:pt x="746" y="19114"/>
                                </a:lnTo>
                                <a:lnTo>
                                  <a:pt x="762" y="19114"/>
                                </a:lnTo>
                                <a:lnTo>
                                  <a:pt x="762" y="19096"/>
                                </a:lnTo>
                                <a:lnTo>
                                  <a:pt x="762" y="18"/>
                                </a:lnTo>
                                <a:lnTo>
                                  <a:pt x="762" y="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6" name="" descr=""/>
                          <pic:cNvPicPr/>
                        </pic:nvPicPr>
                        <pic:blipFill>
                          <a:blip r:embed="rId146"/>
                          <a:stretch/>
                        </pic:blipFill>
                        <pic:spPr>
                          <a:xfrm>
                            <a:off x="3146400" y="525960"/>
                            <a:ext cx="125640" cy="924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" descr=""/>
                          <pic:cNvPicPr/>
                        </pic:nvPicPr>
                        <pic:blipFill>
                          <a:blip r:embed="rId147"/>
                          <a:stretch/>
                        </pic:blipFill>
                        <pic:spPr>
                          <a:xfrm>
                            <a:off x="3146400" y="1492920"/>
                            <a:ext cx="108000" cy="4164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59480" y="0"/>
                            <a:ext cx="436320" cy="6881040"/>
                          </a:xfrm>
                          <a:custGeom>
                            <a:avLst/>
                            <a:gdLst>
                              <a:gd name="textAreaLeft" fmla="*/ 0 w 247320"/>
                              <a:gd name="textAreaRight" fmla="*/ 248040 w 247320"/>
                              <a:gd name="textAreaTop" fmla="*/ 0 h 3900960"/>
                              <a:gd name="textAreaBottom" fmla="*/ 3901680 h 3900960"/>
                            </a:gdLst>
                            <a:ahLst/>
                            <a:rect l="textAreaLeft" t="textAreaTop" r="textAreaRight" b="textAreaBottom"/>
                            <a:pathLst>
                              <a:path w="1215" h="19114">
                                <a:moveTo>
                                  <a:pt x="767" y="1143"/>
                                </a:moveTo>
                                <a:lnTo>
                                  <a:pt x="749" y="1143"/>
                                </a:lnTo>
                                <a:lnTo>
                                  <a:pt x="0" y="1143"/>
                                </a:lnTo>
                                <a:lnTo>
                                  <a:pt x="0" y="1161"/>
                                </a:lnTo>
                                <a:lnTo>
                                  <a:pt x="749" y="1161"/>
                                </a:lnTo>
                                <a:lnTo>
                                  <a:pt x="749" y="15240"/>
                                </a:lnTo>
                                <a:lnTo>
                                  <a:pt x="767" y="15240"/>
                                </a:lnTo>
                                <a:lnTo>
                                  <a:pt x="767" y="1161"/>
                                </a:lnTo>
                                <a:lnTo>
                                  <a:pt x="767" y="1161"/>
                                </a:lnTo>
                                <a:lnTo>
                                  <a:pt x="767" y="1143"/>
                                </a:lnTo>
                                <a:moveTo>
                                  <a:pt x="910" y="1051"/>
                                </a:moveTo>
                                <a:lnTo>
                                  <a:pt x="908" y="1044"/>
                                </a:lnTo>
                                <a:lnTo>
                                  <a:pt x="901" y="1037"/>
                                </a:lnTo>
                                <a:lnTo>
                                  <a:pt x="894" y="1035"/>
                                </a:lnTo>
                                <a:lnTo>
                                  <a:pt x="873" y="1035"/>
                                </a:lnTo>
                                <a:lnTo>
                                  <a:pt x="866" y="1037"/>
                                </a:lnTo>
                                <a:lnTo>
                                  <a:pt x="859" y="1044"/>
                                </a:lnTo>
                                <a:lnTo>
                                  <a:pt x="857" y="1050"/>
                                </a:lnTo>
                                <a:lnTo>
                                  <a:pt x="857" y="1069"/>
                                </a:lnTo>
                                <a:lnTo>
                                  <a:pt x="859" y="1076"/>
                                </a:lnTo>
                                <a:lnTo>
                                  <a:pt x="868" y="1083"/>
                                </a:lnTo>
                                <a:lnTo>
                                  <a:pt x="875" y="1085"/>
                                </a:lnTo>
                                <a:lnTo>
                                  <a:pt x="885" y="1085"/>
                                </a:lnTo>
                                <a:lnTo>
                                  <a:pt x="894" y="1085"/>
                                </a:lnTo>
                                <a:lnTo>
                                  <a:pt x="901" y="1083"/>
                                </a:lnTo>
                                <a:lnTo>
                                  <a:pt x="908" y="1076"/>
                                </a:lnTo>
                                <a:lnTo>
                                  <a:pt x="910" y="1071"/>
                                </a:lnTo>
                                <a:lnTo>
                                  <a:pt x="910" y="1051"/>
                                </a:lnTo>
                                <a:moveTo>
                                  <a:pt x="1083" y="923"/>
                                </a:moveTo>
                                <a:lnTo>
                                  <a:pt x="1083" y="914"/>
                                </a:lnTo>
                                <a:lnTo>
                                  <a:pt x="1051" y="866"/>
                                </a:lnTo>
                                <a:lnTo>
                                  <a:pt x="1047" y="861"/>
                                </a:lnTo>
                                <a:lnTo>
                                  <a:pt x="1044" y="861"/>
                                </a:lnTo>
                                <a:lnTo>
                                  <a:pt x="1028" y="859"/>
                                </a:lnTo>
                                <a:lnTo>
                                  <a:pt x="1021" y="861"/>
                                </a:lnTo>
                                <a:lnTo>
                                  <a:pt x="1019" y="861"/>
                                </a:lnTo>
                                <a:lnTo>
                                  <a:pt x="1017" y="863"/>
                                </a:lnTo>
                                <a:lnTo>
                                  <a:pt x="1017" y="864"/>
                                </a:lnTo>
                                <a:lnTo>
                                  <a:pt x="1017" y="870"/>
                                </a:lnTo>
                                <a:lnTo>
                                  <a:pt x="1039" y="908"/>
                                </a:lnTo>
                                <a:lnTo>
                                  <a:pt x="894" y="908"/>
                                </a:lnTo>
                                <a:lnTo>
                                  <a:pt x="894" y="866"/>
                                </a:lnTo>
                                <a:lnTo>
                                  <a:pt x="892" y="863"/>
                                </a:lnTo>
                                <a:lnTo>
                                  <a:pt x="889" y="861"/>
                                </a:lnTo>
                                <a:lnTo>
                                  <a:pt x="883" y="861"/>
                                </a:lnTo>
                                <a:lnTo>
                                  <a:pt x="871" y="861"/>
                                </a:lnTo>
                                <a:lnTo>
                                  <a:pt x="864" y="861"/>
                                </a:lnTo>
                                <a:lnTo>
                                  <a:pt x="861" y="863"/>
                                </a:lnTo>
                                <a:lnTo>
                                  <a:pt x="861" y="866"/>
                                </a:lnTo>
                                <a:lnTo>
                                  <a:pt x="861" y="990"/>
                                </a:lnTo>
                                <a:lnTo>
                                  <a:pt x="861" y="991"/>
                                </a:lnTo>
                                <a:lnTo>
                                  <a:pt x="862" y="993"/>
                                </a:lnTo>
                                <a:lnTo>
                                  <a:pt x="866" y="995"/>
                                </a:lnTo>
                                <a:lnTo>
                                  <a:pt x="876" y="997"/>
                                </a:lnTo>
                                <a:lnTo>
                                  <a:pt x="880" y="997"/>
                                </a:lnTo>
                                <a:lnTo>
                                  <a:pt x="889" y="995"/>
                                </a:lnTo>
                                <a:lnTo>
                                  <a:pt x="892" y="993"/>
                                </a:lnTo>
                                <a:lnTo>
                                  <a:pt x="894" y="990"/>
                                </a:lnTo>
                                <a:lnTo>
                                  <a:pt x="894" y="953"/>
                                </a:lnTo>
                                <a:lnTo>
                                  <a:pt x="1077" y="953"/>
                                </a:lnTo>
                                <a:lnTo>
                                  <a:pt x="1079" y="953"/>
                                </a:lnTo>
                                <a:lnTo>
                                  <a:pt x="1081" y="951"/>
                                </a:lnTo>
                                <a:lnTo>
                                  <a:pt x="1083" y="945"/>
                                </a:lnTo>
                                <a:lnTo>
                                  <a:pt x="1083" y="923"/>
                                </a:lnTo>
                                <a:moveTo>
                                  <a:pt x="1215" y="0"/>
                                </a:moveTo>
                                <a:lnTo>
                                  <a:pt x="1199" y="0"/>
                                </a:lnTo>
                                <a:lnTo>
                                  <a:pt x="767" y="0"/>
                                </a:lnTo>
                                <a:lnTo>
                                  <a:pt x="7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749" y="18"/>
                                </a:lnTo>
                                <a:lnTo>
                                  <a:pt x="749" y="1143"/>
                                </a:lnTo>
                                <a:lnTo>
                                  <a:pt x="767" y="1143"/>
                                </a:lnTo>
                                <a:lnTo>
                                  <a:pt x="767" y="18"/>
                                </a:lnTo>
                                <a:lnTo>
                                  <a:pt x="1199" y="18"/>
                                </a:lnTo>
                                <a:lnTo>
                                  <a:pt x="1199" y="19096"/>
                                </a:lnTo>
                                <a:lnTo>
                                  <a:pt x="767" y="19096"/>
                                </a:lnTo>
                                <a:lnTo>
                                  <a:pt x="767" y="16849"/>
                                </a:lnTo>
                                <a:lnTo>
                                  <a:pt x="767" y="16831"/>
                                </a:lnTo>
                                <a:lnTo>
                                  <a:pt x="767" y="16831"/>
                                </a:lnTo>
                                <a:lnTo>
                                  <a:pt x="767" y="15256"/>
                                </a:lnTo>
                                <a:lnTo>
                                  <a:pt x="767" y="15256"/>
                                </a:lnTo>
                                <a:lnTo>
                                  <a:pt x="767" y="15240"/>
                                </a:lnTo>
                                <a:lnTo>
                                  <a:pt x="749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15256"/>
                                </a:lnTo>
                                <a:lnTo>
                                  <a:pt x="749" y="15256"/>
                                </a:lnTo>
                                <a:lnTo>
                                  <a:pt x="749" y="16831"/>
                                </a:lnTo>
                                <a:lnTo>
                                  <a:pt x="0" y="16831"/>
                                </a:lnTo>
                                <a:lnTo>
                                  <a:pt x="0" y="16849"/>
                                </a:lnTo>
                                <a:lnTo>
                                  <a:pt x="749" y="16849"/>
                                </a:lnTo>
                                <a:lnTo>
                                  <a:pt x="749" y="19096"/>
                                </a:lnTo>
                                <a:lnTo>
                                  <a:pt x="0" y="19096"/>
                                </a:lnTo>
                                <a:lnTo>
                                  <a:pt x="0" y="19114"/>
                                </a:lnTo>
                                <a:lnTo>
                                  <a:pt x="749" y="19114"/>
                                </a:lnTo>
                                <a:lnTo>
                                  <a:pt x="767" y="19114"/>
                                </a:lnTo>
                                <a:lnTo>
                                  <a:pt x="1199" y="19114"/>
                                </a:lnTo>
                                <a:lnTo>
                                  <a:pt x="1215" y="19114"/>
                                </a:lnTo>
                                <a:lnTo>
                                  <a:pt x="1215" y="19096"/>
                                </a:lnTo>
                                <a:lnTo>
                                  <a:pt x="1215" y="18"/>
                                </a:lnTo>
                                <a:lnTo>
                                  <a:pt x="1215" y="18"/>
                                </a:lnTo>
                                <a:lnTo>
                                  <a:pt x="1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" name="" descr=""/>
                          <pic:cNvPicPr/>
                        </pic:nvPicPr>
                        <pic:blipFill>
                          <a:blip r:embed="rId148"/>
                          <a:stretch/>
                        </pic:blipFill>
                        <pic:spPr>
                          <a:xfrm>
                            <a:off x="2710080" y="521280"/>
                            <a:ext cx="112320" cy="815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423800" y="0"/>
                            <a:ext cx="1434600" cy="6881040"/>
                          </a:xfrm>
                          <a:custGeom>
                            <a:avLst/>
                            <a:gdLst>
                              <a:gd name="textAreaLeft" fmla="*/ 0 w 813240"/>
                              <a:gd name="textAreaRight" fmla="*/ 813960 w 813240"/>
                              <a:gd name="textAreaTop" fmla="*/ 0 h 3900960"/>
                              <a:gd name="textAreaBottom" fmla="*/ 3901680 h 3900960"/>
                            </a:gdLst>
                            <a:ahLst/>
                            <a:rect l="textAreaLeft" t="textAreaTop" r="textAreaRight" b="textAreaBottom"/>
                            <a:pathLst>
                              <a:path w="3988" h="19114">
                                <a:moveTo>
                                  <a:pt x="1512" y="19096"/>
                                </a:moveTo>
                                <a:lnTo>
                                  <a:pt x="766" y="19096"/>
                                </a:lnTo>
                                <a:lnTo>
                                  <a:pt x="766" y="19114"/>
                                </a:lnTo>
                                <a:lnTo>
                                  <a:pt x="1512" y="19114"/>
                                </a:lnTo>
                                <a:lnTo>
                                  <a:pt x="1512" y="19096"/>
                                </a:lnTo>
                                <a:moveTo>
                                  <a:pt x="1512" y="16831"/>
                                </a:moveTo>
                                <a:lnTo>
                                  <a:pt x="766" y="16831"/>
                                </a:lnTo>
                                <a:lnTo>
                                  <a:pt x="766" y="16849"/>
                                </a:lnTo>
                                <a:lnTo>
                                  <a:pt x="1512" y="16849"/>
                                </a:lnTo>
                                <a:lnTo>
                                  <a:pt x="1512" y="16831"/>
                                </a:lnTo>
                                <a:moveTo>
                                  <a:pt x="1512" y="15240"/>
                                </a:moveTo>
                                <a:lnTo>
                                  <a:pt x="766" y="15240"/>
                                </a:lnTo>
                                <a:lnTo>
                                  <a:pt x="766" y="15256"/>
                                </a:lnTo>
                                <a:lnTo>
                                  <a:pt x="1512" y="15256"/>
                                </a:lnTo>
                                <a:lnTo>
                                  <a:pt x="1512" y="15240"/>
                                </a:lnTo>
                                <a:moveTo>
                                  <a:pt x="1512" y="1143"/>
                                </a:moveTo>
                                <a:lnTo>
                                  <a:pt x="766" y="1143"/>
                                </a:lnTo>
                                <a:lnTo>
                                  <a:pt x="750" y="1143"/>
                                </a:lnTo>
                                <a:lnTo>
                                  <a:pt x="750" y="1161"/>
                                </a:lnTo>
                                <a:lnTo>
                                  <a:pt x="750" y="1161"/>
                                </a:lnTo>
                                <a:lnTo>
                                  <a:pt x="750" y="15240"/>
                                </a:lnTo>
                                <a:lnTo>
                                  <a:pt x="766" y="15240"/>
                                </a:lnTo>
                                <a:lnTo>
                                  <a:pt x="766" y="1161"/>
                                </a:lnTo>
                                <a:lnTo>
                                  <a:pt x="1512" y="1161"/>
                                </a:lnTo>
                                <a:lnTo>
                                  <a:pt x="1512" y="1143"/>
                                </a:lnTo>
                                <a:moveTo>
                                  <a:pt x="1512" y="0"/>
                                </a:moveTo>
                                <a:lnTo>
                                  <a:pt x="766" y="0"/>
                                </a:lnTo>
                                <a:lnTo>
                                  <a:pt x="750" y="0"/>
                                </a:lnTo>
                                <a:lnTo>
                                  <a:pt x="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750" y="18"/>
                                </a:lnTo>
                                <a:lnTo>
                                  <a:pt x="750" y="1143"/>
                                </a:lnTo>
                                <a:lnTo>
                                  <a:pt x="766" y="1143"/>
                                </a:lnTo>
                                <a:lnTo>
                                  <a:pt x="766" y="18"/>
                                </a:lnTo>
                                <a:lnTo>
                                  <a:pt x="1512" y="18"/>
                                </a:lnTo>
                                <a:lnTo>
                                  <a:pt x="1512" y="0"/>
                                </a:lnTo>
                                <a:moveTo>
                                  <a:pt x="3205" y="15240"/>
                                </a:moveTo>
                                <a:lnTo>
                                  <a:pt x="1528" y="15240"/>
                                </a:lnTo>
                                <a:lnTo>
                                  <a:pt x="1512" y="15240"/>
                                </a:lnTo>
                                <a:lnTo>
                                  <a:pt x="1512" y="15256"/>
                                </a:lnTo>
                                <a:lnTo>
                                  <a:pt x="1512" y="15256"/>
                                </a:lnTo>
                                <a:lnTo>
                                  <a:pt x="1512" y="16831"/>
                                </a:lnTo>
                                <a:lnTo>
                                  <a:pt x="1512" y="16831"/>
                                </a:lnTo>
                                <a:lnTo>
                                  <a:pt x="1512" y="16849"/>
                                </a:lnTo>
                                <a:lnTo>
                                  <a:pt x="1512" y="19096"/>
                                </a:lnTo>
                                <a:lnTo>
                                  <a:pt x="1512" y="19114"/>
                                </a:lnTo>
                                <a:lnTo>
                                  <a:pt x="1528" y="19114"/>
                                </a:lnTo>
                                <a:lnTo>
                                  <a:pt x="3205" y="19114"/>
                                </a:lnTo>
                                <a:lnTo>
                                  <a:pt x="3205" y="19096"/>
                                </a:lnTo>
                                <a:lnTo>
                                  <a:pt x="1528" y="19096"/>
                                </a:lnTo>
                                <a:lnTo>
                                  <a:pt x="1528" y="16849"/>
                                </a:lnTo>
                                <a:lnTo>
                                  <a:pt x="3205" y="16849"/>
                                </a:lnTo>
                                <a:lnTo>
                                  <a:pt x="3205" y="16831"/>
                                </a:lnTo>
                                <a:lnTo>
                                  <a:pt x="1528" y="16831"/>
                                </a:lnTo>
                                <a:lnTo>
                                  <a:pt x="1528" y="15256"/>
                                </a:lnTo>
                                <a:lnTo>
                                  <a:pt x="3205" y="15256"/>
                                </a:lnTo>
                                <a:lnTo>
                                  <a:pt x="3205" y="15240"/>
                                </a:lnTo>
                                <a:moveTo>
                                  <a:pt x="3205" y="1143"/>
                                </a:moveTo>
                                <a:lnTo>
                                  <a:pt x="1528" y="1143"/>
                                </a:lnTo>
                                <a:lnTo>
                                  <a:pt x="1512" y="1143"/>
                                </a:lnTo>
                                <a:lnTo>
                                  <a:pt x="1512" y="1161"/>
                                </a:lnTo>
                                <a:lnTo>
                                  <a:pt x="1512" y="1161"/>
                                </a:lnTo>
                                <a:lnTo>
                                  <a:pt x="1512" y="15240"/>
                                </a:lnTo>
                                <a:lnTo>
                                  <a:pt x="1528" y="15240"/>
                                </a:lnTo>
                                <a:lnTo>
                                  <a:pt x="1528" y="1161"/>
                                </a:lnTo>
                                <a:lnTo>
                                  <a:pt x="3205" y="1161"/>
                                </a:lnTo>
                                <a:lnTo>
                                  <a:pt x="3205" y="1143"/>
                                </a:lnTo>
                                <a:moveTo>
                                  <a:pt x="3205" y="0"/>
                                </a:moveTo>
                                <a:lnTo>
                                  <a:pt x="1528" y="0"/>
                                </a:lnTo>
                                <a:lnTo>
                                  <a:pt x="1512" y="0"/>
                                </a:lnTo>
                                <a:lnTo>
                                  <a:pt x="1512" y="18"/>
                                </a:lnTo>
                                <a:lnTo>
                                  <a:pt x="1512" y="18"/>
                                </a:lnTo>
                                <a:lnTo>
                                  <a:pt x="1512" y="1143"/>
                                </a:lnTo>
                                <a:lnTo>
                                  <a:pt x="1528" y="1143"/>
                                </a:lnTo>
                                <a:lnTo>
                                  <a:pt x="1528" y="18"/>
                                </a:lnTo>
                                <a:lnTo>
                                  <a:pt x="3205" y="18"/>
                                </a:lnTo>
                                <a:lnTo>
                                  <a:pt x="3205" y="0"/>
                                </a:lnTo>
                                <a:moveTo>
                                  <a:pt x="3988" y="15240"/>
                                </a:moveTo>
                                <a:lnTo>
                                  <a:pt x="3972" y="15240"/>
                                </a:lnTo>
                                <a:lnTo>
                                  <a:pt x="3972" y="15240"/>
                                </a:lnTo>
                                <a:lnTo>
                                  <a:pt x="3972" y="15256"/>
                                </a:lnTo>
                                <a:lnTo>
                                  <a:pt x="3972" y="16831"/>
                                </a:lnTo>
                                <a:lnTo>
                                  <a:pt x="3972" y="16849"/>
                                </a:lnTo>
                                <a:lnTo>
                                  <a:pt x="3972" y="19096"/>
                                </a:lnTo>
                                <a:lnTo>
                                  <a:pt x="3223" y="19096"/>
                                </a:lnTo>
                                <a:lnTo>
                                  <a:pt x="3223" y="16849"/>
                                </a:lnTo>
                                <a:lnTo>
                                  <a:pt x="3972" y="16849"/>
                                </a:lnTo>
                                <a:lnTo>
                                  <a:pt x="3972" y="16831"/>
                                </a:lnTo>
                                <a:lnTo>
                                  <a:pt x="3223" y="16831"/>
                                </a:lnTo>
                                <a:lnTo>
                                  <a:pt x="3223" y="15256"/>
                                </a:lnTo>
                                <a:lnTo>
                                  <a:pt x="3972" y="15256"/>
                                </a:lnTo>
                                <a:lnTo>
                                  <a:pt x="3972" y="15240"/>
                                </a:lnTo>
                                <a:lnTo>
                                  <a:pt x="3223" y="15240"/>
                                </a:lnTo>
                                <a:lnTo>
                                  <a:pt x="3205" y="15240"/>
                                </a:lnTo>
                                <a:lnTo>
                                  <a:pt x="3205" y="15256"/>
                                </a:lnTo>
                                <a:lnTo>
                                  <a:pt x="3205" y="15256"/>
                                </a:lnTo>
                                <a:lnTo>
                                  <a:pt x="3205" y="16831"/>
                                </a:lnTo>
                                <a:lnTo>
                                  <a:pt x="3205" y="16831"/>
                                </a:lnTo>
                                <a:lnTo>
                                  <a:pt x="3205" y="16849"/>
                                </a:lnTo>
                                <a:lnTo>
                                  <a:pt x="3205" y="19096"/>
                                </a:lnTo>
                                <a:lnTo>
                                  <a:pt x="3205" y="19114"/>
                                </a:lnTo>
                                <a:lnTo>
                                  <a:pt x="3223" y="19114"/>
                                </a:lnTo>
                                <a:lnTo>
                                  <a:pt x="3972" y="19114"/>
                                </a:lnTo>
                                <a:lnTo>
                                  <a:pt x="3972" y="19114"/>
                                </a:lnTo>
                                <a:lnTo>
                                  <a:pt x="3988" y="19114"/>
                                </a:lnTo>
                                <a:lnTo>
                                  <a:pt x="3988" y="19096"/>
                                </a:lnTo>
                                <a:lnTo>
                                  <a:pt x="3988" y="16849"/>
                                </a:lnTo>
                                <a:lnTo>
                                  <a:pt x="3988" y="16831"/>
                                </a:lnTo>
                                <a:lnTo>
                                  <a:pt x="3988" y="16831"/>
                                </a:lnTo>
                                <a:lnTo>
                                  <a:pt x="3988" y="15256"/>
                                </a:lnTo>
                                <a:lnTo>
                                  <a:pt x="3988" y="15256"/>
                                </a:lnTo>
                                <a:lnTo>
                                  <a:pt x="3988" y="15240"/>
                                </a:lnTo>
                                <a:moveTo>
                                  <a:pt x="3988" y="1143"/>
                                </a:moveTo>
                                <a:lnTo>
                                  <a:pt x="3972" y="1143"/>
                                </a:lnTo>
                                <a:lnTo>
                                  <a:pt x="3972" y="1143"/>
                                </a:lnTo>
                                <a:lnTo>
                                  <a:pt x="3223" y="1143"/>
                                </a:lnTo>
                                <a:lnTo>
                                  <a:pt x="3205" y="1143"/>
                                </a:lnTo>
                                <a:lnTo>
                                  <a:pt x="3205" y="1161"/>
                                </a:lnTo>
                                <a:lnTo>
                                  <a:pt x="3205" y="1161"/>
                                </a:lnTo>
                                <a:lnTo>
                                  <a:pt x="3205" y="15240"/>
                                </a:lnTo>
                                <a:lnTo>
                                  <a:pt x="3223" y="15240"/>
                                </a:lnTo>
                                <a:lnTo>
                                  <a:pt x="3223" y="1161"/>
                                </a:lnTo>
                                <a:lnTo>
                                  <a:pt x="3972" y="1161"/>
                                </a:lnTo>
                                <a:lnTo>
                                  <a:pt x="3972" y="15240"/>
                                </a:lnTo>
                                <a:lnTo>
                                  <a:pt x="3988" y="15240"/>
                                </a:lnTo>
                                <a:lnTo>
                                  <a:pt x="3988" y="1161"/>
                                </a:lnTo>
                                <a:lnTo>
                                  <a:pt x="3988" y="1161"/>
                                </a:lnTo>
                                <a:lnTo>
                                  <a:pt x="3988" y="1143"/>
                                </a:lnTo>
                                <a:moveTo>
                                  <a:pt x="3988" y="0"/>
                                </a:moveTo>
                                <a:lnTo>
                                  <a:pt x="3972" y="0"/>
                                </a:lnTo>
                                <a:lnTo>
                                  <a:pt x="3972" y="0"/>
                                </a:lnTo>
                                <a:lnTo>
                                  <a:pt x="3223" y="0"/>
                                </a:lnTo>
                                <a:lnTo>
                                  <a:pt x="3205" y="0"/>
                                </a:lnTo>
                                <a:lnTo>
                                  <a:pt x="3205" y="18"/>
                                </a:lnTo>
                                <a:lnTo>
                                  <a:pt x="3205" y="18"/>
                                </a:lnTo>
                                <a:lnTo>
                                  <a:pt x="3205" y="1143"/>
                                </a:lnTo>
                                <a:lnTo>
                                  <a:pt x="3223" y="1143"/>
                                </a:lnTo>
                                <a:lnTo>
                                  <a:pt x="3223" y="18"/>
                                </a:lnTo>
                                <a:lnTo>
                                  <a:pt x="3972" y="18"/>
                                </a:lnTo>
                                <a:lnTo>
                                  <a:pt x="3972" y="1143"/>
                                </a:lnTo>
                                <a:lnTo>
                                  <a:pt x="3988" y="1143"/>
                                </a:lnTo>
                                <a:lnTo>
                                  <a:pt x="3988" y="18"/>
                                </a:lnTo>
                                <a:lnTo>
                                  <a:pt x="3988" y="18"/>
                                </a:lnTo>
                                <a:lnTo>
                                  <a:pt x="3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9" name="" descr=""/>
                          <pic:cNvPicPr/>
                        </pic:nvPicPr>
                        <pic:blipFill>
                          <a:blip r:embed="rId149"/>
                          <a:stretch/>
                        </pic:blipFill>
                        <pic:spPr>
                          <a:xfrm>
                            <a:off x="1295280" y="530280"/>
                            <a:ext cx="80640" cy="124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" descr=""/>
                          <pic:cNvPicPr/>
                        </pic:nvPicPr>
                        <pic:blipFill>
                          <a:blip r:embed="rId150"/>
                          <a:stretch/>
                        </pic:blipFill>
                        <pic:spPr>
                          <a:xfrm>
                            <a:off x="1295280" y="699120"/>
                            <a:ext cx="87120" cy="957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" descr=""/>
                          <pic:cNvPicPr/>
                        </pic:nvPicPr>
                        <pic:blipFill>
                          <a:blip r:embed="rId151"/>
                          <a:stretch/>
                        </pic:blipFill>
                        <pic:spPr>
                          <a:xfrm>
                            <a:off x="1274400" y="1696680"/>
                            <a:ext cx="424080" cy="5184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8069760" cy="6881040"/>
                          </a:xfrm>
                          <a:custGeom>
                            <a:avLst/>
                            <a:gdLst>
                              <a:gd name="textAreaLeft" fmla="*/ 0 w 4574880"/>
                              <a:gd name="textAreaRight" fmla="*/ 4575600 w 4574880"/>
                              <a:gd name="textAreaTop" fmla="*/ 0 h 3900960"/>
                              <a:gd name="textAreaBottom" fmla="*/ 3901680 h 3900960"/>
                            </a:gdLst>
                            <a:ahLst/>
                            <a:rect l="textAreaLeft" t="textAreaTop" r="textAreaRight" b="textAreaBottom"/>
                            <a:pathLst>
                              <a:path w="22416" h="19114">
                                <a:moveTo>
                                  <a:pt x="1249" y="15240"/>
                                </a:moveTo>
                                <a:lnTo>
                                  <a:pt x="1249" y="18"/>
                                </a:lnTo>
                                <a:lnTo>
                                  <a:pt x="1249" y="18"/>
                                </a:lnTo>
                                <a:lnTo>
                                  <a:pt x="1249" y="0"/>
                                </a:lnTo>
                                <a:lnTo>
                                  <a:pt x="1233" y="0"/>
                                </a:lnTo>
                                <a:lnTo>
                                  <a:pt x="1233" y="0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0" y="18"/>
                                </a:lnTo>
                                <a:lnTo>
                                  <a:pt x="0" y="15240"/>
                                </a:lnTo>
                                <a:lnTo>
                                  <a:pt x="18" y="15240"/>
                                </a:lnTo>
                                <a:lnTo>
                                  <a:pt x="18" y="18"/>
                                </a:lnTo>
                                <a:lnTo>
                                  <a:pt x="1233" y="18"/>
                                </a:lnTo>
                                <a:lnTo>
                                  <a:pt x="1233" y="15240"/>
                                </a:lnTo>
                                <a:lnTo>
                                  <a:pt x="1249" y="15240"/>
                                </a:lnTo>
                                <a:moveTo>
                                  <a:pt x="3655" y="1050"/>
                                </a:moveTo>
                                <a:lnTo>
                                  <a:pt x="3653" y="1042"/>
                                </a:lnTo>
                                <a:lnTo>
                                  <a:pt x="3644" y="1035"/>
                                </a:lnTo>
                                <a:lnTo>
                                  <a:pt x="3637" y="1034"/>
                                </a:lnTo>
                                <a:lnTo>
                                  <a:pt x="3618" y="1034"/>
                                </a:lnTo>
                                <a:lnTo>
                                  <a:pt x="3611" y="1035"/>
                                </a:lnTo>
                                <a:lnTo>
                                  <a:pt x="3604" y="1042"/>
                                </a:lnTo>
                                <a:lnTo>
                                  <a:pt x="3602" y="1050"/>
                                </a:lnTo>
                                <a:lnTo>
                                  <a:pt x="3602" y="1069"/>
                                </a:lnTo>
                                <a:lnTo>
                                  <a:pt x="3604" y="1076"/>
                                </a:lnTo>
                                <a:lnTo>
                                  <a:pt x="3611" y="1083"/>
                                </a:lnTo>
                                <a:lnTo>
                                  <a:pt x="3618" y="1085"/>
                                </a:lnTo>
                                <a:lnTo>
                                  <a:pt x="3628" y="1085"/>
                                </a:lnTo>
                                <a:lnTo>
                                  <a:pt x="3639" y="1085"/>
                                </a:lnTo>
                                <a:lnTo>
                                  <a:pt x="3644" y="1083"/>
                                </a:lnTo>
                                <a:lnTo>
                                  <a:pt x="3653" y="1076"/>
                                </a:lnTo>
                                <a:lnTo>
                                  <a:pt x="3655" y="1069"/>
                                </a:lnTo>
                                <a:lnTo>
                                  <a:pt x="3655" y="1050"/>
                                </a:lnTo>
                                <a:moveTo>
                                  <a:pt x="3829" y="914"/>
                                </a:moveTo>
                                <a:lnTo>
                                  <a:pt x="3828" y="907"/>
                                </a:lnTo>
                                <a:lnTo>
                                  <a:pt x="3826" y="893"/>
                                </a:lnTo>
                                <a:lnTo>
                                  <a:pt x="3824" y="885"/>
                                </a:lnTo>
                                <a:lnTo>
                                  <a:pt x="3819" y="870"/>
                                </a:lnTo>
                                <a:lnTo>
                                  <a:pt x="3812" y="861"/>
                                </a:lnTo>
                                <a:lnTo>
                                  <a:pt x="3810" y="857"/>
                                </a:lnTo>
                                <a:lnTo>
                                  <a:pt x="3806" y="856"/>
                                </a:lnTo>
                                <a:lnTo>
                                  <a:pt x="3801" y="854"/>
                                </a:lnTo>
                                <a:lnTo>
                                  <a:pt x="3780" y="854"/>
                                </a:lnTo>
                                <a:lnTo>
                                  <a:pt x="3773" y="856"/>
                                </a:lnTo>
                                <a:lnTo>
                                  <a:pt x="3771" y="859"/>
                                </a:lnTo>
                                <a:lnTo>
                                  <a:pt x="3771" y="861"/>
                                </a:lnTo>
                                <a:lnTo>
                                  <a:pt x="3773" y="863"/>
                                </a:lnTo>
                                <a:lnTo>
                                  <a:pt x="3776" y="868"/>
                                </a:lnTo>
                                <a:lnTo>
                                  <a:pt x="3782" y="878"/>
                                </a:lnTo>
                                <a:lnTo>
                                  <a:pt x="3783" y="884"/>
                                </a:lnTo>
                                <a:lnTo>
                                  <a:pt x="3787" y="894"/>
                                </a:lnTo>
                                <a:lnTo>
                                  <a:pt x="3789" y="900"/>
                                </a:lnTo>
                                <a:lnTo>
                                  <a:pt x="3789" y="912"/>
                                </a:lnTo>
                                <a:lnTo>
                                  <a:pt x="3787" y="915"/>
                                </a:lnTo>
                                <a:lnTo>
                                  <a:pt x="3785" y="923"/>
                                </a:lnTo>
                                <a:lnTo>
                                  <a:pt x="3783" y="926"/>
                                </a:lnTo>
                                <a:lnTo>
                                  <a:pt x="3778" y="931"/>
                                </a:lnTo>
                                <a:lnTo>
                                  <a:pt x="3775" y="933"/>
                                </a:lnTo>
                                <a:lnTo>
                                  <a:pt x="3768" y="935"/>
                                </a:lnTo>
                                <a:lnTo>
                                  <a:pt x="3764" y="935"/>
                                </a:lnTo>
                                <a:lnTo>
                                  <a:pt x="3757" y="935"/>
                                </a:lnTo>
                                <a:lnTo>
                                  <a:pt x="3752" y="935"/>
                                </a:lnTo>
                                <a:lnTo>
                                  <a:pt x="3743" y="933"/>
                                </a:lnTo>
                                <a:lnTo>
                                  <a:pt x="3738" y="931"/>
                                </a:lnTo>
                                <a:lnTo>
                                  <a:pt x="3727" y="926"/>
                                </a:lnTo>
                                <a:lnTo>
                                  <a:pt x="3722" y="923"/>
                                </a:lnTo>
                                <a:lnTo>
                                  <a:pt x="3708" y="914"/>
                                </a:lnTo>
                                <a:lnTo>
                                  <a:pt x="3701" y="907"/>
                                </a:lnTo>
                                <a:lnTo>
                                  <a:pt x="3649" y="859"/>
                                </a:lnTo>
                                <a:lnTo>
                                  <a:pt x="3642" y="854"/>
                                </a:lnTo>
                                <a:lnTo>
                                  <a:pt x="3637" y="850"/>
                                </a:lnTo>
                                <a:lnTo>
                                  <a:pt x="3628" y="848"/>
                                </a:lnTo>
                                <a:lnTo>
                                  <a:pt x="3614" y="848"/>
                                </a:lnTo>
                                <a:lnTo>
                                  <a:pt x="3611" y="850"/>
                                </a:lnTo>
                                <a:lnTo>
                                  <a:pt x="3607" y="852"/>
                                </a:lnTo>
                                <a:lnTo>
                                  <a:pt x="3605" y="854"/>
                                </a:lnTo>
                                <a:lnTo>
                                  <a:pt x="3604" y="856"/>
                                </a:lnTo>
                                <a:lnTo>
                                  <a:pt x="3604" y="861"/>
                                </a:lnTo>
                                <a:lnTo>
                                  <a:pt x="3604" y="991"/>
                                </a:lnTo>
                                <a:lnTo>
                                  <a:pt x="3605" y="995"/>
                                </a:lnTo>
                                <a:lnTo>
                                  <a:pt x="3605" y="997"/>
                                </a:lnTo>
                                <a:lnTo>
                                  <a:pt x="3611" y="997"/>
                                </a:lnTo>
                                <a:lnTo>
                                  <a:pt x="3621" y="998"/>
                                </a:lnTo>
                                <a:lnTo>
                                  <a:pt x="3625" y="998"/>
                                </a:lnTo>
                                <a:lnTo>
                                  <a:pt x="3634" y="997"/>
                                </a:lnTo>
                                <a:lnTo>
                                  <a:pt x="3639" y="995"/>
                                </a:lnTo>
                                <a:lnTo>
                                  <a:pt x="3641" y="991"/>
                                </a:lnTo>
                                <a:lnTo>
                                  <a:pt x="3641" y="903"/>
                                </a:lnTo>
                                <a:lnTo>
                                  <a:pt x="3667" y="928"/>
                                </a:lnTo>
                                <a:lnTo>
                                  <a:pt x="3679" y="942"/>
                                </a:lnTo>
                                <a:lnTo>
                                  <a:pt x="3690" y="953"/>
                                </a:lnTo>
                                <a:lnTo>
                                  <a:pt x="3709" y="968"/>
                                </a:lnTo>
                                <a:lnTo>
                                  <a:pt x="3718" y="974"/>
                                </a:lnTo>
                                <a:lnTo>
                                  <a:pt x="3736" y="983"/>
                                </a:lnTo>
                                <a:lnTo>
                                  <a:pt x="3743" y="986"/>
                                </a:lnTo>
                                <a:lnTo>
                                  <a:pt x="3757" y="988"/>
                                </a:lnTo>
                                <a:lnTo>
                                  <a:pt x="3764" y="990"/>
                                </a:lnTo>
                                <a:lnTo>
                                  <a:pt x="3780" y="990"/>
                                </a:lnTo>
                                <a:lnTo>
                                  <a:pt x="3787" y="988"/>
                                </a:lnTo>
                                <a:lnTo>
                                  <a:pt x="3801" y="983"/>
                                </a:lnTo>
                                <a:lnTo>
                                  <a:pt x="3808" y="977"/>
                                </a:lnTo>
                                <a:lnTo>
                                  <a:pt x="3817" y="967"/>
                                </a:lnTo>
                                <a:lnTo>
                                  <a:pt x="3822" y="960"/>
                                </a:lnTo>
                                <a:lnTo>
                                  <a:pt x="3828" y="942"/>
                                </a:lnTo>
                                <a:lnTo>
                                  <a:pt x="3829" y="931"/>
                                </a:lnTo>
                                <a:lnTo>
                                  <a:pt x="3829" y="914"/>
                                </a:lnTo>
                                <a:moveTo>
                                  <a:pt x="3955" y="19096"/>
                                </a:moveTo>
                                <a:lnTo>
                                  <a:pt x="3955" y="18"/>
                                </a:lnTo>
                                <a:lnTo>
                                  <a:pt x="3955" y="18"/>
                                </a:lnTo>
                                <a:lnTo>
                                  <a:pt x="3955" y="0"/>
                                </a:lnTo>
                                <a:lnTo>
                                  <a:pt x="3937" y="0"/>
                                </a:lnTo>
                                <a:lnTo>
                                  <a:pt x="3507" y="0"/>
                                </a:lnTo>
                                <a:lnTo>
                                  <a:pt x="3489" y="0"/>
                                </a:lnTo>
                                <a:lnTo>
                                  <a:pt x="3489" y="0"/>
                                </a:lnTo>
                                <a:lnTo>
                                  <a:pt x="1249" y="0"/>
                                </a:lnTo>
                                <a:lnTo>
                                  <a:pt x="1249" y="18"/>
                                </a:lnTo>
                                <a:lnTo>
                                  <a:pt x="3489" y="18"/>
                                </a:lnTo>
                                <a:lnTo>
                                  <a:pt x="3489" y="15240"/>
                                </a:lnTo>
                                <a:lnTo>
                                  <a:pt x="3507" y="15240"/>
                                </a:lnTo>
                                <a:lnTo>
                                  <a:pt x="3507" y="18"/>
                                </a:lnTo>
                                <a:lnTo>
                                  <a:pt x="3937" y="18"/>
                                </a:lnTo>
                                <a:lnTo>
                                  <a:pt x="3937" y="19096"/>
                                </a:lnTo>
                                <a:lnTo>
                                  <a:pt x="3507" y="19096"/>
                                </a:lnTo>
                                <a:lnTo>
                                  <a:pt x="3507" y="16849"/>
                                </a:lnTo>
                                <a:lnTo>
                                  <a:pt x="3507" y="16831"/>
                                </a:lnTo>
                                <a:lnTo>
                                  <a:pt x="3507" y="16831"/>
                                </a:lnTo>
                                <a:lnTo>
                                  <a:pt x="3507" y="15256"/>
                                </a:lnTo>
                                <a:lnTo>
                                  <a:pt x="3507" y="15256"/>
                                </a:lnTo>
                                <a:lnTo>
                                  <a:pt x="3507" y="15240"/>
                                </a:lnTo>
                                <a:lnTo>
                                  <a:pt x="3489" y="15240"/>
                                </a:lnTo>
                                <a:lnTo>
                                  <a:pt x="3489" y="15240"/>
                                </a:lnTo>
                                <a:lnTo>
                                  <a:pt x="3489" y="15256"/>
                                </a:lnTo>
                                <a:lnTo>
                                  <a:pt x="3489" y="16831"/>
                                </a:lnTo>
                                <a:lnTo>
                                  <a:pt x="3489" y="16849"/>
                                </a:lnTo>
                                <a:lnTo>
                                  <a:pt x="3489" y="19096"/>
                                </a:lnTo>
                                <a:lnTo>
                                  <a:pt x="1249" y="19096"/>
                                </a:lnTo>
                                <a:lnTo>
                                  <a:pt x="1249" y="16849"/>
                                </a:lnTo>
                                <a:lnTo>
                                  <a:pt x="3489" y="16849"/>
                                </a:lnTo>
                                <a:lnTo>
                                  <a:pt x="3489" y="16831"/>
                                </a:lnTo>
                                <a:lnTo>
                                  <a:pt x="1249" y="16831"/>
                                </a:lnTo>
                                <a:lnTo>
                                  <a:pt x="1249" y="15256"/>
                                </a:lnTo>
                                <a:lnTo>
                                  <a:pt x="3489" y="15256"/>
                                </a:lnTo>
                                <a:lnTo>
                                  <a:pt x="3489" y="15240"/>
                                </a:lnTo>
                                <a:lnTo>
                                  <a:pt x="1249" y="15240"/>
                                </a:lnTo>
                                <a:lnTo>
                                  <a:pt x="1233" y="15240"/>
                                </a:lnTo>
                                <a:lnTo>
                                  <a:pt x="1233" y="15240"/>
                                </a:lnTo>
                                <a:lnTo>
                                  <a:pt x="1233" y="15256"/>
                                </a:lnTo>
                                <a:lnTo>
                                  <a:pt x="1233" y="16831"/>
                                </a:lnTo>
                                <a:lnTo>
                                  <a:pt x="1233" y="16849"/>
                                </a:lnTo>
                                <a:lnTo>
                                  <a:pt x="1233" y="19096"/>
                                </a:lnTo>
                                <a:lnTo>
                                  <a:pt x="18" y="19096"/>
                                </a:lnTo>
                                <a:lnTo>
                                  <a:pt x="18" y="16849"/>
                                </a:lnTo>
                                <a:lnTo>
                                  <a:pt x="1233" y="16849"/>
                                </a:lnTo>
                                <a:lnTo>
                                  <a:pt x="1233" y="16831"/>
                                </a:lnTo>
                                <a:lnTo>
                                  <a:pt x="18" y="16831"/>
                                </a:lnTo>
                                <a:lnTo>
                                  <a:pt x="18" y="15256"/>
                                </a:lnTo>
                                <a:lnTo>
                                  <a:pt x="1233" y="15256"/>
                                </a:lnTo>
                                <a:lnTo>
                                  <a:pt x="1233" y="15240"/>
                                </a:lnTo>
                                <a:lnTo>
                                  <a:pt x="18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15256"/>
                                </a:lnTo>
                                <a:lnTo>
                                  <a:pt x="0" y="15256"/>
                                </a:lnTo>
                                <a:lnTo>
                                  <a:pt x="0" y="16831"/>
                                </a:lnTo>
                                <a:lnTo>
                                  <a:pt x="0" y="16831"/>
                                </a:lnTo>
                                <a:lnTo>
                                  <a:pt x="0" y="16849"/>
                                </a:lnTo>
                                <a:lnTo>
                                  <a:pt x="0" y="19096"/>
                                </a:lnTo>
                                <a:lnTo>
                                  <a:pt x="0" y="19114"/>
                                </a:lnTo>
                                <a:lnTo>
                                  <a:pt x="18" y="19114"/>
                                </a:lnTo>
                                <a:lnTo>
                                  <a:pt x="1233" y="19114"/>
                                </a:lnTo>
                                <a:lnTo>
                                  <a:pt x="1233" y="19114"/>
                                </a:lnTo>
                                <a:lnTo>
                                  <a:pt x="1249" y="19114"/>
                                </a:lnTo>
                                <a:lnTo>
                                  <a:pt x="3489" y="19114"/>
                                </a:lnTo>
                                <a:lnTo>
                                  <a:pt x="3489" y="19114"/>
                                </a:lnTo>
                                <a:lnTo>
                                  <a:pt x="3507" y="19114"/>
                                </a:lnTo>
                                <a:lnTo>
                                  <a:pt x="3937" y="19114"/>
                                </a:lnTo>
                                <a:lnTo>
                                  <a:pt x="3955" y="19114"/>
                                </a:lnTo>
                                <a:lnTo>
                                  <a:pt x="3955" y="19096"/>
                                </a:lnTo>
                                <a:moveTo>
                                  <a:pt x="22415" y="17634"/>
                                </a:moveTo>
                                <a:lnTo>
                                  <a:pt x="22413" y="17627"/>
                                </a:lnTo>
                                <a:lnTo>
                                  <a:pt x="22411" y="17623"/>
                                </a:lnTo>
                                <a:lnTo>
                                  <a:pt x="22410" y="17623"/>
                                </a:lnTo>
                                <a:lnTo>
                                  <a:pt x="22288" y="17623"/>
                                </a:lnTo>
                                <a:lnTo>
                                  <a:pt x="22232" y="17623"/>
                                </a:lnTo>
                                <a:lnTo>
                                  <a:pt x="22403" y="17534"/>
                                </a:lnTo>
                                <a:lnTo>
                                  <a:pt x="22410" y="17528"/>
                                </a:lnTo>
                                <a:lnTo>
                                  <a:pt x="22413" y="17523"/>
                                </a:lnTo>
                                <a:lnTo>
                                  <a:pt x="22413" y="17514"/>
                                </a:lnTo>
                                <a:lnTo>
                                  <a:pt x="22413" y="17493"/>
                                </a:lnTo>
                                <a:lnTo>
                                  <a:pt x="22413" y="17491"/>
                                </a:lnTo>
                                <a:lnTo>
                                  <a:pt x="22410" y="17486"/>
                                </a:lnTo>
                                <a:lnTo>
                                  <a:pt x="22406" y="17484"/>
                                </a:lnTo>
                                <a:lnTo>
                                  <a:pt x="22196" y="17484"/>
                                </a:lnTo>
                                <a:lnTo>
                                  <a:pt x="22193" y="17486"/>
                                </a:lnTo>
                                <a:lnTo>
                                  <a:pt x="22191" y="17489"/>
                                </a:lnTo>
                                <a:lnTo>
                                  <a:pt x="22191" y="17502"/>
                                </a:lnTo>
                                <a:lnTo>
                                  <a:pt x="22191" y="17509"/>
                                </a:lnTo>
                                <a:lnTo>
                                  <a:pt x="22193" y="17512"/>
                                </a:lnTo>
                                <a:lnTo>
                                  <a:pt x="22196" y="17514"/>
                                </a:lnTo>
                                <a:lnTo>
                                  <a:pt x="22330" y="17514"/>
                                </a:lnTo>
                                <a:lnTo>
                                  <a:pt x="22381" y="17514"/>
                                </a:lnTo>
                                <a:lnTo>
                                  <a:pt x="22381" y="17514"/>
                                </a:lnTo>
                                <a:lnTo>
                                  <a:pt x="22367" y="17519"/>
                                </a:lnTo>
                                <a:lnTo>
                                  <a:pt x="22205" y="17606"/>
                                </a:lnTo>
                                <a:lnTo>
                                  <a:pt x="22198" y="17613"/>
                                </a:lnTo>
                                <a:lnTo>
                                  <a:pt x="22195" y="17616"/>
                                </a:lnTo>
                                <a:lnTo>
                                  <a:pt x="22193" y="17620"/>
                                </a:lnTo>
                                <a:lnTo>
                                  <a:pt x="22191" y="17627"/>
                                </a:lnTo>
                                <a:lnTo>
                                  <a:pt x="22191" y="17641"/>
                                </a:lnTo>
                                <a:lnTo>
                                  <a:pt x="22193" y="17645"/>
                                </a:lnTo>
                                <a:lnTo>
                                  <a:pt x="22196" y="17650"/>
                                </a:lnTo>
                                <a:lnTo>
                                  <a:pt x="22200" y="17652"/>
                                </a:lnTo>
                                <a:lnTo>
                                  <a:pt x="22205" y="17652"/>
                                </a:lnTo>
                                <a:lnTo>
                                  <a:pt x="22410" y="17652"/>
                                </a:lnTo>
                                <a:lnTo>
                                  <a:pt x="22411" y="17652"/>
                                </a:lnTo>
                                <a:lnTo>
                                  <a:pt x="22413" y="17646"/>
                                </a:lnTo>
                                <a:lnTo>
                                  <a:pt x="22415" y="176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2" name="" descr=""/>
                          <pic:cNvPicPr/>
                        </pic:nvPicPr>
                        <pic:blipFill>
                          <a:blip r:embed="rId152"/>
                          <a:stretch/>
                        </pic:blipFill>
                        <pic:spPr>
                          <a:xfrm>
                            <a:off x="7972920" y="6377400"/>
                            <a:ext cx="107280" cy="259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" descr=""/>
                          <pic:cNvPicPr/>
                        </pic:nvPicPr>
                        <pic:blipFill>
                          <a:blip r:embed="rId153"/>
                          <a:stretch/>
                        </pic:blipFill>
                        <pic:spPr>
                          <a:xfrm>
                            <a:off x="7968600" y="5614200"/>
                            <a:ext cx="107280" cy="3650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Фигура96" style="position:absolute;margin-left:0pt;margin-top:-541.85pt;width:656.15pt;height:541.8pt" coordorigin="0,-10837" coordsize="13123,10836">
                <v:shape id="shape_0" stroked="f" o:allowincell="f" style="position:absolute;left:5422;top:-10711;width:126;height:195;mso-wrap-style:none;v-text-anchor:middle;mso-position-vertical:top" type="_x0000_t75">
                  <v:imagedata r:id="rId154" o:detectmouseclick="t"/>
                  <v:stroke color="#3465a4" joinstyle="round" endcap="flat"/>
                  <w10:wrap type="square"/>
                </v:shape>
                <v:shape id="shape_0" stroked="f" o:allowincell="f" style="position:absolute;left:5389;top:-10444;width:168;height:1750;mso-wrap-style:none;v-text-anchor:middle;mso-position-vertical:top" type="_x0000_t75">
                  <v:imagedata r:id="rId155" o:detectmouseclick="t"/>
                  <v:stroke color="#3465a4" joinstyle="round" endcap="flat"/>
                  <w10:wrap type="square"/>
                </v:shape>
                <v:shape id="shape_0" stroked="f" o:allowincell="f" style="position:absolute;left:4955;top:-10009;width:197;height:1455;mso-wrap-style:none;v-text-anchor:middle;mso-position-vertical:top" type="_x0000_t75">
                  <v:imagedata r:id="rId156" o:detectmouseclick="t"/>
                  <v:stroke color="#3465a4" joinstyle="round" endcap="flat"/>
                  <w10:wrap type="square"/>
                </v:shape>
                <v:shape id="shape_0" stroked="f" o:allowincell="f" style="position:absolute;left:4955;top:-8486;width:169;height:6557;mso-wrap-style:none;v-text-anchor:middle;mso-position-vertical:top" type="_x0000_t75">
                  <v:imagedata r:id="rId157" o:detectmouseclick="t"/>
                  <v:stroke color="#3465a4" joinstyle="round" endcap="flat"/>
                  <w10:wrap type="square"/>
                </v:shape>
                <v:shape id="shape_0" stroked="f" o:allowincell="f" style="position:absolute;left:4268;top:-10016;width:176;height:1283;mso-wrap-style:none;v-text-anchor:middle;mso-position-vertical:top" type="_x0000_t75">
                  <v:imagedata r:id="rId158" o:detectmouseclick="t"/>
                  <v:stroke color="#3465a4" joinstyle="round" endcap="flat"/>
                  <w10:wrap type="square"/>
                </v:shape>
                <v:shape id="shape_0" stroked="f" o:allowincell="f" style="position:absolute;left:2040;top:-10002;width:126;height:195;mso-wrap-style:none;v-text-anchor:middle;mso-position-vertical:top" type="_x0000_t75">
                  <v:imagedata r:id="rId159" o:detectmouseclick="t"/>
                  <v:stroke color="#3465a4" joinstyle="round" endcap="flat"/>
                  <w10:wrap type="square"/>
                </v:shape>
                <v:shape id="shape_0" stroked="f" o:allowincell="f" style="position:absolute;left:2040;top:-9736;width:136;height:1507;mso-wrap-style:none;v-text-anchor:middle;mso-position-vertical:top" type="_x0000_t75">
                  <v:imagedata r:id="rId160" o:detectmouseclick="t"/>
                  <v:stroke color="#3465a4" joinstyle="round" endcap="flat"/>
                  <w10:wrap type="square"/>
                </v:shape>
                <v:shape id="shape_0" stroked="f" o:allowincell="f" style="position:absolute;left:2007;top:-8165;width:667;height:8163;mso-wrap-style:none;v-text-anchor:middle;mso-position-vertical:top" type="_x0000_t75">
                  <v:imagedata r:id="rId161" o:detectmouseclick="t"/>
                  <v:stroke color="#3465a4" joinstyle="round" endcap="flat"/>
                  <w10:wrap type="square"/>
                </v:shape>
                <v:shape id="shape_0" stroked="f" o:allowincell="f" style="position:absolute;left:12556;top:-794;width:168;height:407;mso-wrap-style:none;v-text-anchor:middle;mso-position-vertical:top" type="_x0000_t75">
                  <v:imagedata r:id="rId162" o:detectmouseclick="t"/>
                  <v:stroke color="#3465a4" joinstyle="round" endcap="flat"/>
                  <w10:wrap type="square"/>
                </v:shape>
                <v:shape id="shape_0" stroked="f" o:allowincell="f" style="position:absolute;left:12549;top:-1996;width:168;height:574;mso-wrap-style:none;v-text-anchor:middle;mso-position-vertical:top" type="_x0000_t75">
                  <v:imagedata r:id="rId163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sectPr>
          <w:type w:val="nextPage"/>
          <w:pgSz w:orient="landscape" w:w="16838" w:h="11906"/>
          <w:pgMar w:left="620" w:right="1860" w:gutter="0" w:header="0" w:top="520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49" w:after="0"/>
        <w:ind w:left="120" w:hanging="0"/>
        <w:rPr>
          <w:rFonts w:ascii="Trebuchet MS" w:hAnsi="Trebuchet MS"/>
          <w:sz w:val="16"/>
          <w:del w:id="268" w:author="User" w:date="2023-04-17T13:51:00Z"/>
        </w:rPr>
      </w:pPr>
      <w:del w:id="261" w:author="User" w:date="2023-04-17T13:51:00Z">
        <w:r>
          <w:rPr>
            <w:rFonts w:ascii="Trebuchet MS" w:hAnsi="Trebuchet MS"/>
            <w:color w:val="010202"/>
            <w:w w:val="90"/>
            <w:sz w:val="16"/>
          </w:rPr>
          <w:delText>Lovćen</w:delText>
        </w:r>
      </w:del>
      <w:del w:id="262" w:author="User" w:date="2023-04-17T13:51:00Z">
        <w:r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</w:del>
      <w:del w:id="263" w:author="User" w:date="2023-04-17T13:51:00Z">
        <w:r>
          <w:rPr>
            <w:rFonts w:ascii="Trebuchet MS" w:hAnsi="Trebuchet MS"/>
            <w:color w:val="010202"/>
            <w:w w:val="90"/>
            <w:sz w:val="16"/>
          </w:rPr>
          <w:delText>banka</w:delText>
        </w:r>
      </w:del>
      <w:del w:id="264" w:author="User" w:date="2023-04-17T13:51:00Z">
        <w:r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</w:del>
      <w:del w:id="265" w:author="User" w:date="2023-04-17T13:51:00Z">
        <w:r>
          <w:rPr>
            <w:rFonts w:ascii="Trebuchet MS" w:hAnsi="Trebuchet MS"/>
            <w:color w:val="010202"/>
            <w:w w:val="90"/>
            <w:sz w:val="16"/>
          </w:rPr>
          <w:delText>AD</w:delText>
        </w:r>
      </w:del>
      <w:del w:id="266" w:author="User" w:date="2023-04-17T13:51:00Z">
        <w:r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</w:del>
      <w:del w:id="267" w:author="User" w:date="2023-04-17T13:51:00Z">
        <w:r>
          <w:rPr>
            <w:rFonts w:ascii="Trebuchet MS" w:hAnsi="Trebuchet MS"/>
            <w:color w:val="010202"/>
            <w:w w:val="90"/>
            <w:sz w:val="16"/>
          </w:rPr>
          <w:delText>Podgorica</w:delText>
        </w:r>
      </w:del>
    </w:p>
    <w:tbl>
      <w:tblPr>
        <w:tblStyle w:val="TableNormal"/>
        <w:tblW w:w="13608" w:type="dxa"/>
        <w:jc w:val="left"/>
        <w:tblInd w:w="120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10502"/>
        <w:gridCol w:w="1380"/>
        <w:gridCol w:w="856"/>
        <w:gridCol w:w="434"/>
        <w:gridCol w:w="436"/>
      </w:tblGrid>
      <w:tr>
        <w:trPr>
          <w:trHeight w:val="8261" w:hRule="atLeast"/>
        </w:trPr>
        <w:tc>
          <w:tcPr>
            <w:tcW w:w="10502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1"/>
              <w:jc w:val="left"/>
              <w:rPr>
                <w:rFonts w:ascii="Trebuchet MS" w:hAnsi="Trebuchet MS"/>
                <w:sz w:val="9"/>
                <w:del w:id="270" w:author="User" w:date="2023-04-17T13:51:00Z"/>
              </w:rPr>
            </w:pPr>
            <w:del w:id="269" w:author="User" w:date="2023-04-17T13:51:00Z">
              <w:r>
                <w:rPr>
                  <w:rFonts w:ascii="Trebuchet MS" w:hAnsi="Trebuchet MS"/>
                  <w:sz w:val="9"/>
                </w:rPr>
              </w:r>
            </w:del>
          </w:p>
          <w:p>
            <w:pPr>
              <w:pStyle w:val="Normal"/>
              <w:widowControl w:val="false"/>
              <w:tabs>
                <w:tab w:val="clear" w:pos="720"/>
                <w:tab w:val="left" w:pos="1279" w:leader="none"/>
                <w:tab w:val="left" w:pos="2127" w:leader="none"/>
                <w:tab w:val="left" w:pos="2813" w:leader="none"/>
                <w:tab w:val="left" w:pos="3660" w:leader="none"/>
                <w:tab w:val="left" w:pos="4981" w:leader="none"/>
                <w:tab w:val="left" w:pos="5828" w:leader="none"/>
                <w:tab w:val="left" w:pos="6675" w:leader="none"/>
              </w:tabs>
              <w:suppressAutoHyphens w:val="true"/>
              <w:spacing w:before="0" w:after="0"/>
              <w:ind w:left="432" w:hanging="0"/>
              <w:jc w:val="left"/>
              <w:rPr>
                <w:rFonts w:ascii="Trebuchet MS" w:hAnsi="Trebuchet MS"/>
                <w:sz w:val="20"/>
              </w:rPr>
            </w:pPr>
            <w:del w:id="271" w:author="User" w:date="2023-04-17T13:51:00Z">
              <w:r>
                <w:rPr>
                  <w:sz w:val="22"/>
                </w:rPr>
                <w:drawing>
                  <wp:inline distT="0" distB="0" distL="0" distR="0">
                    <wp:extent cx="114300" cy="1628775"/>
                    <wp:effectExtent l="0" t="0" r="0" b="0"/>
                    <wp:docPr id="153" name="image105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53" name="image105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4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4300" cy="162877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del w:id="272" w:author="User" w:date="2023-04-17T13:51:00Z">
              <w:r>
                <w:rPr>
                  <w:rFonts w:ascii="Trebuchet MS" w:hAnsi="Trebuchet MS"/>
                  <w:kern w:val="0"/>
                  <w:position w:val="709"/>
                  <w:sz w:val="20"/>
                  <w:szCs w:val="22"/>
                  <w:lang w:eastAsia="en-US" w:bidi="ar-SA"/>
                </w:rPr>
                <w:tab/>
              </w:r>
            </w:del>
            <w:del w:id="273" w:author="User" w:date="2023-04-17T13:51:00Z">
              <w:r>
                <w:rPr>
                  <w:sz w:val="22"/>
                </w:rPr>
                <w:drawing>
                  <wp:inline distT="0" distB="0" distL="0" distR="0">
                    <wp:extent cx="114300" cy="3796030"/>
                    <wp:effectExtent l="0" t="0" r="0" b="0"/>
                    <wp:docPr id="154" name="image106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54" name="image106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4300" cy="379603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del w:id="274" w:author="User" w:date="2023-04-17T13:51:00Z">
              <w:r>
                <w:rPr>
                  <w:rFonts w:ascii="Trebuchet MS" w:hAnsi="Trebuchet MS"/>
                  <w:kern w:val="0"/>
                  <w:position w:val="368"/>
                  <w:sz w:val="20"/>
                  <w:szCs w:val="22"/>
                  <w:lang w:eastAsia="en-US" w:bidi="ar-SA"/>
                </w:rPr>
                <w:tab/>
              </w:r>
            </w:del>
            <w:r>
              <w:rPr>
                <w:rFonts w:ascii="Trebuchet MS" w:hAnsi="Trebuchet MS"/>
                <w:kern w:val="0"/>
                <w:position w:val="368"/>
                <w:sz w:val="20"/>
                <w:szCs w:val="22"/>
                <w:lang w:eastAsia="en-US" w:bidi="ar-SA"/>
              </w:rPr>
              <mc:AlternateContent>
                <mc:Choice Requires="wpg">
                  <w:drawing>
                    <wp:inline distT="0" distB="0" distL="0" distR="0">
                      <wp:extent cx="280670" cy="6137275"/>
                      <wp:effectExtent l="0" t="0" r="0" b="0"/>
                      <wp:docPr id="155" name="Фигура97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800" cy="6137280"/>
                                <a:chOff x="0" y="0"/>
                                <a:chExt cx="280800" cy="61372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4" name="" descr=""/>
                                <pic:cNvPicPr/>
                              </pic:nvPicPr>
                              <pic:blipFill>
                                <a:blip r:embed="rId166"/>
                                <a:stretch/>
                              </pic:blipFill>
                              <pic:spPr>
                                <a:xfrm>
                                  <a:off x="0" y="0"/>
                                  <a:ext cx="280800" cy="491436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5" name="" descr=""/>
                                <pic:cNvPicPr/>
                              </pic:nvPicPr>
                              <pic:blipFill>
                                <a:blip r:embed="rId167"/>
                                <a:stretch/>
                              </pic:blipFill>
                              <pic:spPr>
                                <a:xfrm>
                                  <a:off x="167040" y="4959360"/>
                                  <a:ext cx="113760" cy="117792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alt="Фигура97" style="position:absolute;margin-left:0pt;margin-top:-483.3pt;width:22.1pt;height:483.25pt" coordorigin="0,-9666" coordsize="442,9665">
                      <v:shape id="shape_0" stroked="f" o:allowincell="f" style="position:absolute;left:0;top:-9666;width:441;height:7738;mso-wrap-style:none;v-text-anchor:middle;mso-position-vertical:top" type="_x0000_t75">
                        <v:imagedata r:id="rId168" o:detectmouseclick="t"/>
                        <v:stroke color="#3465a4" joinstyle="round" endcap="flat"/>
                        <w10:wrap type="square"/>
                      </v:shape>
                      <v:shape id="shape_0" stroked="f" o:allowincell="f" style="position:absolute;left:263;top:-1856;width:178;height:1854;mso-wrap-style:none;v-text-anchor:middle;mso-position-vertical:top" type="_x0000_t75">
                        <v:imagedata r:id="rId169" o:detectmouseclick="t"/>
                        <v:stroke color="#3465a4" joinstyle="round" endcap="flat"/>
                        <w10:wrap type="square"/>
                      </v:shape>
                    </v:group>
                  </w:pict>
                </mc:Fallback>
              </mc:AlternateContent>
            </w:r>
            <w:del w:id="275" w:author="User" w:date="2023-04-17T13:51:00Z">
              <w:r>
                <w:rPr>
                  <w:rFonts w:ascii="Trebuchet MS" w:hAnsi="Trebuchet MS"/>
                  <w:kern w:val="0"/>
                  <w:sz w:val="20"/>
                  <w:szCs w:val="22"/>
                  <w:lang w:eastAsia="en-US" w:bidi="ar-SA"/>
                </w:rPr>
                <w:tab/>
              </w:r>
            </w:del>
            <w:del w:id="276" w:author="User" w:date="2023-04-17T13:51:00Z">
              <w:r>
                <w:rPr>
                  <w:sz w:val="22"/>
                </w:rPr>
                <w:drawing>
                  <wp:inline distT="0" distB="0" distL="0" distR="0">
                    <wp:extent cx="114300" cy="1657350"/>
                    <wp:effectExtent l="0" t="0" r="0" b="0"/>
                    <wp:docPr id="156" name="image109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56" name="image109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0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4300" cy="16573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del w:id="277" w:author="User" w:date="2023-04-17T13:51:00Z">
              <w:r>
                <w:rPr>
                  <w:rFonts w:ascii="Trebuchet MS" w:hAnsi="Trebuchet MS"/>
                  <w:kern w:val="0"/>
                  <w:position w:val="705"/>
                  <w:sz w:val="20"/>
                  <w:szCs w:val="22"/>
                  <w:lang w:eastAsia="en-US" w:bidi="ar-SA"/>
                </w:rPr>
                <w:tab/>
              </w:r>
            </w:del>
            <w:del w:id="278" w:author="User" w:date="2023-04-17T13:51:00Z">
              <w:r>
                <w:rPr>
                  <w:sz w:val="22"/>
                </w:rPr>
                <w:drawing>
                  <wp:inline distT="0" distB="0" distL="0" distR="0">
                    <wp:extent cx="114300" cy="3938905"/>
                    <wp:effectExtent l="0" t="0" r="0" b="0"/>
                    <wp:docPr id="157" name="image110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57" name="image110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1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4300" cy="393890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del w:id="279" w:author="User" w:date="2023-04-17T13:51:00Z">
              <w:r>
                <w:rPr>
                  <w:rFonts w:ascii="Trebuchet MS" w:hAnsi="Trebuchet MS"/>
                  <w:kern w:val="0"/>
                  <w:position w:val="345"/>
                  <w:sz w:val="20"/>
                  <w:szCs w:val="22"/>
                  <w:lang w:eastAsia="en-US" w:bidi="ar-SA"/>
                </w:rPr>
                <w:tab/>
              </w:r>
            </w:del>
            <w:del w:id="280" w:author="User" w:date="2023-04-17T13:51:00Z">
              <w:r>
                <w:rPr>
                  <w:sz w:val="22"/>
                </w:rPr>
                <w:drawing>
                  <wp:inline distT="0" distB="0" distL="0" distR="0">
                    <wp:extent cx="114300" cy="2514600"/>
                    <wp:effectExtent l="0" t="0" r="0" b="0"/>
                    <wp:docPr id="158" name="image111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58" name="image111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2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4300" cy="25146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del w:id="281" w:author="User" w:date="2023-04-17T13:51:00Z">
              <w:r>
                <w:rPr>
                  <w:rFonts w:ascii="Trebuchet MS" w:hAnsi="Trebuchet MS"/>
                  <w:kern w:val="0"/>
                  <w:position w:val="570"/>
                  <w:sz w:val="20"/>
                  <w:szCs w:val="22"/>
                  <w:lang w:eastAsia="en-US" w:bidi="ar-SA"/>
                </w:rPr>
                <w:tab/>
              </w:r>
            </w:del>
            <w:del w:id="282" w:author="User" w:date="2023-04-17T13:51:00Z">
              <w:r>
                <w:rPr>
                  <w:sz w:val="22"/>
                </w:rPr>
                <w:drawing>
                  <wp:inline distT="0" distB="0" distL="0" distR="0">
                    <wp:extent cx="114300" cy="1833245"/>
                    <wp:effectExtent l="0" t="0" r="0" b="0"/>
                    <wp:docPr id="159" name="image112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59" name="image112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3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4300" cy="183324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del w:id="283" w:author="User" w:date="2023-04-17T13:51:00Z">
              <w:r>
                <w:rPr>
                  <w:rFonts w:ascii="Trebuchet MS" w:hAnsi="Trebuchet MS"/>
                  <w:kern w:val="0"/>
                  <w:position w:val="678"/>
                  <w:sz w:val="20"/>
                  <w:szCs w:val="22"/>
                  <w:lang w:eastAsia="en-US" w:bidi="ar-SA"/>
                </w:rPr>
                <w:tab/>
              </w:r>
            </w:del>
            <w:del w:id="284" w:author="User" w:date="2023-04-17T13:51:00Z">
              <w:r>
                <w:rPr>
                  <w:sz w:val="22"/>
                </w:rPr>
                <w:drawing>
                  <wp:inline distT="0" distB="0" distL="0" distR="0">
                    <wp:extent cx="114300" cy="2824480"/>
                    <wp:effectExtent l="0" t="0" r="0" b="0"/>
                    <wp:docPr id="160" name="image113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60" name="image113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4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4300" cy="282448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1380" w:type="dxa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85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4" w:after="0"/>
              <w:jc w:val="left"/>
              <w:rPr>
                <w:rFonts w:ascii="Trebuchet MS" w:hAnsi="Trebuchet MS"/>
                <w:sz w:val="9"/>
                <w:del w:id="286" w:author="User" w:date="2023-04-17T13:51:00Z"/>
              </w:rPr>
            </w:pPr>
            <w:del w:id="285" w:author="User" w:date="2023-04-17T13:51:00Z">
              <w:r>
                <w:rPr>
                  <w:rFonts w:ascii="Trebuchet MS" w:hAnsi="Trebuchet MS"/>
                  <w:sz w:val="9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283" w:hanging="0"/>
              <w:jc w:val="left"/>
              <w:rPr>
                <w:rFonts w:ascii="Trebuchet MS" w:hAnsi="Trebuchet MS"/>
                <w:sz w:val="20"/>
              </w:rPr>
            </w:pPr>
            <w:del w:id="287" w:author="User" w:date="2023-04-17T13:51:00Z">
              <w:r>
                <w:rPr/>
                <w:drawing>
                  <wp:inline distT="0" distB="0" distL="0" distR="0">
                    <wp:extent cx="331470" cy="5105400"/>
                    <wp:effectExtent l="0" t="0" r="0" b="0"/>
                    <wp:docPr id="161" name="image114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61" name="image114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31470" cy="51054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34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2" w:after="0"/>
              <w:jc w:val="left"/>
              <w:rPr>
                <w:rFonts w:ascii="Trebuchet MS" w:hAnsi="Trebuchet MS"/>
                <w:sz w:val="9"/>
                <w:del w:id="289" w:author="User" w:date="2023-04-17T13:51:00Z"/>
              </w:rPr>
            </w:pPr>
            <w:del w:id="288" w:author="User" w:date="2023-04-17T13:51:00Z">
              <w:r>
                <w:rPr>
                  <w:rFonts w:ascii="Trebuchet MS" w:hAnsi="Trebuchet MS"/>
                  <w:sz w:val="9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lineRule="exact" w:line="137" w:before="0" w:after="0"/>
              <w:ind w:left="179" w:hanging="0"/>
              <w:jc w:val="left"/>
              <w:rPr>
                <w:rFonts w:ascii="Trebuchet MS" w:hAnsi="Trebuchet MS"/>
                <w:sz w:val="13"/>
                <w:del w:id="290" w:author="User" w:date="2023-04-17T13:51:00Z"/>
              </w:rPr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81280" cy="87630"/>
                      <wp:effectExtent l="114300" t="0" r="114300" b="0"/>
                      <wp:docPr id="162" name="Фигура98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360" cy="87480"/>
                                <a:chOff x="0" y="0"/>
                                <a:chExt cx="81360" cy="8748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0"/>
                                  <a:ext cx="81360" cy="87480"/>
                                </a:xfrm>
                                <a:custGeom>
                                  <a:avLst/>
                                  <a:gdLst>
                                    <a:gd name="textAreaLeft" fmla="*/ 0 w 46080"/>
                                    <a:gd name="textAreaRight" fmla="*/ 46800 w 46080"/>
                                    <a:gd name="textAreaTop" fmla="*/ 0 h 49680"/>
                                    <a:gd name="textAreaBottom" fmla="*/ 50400 h 49680"/>
                                  </a:gdLst>
                                  <a:ahLst/>
                                  <a:rect l="textAreaLeft" t="textAreaTop" r="textAreaRight" b="textAreaBottom"/>
                                  <a:pathLst>
                                    <a:path w="226" h="243">
                                      <a:moveTo>
                                        <a:pt x="52" y="208"/>
                                      </a:moveTo>
                                      <a:lnTo>
                                        <a:pt x="50" y="201"/>
                                      </a:lnTo>
                                      <a:lnTo>
                                        <a:pt x="47" y="197"/>
                                      </a:lnTo>
                                      <a:lnTo>
                                        <a:pt x="43" y="194"/>
                                      </a:lnTo>
                                      <a:lnTo>
                                        <a:pt x="36" y="192"/>
                                      </a:lnTo>
                                      <a:lnTo>
                                        <a:pt x="15" y="192"/>
                                      </a:lnTo>
                                      <a:lnTo>
                                        <a:pt x="8" y="194"/>
                                      </a:lnTo>
                                      <a:lnTo>
                                        <a:pt x="1" y="201"/>
                                      </a:lnTo>
                                      <a:lnTo>
                                        <a:pt x="0" y="208"/>
                                      </a:lnTo>
                                      <a:lnTo>
                                        <a:pt x="0" y="227"/>
                                      </a:lnTo>
                                      <a:lnTo>
                                        <a:pt x="1" y="232"/>
                                      </a:lnTo>
                                      <a:lnTo>
                                        <a:pt x="8" y="241"/>
                                      </a:lnTo>
                                      <a:lnTo>
                                        <a:pt x="15" y="243"/>
                                      </a:lnTo>
                                      <a:lnTo>
                                        <a:pt x="25" y="243"/>
                                      </a:lnTo>
                                      <a:lnTo>
                                        <a:pt x="36" y="243"/>
                                      </a:lnTo>
                                      <a:lnTo>
                                        <a:pt x="43" y="241"/>
                                      </a:lnTo>
                                      <a:lnTo>
                                        <a:pt x="50" y="232"/>
                                      </a:lnTo>
                                      <a:lnTo>
                                        <a:pt x="52" y="227"/>
                                      </a:lnTo>
                                      <a:lnTo>
                                        <a:pt x="52" y="208"/>
                                      </a:lnTo>
                                      <a:moveTo>
                                        <a:pt x="225" y="100"/>
                                      </a:moveTo>
                                      <a:lnTo>
                                        <a:pt x="225" y="97"/>
                                      </a:lnTo>
                                      <a:lnTo>
                                        <a:pt x="223" y="88"/>
                                      </a:lnTo>
                                      <a:lnTo>
                                        <a:pt x="223" y="85"/>
                                      </a:lnTo>
                                      <a:lnTo>
                                        <a:pt x="223" y="81"/>
                                      </a:lnTo>
                                      <a:lnTo>
                                        <a:pt x="221" y="79"/>
                                      </a:lnTo>
                                      <a:lnTo>
                                        <a:pt x="220" y="76"/>
                                      </a:lnTo>
                                      <a:lnTo>
                                        <a:pt x="220" y="74"/>
                                      </a:lnTo>
                                      <a:lnTo>
                                        <a:pt x="218" y="74"/>
                                      </a:lnTo>
                                      <a:lnTo>
                                        <a:pt x="186" y="56"/>
                                      </a:lnTo>
                                      <a:lnTo>
                                        <a:pt x="186" y="93"/>
                                      </a:lnTo>
                                      <a:lnTo>
                                        <a:pt x="186" y="95"/>
                                      </a:lnTo>
                                      <a:lnTo>
                                        <a:pt x="84" y="95"/>
                                      </a:lnTo>
                                      <a:lnTo>
                                        <a:pt x="84" y="35"/>
                                      </a:lnTo>
                                      <a:lnTo>
                                        <a:pt x="186" y="93"/>
                                      </a:lnTo>
                                      <a:lnTo>
                                        <a:pt x="186" y="56"/>
                                      </a:lnTo>
                                      <a:lnTo>
                                        <a:pt x="94" y="4"/>
                                      </a:lnTo>
                                      <a:lnTo>
                                        <a:pt x="93" y="4"/>
                                      </a:lnTo>
                                      <a:lnTo>
                                        <a:pt x="89" y="2"/>
                                      </a:lnTo>
                                      <a:lnTo>
                                        <a:pt x="87" y="2"/>
                                      </a:lnTo>
                                      <a:lnTo>
                                        <a:pt x="82" y="0"/>
                                      </a:lnTo>
                                      <a:lnTo>
                                        <a:pt x="80" y="0"/>
                                      </a:lnTo>
                                      <a:lnTo>
                                        <a:pt x="59" y="0"/>
                                      </a:lnTo>
                                      <a:lnTo>
                                        <a:pt x="54" y="0"/>
                                      </a:lnTo>
                                      <a:lnTo>
                                        <a:pt x="52" y="2"/>
                                      </a:lnTo>
                                      <a:lnTo>
                                        <a:pt x="50" y="2"/>
                                      </a:lnTo>
                                      <a:lnTo>
                                        <a:pt x="48" y="4"/>
                                      </a:lnTo>
                                      <a:lnTo>
                                        <a:pt x="48" y="4"/>
                                      </a:lnTo>
                                      <a:lnTo>
                                        <a:pt x="47" y="7"/>
                                      </a:lnTo>
                                      <a:lnTo>
                                        <a:pt x="47" y="9"/>
                                      </a:lnTo>
                                      <a:lnTo>
                                        <a:pt x="47" y="95"/>
                                      </a:lnTo>
                                      <a:lnTo>
                                        <a:pt x="4" y="95"/>
                                      </a:lnTo>
                                      <a:lnTo>
                                        <a:pt x="4" y="95"/>
                                      </a:lnTo>
                                      <a:lnTo>
                                        <a:pt x="3" y="97"/>
                                      </a:lnTo>
                                      <a:lnTo>
                                        <a:pt x="3" y="97"/>
                                      </a:lnTo>
                                      <a:lnTo>
                                        <a:pt x="1" y="100"/>
                                      </a:lnTo>
                                      <a:lnTo>
                                        <a:pt x="1" y="102"/>
                                      </a:lnTo>
                                      <a:lnTo>
                                        <a:pt x="1" y="109"/>
                                      </a:lnTo>
                                      <a:lnTo>
                                        <a:pt x="1" y="111"/>
                                      </a:lnTo>
                                      <a:lnTo>
                                        <a:pt x="1" y="120"/>
                                      </a:lnTo>
                                      <a:lnTo>
                                        <a:pt x="1" y="123"/>
                                      </a:lnTo>
                                      <a:lnTo>
                                        <a:pt x="1" y="129"/>
                                      </a:lnTo>
                                      <a:lnTo>
                                        <a:pt x="1" y="132"/>
                                      </a:lnTo>
                                      <a:lnTo>
                                        <a:pt x="3" y="136"/>
                                      </a:lnTo>
                                      <a:lnTo>
                                        <a:pt x="3" y="136"/>
                                      </a:lnTo>
                                      <a:lnTo>
                                        <a:pt x="4" y="137"/>
                                      </a:lnTo>
                                      <a:lnTo>
                                        <a:pt x="47" y="137"/>
                                      </a:lnTo>
                                      <a:lnTo>
                                        <a:pt x="47" y="160"/>
                                      </a:lnTo>
                                      <a:lnTo>
                                        <a:pt x="48" y="162"/>
                                      </a:lnTo>
                                      <a:lnTo>
                                        <a:pt x="56" y="164"/>
                                      </a:lnTo>
                                      <a:lnTo>
                                        <a:pt x="59" y="164"/>
                                      </a:lnTo>
                                      <a:lnTo>
                                        <a:pt x="71" y="164"/>
                                      </a:lnTo>
                                      <a:lnTo>
                                        <a:pt x="77" y="164"/>
                                      </a:lnTo>
                                      <a:lnTo>
                                        <a:pt x="82" y="160"/>
                                      </a:lnTo>
                                      <a:lnTo>
                                        <a:pt x="84" y="160"/>
                                      </a:lnTo>
                                      <a:lnTo>
                                        <a:pt x="84" y="137"/>
                                      </a:lnTo>
                                      <a:lnTo>
                                        <a:pt x="186" y="137"/>
                                      </a:lnTo>
                                      <a:lnTo>
                                        <a:pt x="218" y="137"/>
                                      </a:lnTo>
                                      <a:lnTo>
                                        <a:pt x="220" y="137"/>
                                      </a:lnTo>
                                      <a:lnTo>
                                        <a:pt x="221" y="136"/>
                                      </a:lnTo>
                                      <a:lnTo>
                                        <a:pt x="221" y="134"/>
                                      </a:lnTo>
                                      <a:lnTo>
                                        <a:pt x="223" y="129"/>
                                      </a:lnTo>
                                      <a:lnTo>
                                        <a:pt x="223" y="125"/>
                                      </a:lnTo>
                                      <a:lnTo>
                                        <a:pt x="225" y="116"/>
                                      </a:lnTo>
                                      <a:lnTo>
                                        <a:pt x="225" y="111"/>
                                      </a:lnTo>
                                      <a:lnTo>
                                        <a:pt x="225" y="1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  <a:ln w="0"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alt="Фигура98" style="position:absolute;margin-left:0pt;margin-top:-6.95pt;width:6.4pt;height:6.9pt" coordorigin="0,-139" coordsize="128,138"/>
                  </w:pict>
                </mc:Fallback>
              </mc:AlternateContent>
            </w:r>
          </w:p>
          <w:p>
            <w:pPr>
              <w:pStyle w:val="TableParagraph"/>
              <w:widowControl w:val="false"/>
              <w:suppressAutoHyphens w:val="true"/>
              <w:spacing w:before="1" w:after="1"/>
              <w:jc w:val="left"/>
              <w:rPr>
                <w:rFonts w:ascii="Trebuchet MS" w:hAnsi="Trebuchet MS"/>
                <w:sz w:val="6"/>
                <w:del w:id="292" w:author="User" w:date="2023-04-17T13:51:00Z"/>
              </w:rPr>
            </w:pPr>
            <w:del w:id="291" w:author="User" w:date="2023-04-17T13:51:00Z">
              <w:r>
                <w:rPr>
                  <w:rFonts w:ascii="Trebuchet MS" w:hAnsi="Trebuchet MS"/>
                  <w:sz w:val="6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lineRule="exact" w:line="198" w:before="0" w:after="0"/>
              <w:ind w:left="178" w:hanging="0"/>
              <w:jc w:val="left"/>
              <w:rPr>
                <w:rFonts w:ascii="Trebuchet MS" w:hAnsi="Trebuchet MS"/>
                <w:sz w:val="19"/>
                <w:del w:id="294" w:author="User" w:date="2023-04-17T13:51:00Z"/>
              </w:rPr>
            </w:pPr>
            <w:del w:id="293" w:author="User" w:date="2023-04-17T13:51:00Z">
              <w:r>
                <w:rPr/>
                <w:drawing>
                  <wp:inline distT="0" distB="0" distL="0" distR="0">
                    <wp:extent cx="81915" cy="126365"/>
                    <wp:effectExtent l="0" t="0" r="0" b="0"/>
                    <wp:docPr id="163" name="image115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63" name="image115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6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1915" cy="12636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>
            <w:pPr>
              <w:pStyle w:val="TableParagraph"/>
              <w:widowControl w:val="false"/>
              <w:suppressAutoHyphens w:val="true"/>
              <w:spacing w:before="1" w:after="0"/>
              <w:jc w:val="left"/>
              <w:rPr>
                <w:rFonts w:ascii="Trebuchet MS" w:hAnsi="Trebuchet MS"/>
                <w:sz w:val="6"/>
                <w:del w:id="296" w:author="User" w:date="2023-04-17T13:51:00Z"/>
              </w:rPr>
            </w:pPr>
            <w:del w:id="295" w:author="User" w:date="2023-04-17T13:51:00Z">
              <w:r>
                <w:rPr>
                  <w:rFonts w:ascii="Trebuchet MS" w:hAnsi="Trebuchet MS"/>
                  <w:sz w:val="6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45" w:hanging="0"/>
              <w:jc w:val="left"/>
              <w:rPr>
                <w:rFonts w:ascii="Trebuchet MS" w:hAnsi="Trebuchet MS"/>
                <w:sz w:val="20"/>
                <w:del w:id="298" w:author="User" w:date="2023-04-17T13:51:00Z"/>
              </w:rPr>
            </w:pPr>
            <w:del w:id="297" w:author="User" w:date="2023-04-17T13:51:00Z">
              <w:r>
                <w:rPr/>
                <w:drawing>
                  <wp:inline distT="0" distB="0" distL="0" distR="0">
                    <wp:extent cx="114300" cy="1138555"/>
                    <wp:effectExtent l="0" t="0" r="0" b="0"/>
                    <wp:docPr id="164" name="image116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64" name="image116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7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4300" cy="113855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00" w:author="User" w:date="2023-04-17T13:51:00Z"/>
              </w:rPr>
            </w:pPr>
            <w:del w:id="299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02" w:author="User" w:date="2023-04-17T13:51:00Z"/>
              </w:rPr>
            </w:pPr>
            <w:del w:id="301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04" w:author="User" w:date="2023-04-17T13:51:00Z"/>
              </w:rPr>
            </w:pPr>
            <w:del w:id="303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06" w:author="User" w:date="2023-04-17T13:51:00Z"/>
              </w:rPr>
            </w:pPr>
            <w:del w:id="305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08" w:author="User" w:date="2023-04-17T13:51:00Z"/>
              </w:rPr>
            </w:pPr>
            <w:del w:id="307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10" w:author="User" w:date="2023-04-17T13:51:00Z"/>
              </w:rPr>
            </w:pPr>
            <w:del w:id="309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12" w:author="User" w:date="2023-04-17T13:51:00Z"/>
              </w:rPr>
            </w:pPr>
            <w:del w:id="311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14" w:author="User" w:date="2023-04-17T13:51:00Z"/>
              </w:rPr>
            </w:pPr>
            <w:del w:id="313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16" w:author="User" w:date="2023-04-17T13:51:00Z"/>
              </w:rPr>
            </w:pPr>
            <w:del w:id="315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18" w:author="User" w:date="2023-04-17T13:51:00Z"/>
              </w:rPr>
            </w:pPr>
            <w:del w:id="317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20" w:author="User" w:date="2023-04-17T13:51:00Z"/>
              </w:rPr>
            </w:pPr>
            <w:del w:id="319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22" w:author="User" w:date="2023-04-17T13:51:00Z"/>
              </w:rPr>
            </w:pPr>
            <w:del w:id="321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24" w:author="User" w:date="2023-04-17T13:51:00Z"/>
              </w:rPr>
            </w:pPr>
            <w:del w:id="323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26" w:author="User" w:date="2023-04-17T13:51:00Z"/>
              </w:rPr>
            </w:pPr>
            <w:del w:id="325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28" w:author="User" w:date="2023-04-17T13:51:00Z"/>
              </w:rPr>
            </w:pPr>
            <w:del w:id="327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30" w:author="User" w:date="2023-04-17T13:51:00Z"/>
              </w:rPr>
            </w:pPr>
            <w:del w:id="329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32" w:author="User" w:date="2023-04-17T13:51:00Z"/>
              </w:rPr>
            </w:pPr>
            <w:del w:id="331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34" w:author="User" w:date="2023-04-17T13:51:00Z"/>
              </w:rPr>
            </w:pPr>
            <w:del w:id="333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36" w:author="User" w:date="2023-04-17T13:51:00Z"/>
              </w:rPr>
            </w:pPr>
            <w:del w:id="335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38" w:author="User" w:date="2023-04-17T13:51:00Z"/>
              </w:rPr>
            </w:pPr>
            <w:del w:id="337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40" w:author="User" w:date="2023-04-17T13:51:00Z"/>
              </w:rPr>
            </w:pPr>
            <w:del w:id="339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42" w:author="User" w:date="2023-04-17T13:51:00Z"/>
              </w:rPr>
            </w:pPr>
            <w:del w:id="341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44" w:author="User" w:date="2023-04-17T13:51:00Z"/>
              </w:rPr>
            </w:pPr>
            <w:del w:id="343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46" w:author="User" w:date="2023-04-17T13:51:00Z"/>
              </w:rPr>
            </w:pPr>
            <w:del w:id="345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48" w:author="User" w:date="2023-04-17T13:51:00Z"/>
              </w:rPr>
            </w:pPr>
            <w:del w:id="347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8" w:after="0"/>
              <w:jc w:val="left"/>
              <w:rPr>
                <w:rFonts w:ascii="Trebuchet MS" w:hAnsi="Trebuchet MS"/>
                <w:sz w:val="26"/>
                <w:del w:id="350" w:author="User" w:date="2023-04-17T13:51:00Z"/>
              </w:rPr>
            </w:pPr>
            <w:del w:id="349" w:author="User" w:date="2023-04-17T13:51:00Z">
              <w:r>
                <w:rPr>
                  <w:rFonts w:ascii="Trebuchet MS" w:hAnsi="Trebuchet MS"/>
                  <w:sz w:val="26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21" w:hanging="0"/>
              <w:jc w:val="left"/>
              <w:rPr>
                <w:rFonts w:ascii="Trebuchet MS" w:hAnsi="Trebuchet MS"/>
                <w:sz w:val="20"/>
                <w:del w:id="352" w:author="User" w:date="2023-04-17T13:51:00Z"/>
              </w:rPr>
            </w:pPr>
            <w:del w:id="351" w:author="User" w:date="2023-04-17T13:51:00Z">
              <w:r>
                <w:rPr/>
                <w:drawing>
                  <wp:inline distT="0" distB="0" distL="0" distR="0">
                    <wp:extent cx="108585" cy="367030"/>
                    <wp:effectExtent l="0" t="0" r="0" b="0"/>
                    <wp:docPr id="165" name="image117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65" name="image117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08585" cy="36703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54" w:author="User" w:date="2023-04-17T13:51:00Z"/>
              </w:rPr>
            </w:pPr>
            <w:del w:id="353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6" w:after="1"/>
              <w:jc w:val="left"/>
              <w:rPr>
                <w:rFonts w:ascii="Trebuchet MS" w:hAnsi="Trebuchet MS"/>
                <w:sz w:val="27"/>
                <w:del w:id="356" w:author="User" w:date="2023-04-17T13:51:00Z"/>
              </w:rPr>
            </w:pPr>
            <w:del w:id="355" w:author="User" w:date="2023-04-17T13:51:00Z">
              <w:r>
                <w:rPr>
                  <w:rFonts w:ascii="Trebuchet MS" w:hAnsi="Trebuchet MS"/>
                  <w:sz w:val="27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28" w:hanging="0"/>
              <w:jc w:val="left"/>
              <w:rPr>
                <w:rFonts w:ascii="Trebuchet MS" w:hAnsi="Trebuchet MS"/>
                <w:sz w:val="20"/>
              </w:rPr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108585" cy="342265"/>
                      <wp:effectExtent l="0" t="0" r="0" b="0"/>
                      <wp:docPr id="166" name="Фигура99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720" cy="342360"/>
                                <a:chOff x="0" y="0"/>
                                <a:chExt cx="108720" cy="34236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16560" y="0"/>
                                  <a:ext cx="79920" cy="59040"/>
                                </a:xfrm>
                                <a:custGeom>
                                  <a:avLst/>
                                  <a:gdLst>
                                    <a:gd name="textAreaLeft" fmla="*/ 0 w 45360"/>
                                    <a:gd name="textAreaRight" fmla="*/ 46080 w 45360"/>
                                    <a:gd name="textAreaTop" fmla="*/ 0 h 33480"/>
                                    <a:gd name="textAreaBottom" fmla="*/ 34200 h 33480"/>
                                  </a:gdLst>
                                  <a:ahLst/>
                                  <a:rect l="textAreaLeft" t="textAreaTop" r="textAreaRight" b="textAreaBottom"/>
                                  <a:pathLst>
                                    <a:path w="222" h="168">
                                      <a:moveTo>
                                        <a:pt x="222" y="150"/>
                                      </a:moveTo>
                                      <a:lnTo>
                                        <a:pt x="222" y="143"/>
                                      </a:lnTo>
                                      <a:lnTo>
                                        <a:pt x="220" y="139"/>
                                      </a:lnTo>
                                      <a:lnTo>
                                        <a:pt x="219" y="137"/>
                                      </a:lnTo>
                                      <a:lnTo>
                                        <a:pt x="97" y="137"/>
                                      </a:lnTo>
                                      <a:lnTo>
                                        <a:pt x="41" y="139"/>
                                      </a:lnTo>
                                      <a:lnTo>
                                        <a:pt x="212" y="49"/>
                                      </a:lnTo>
                                      <a:lnTo>
                                        <a:pt x="217" y="44"/>
                                      </a:lnTo>
                                      <a:lnTo>
                                        <a:pt x="220" y="37"/>
                                      </a:lnTo>
                                      <a:lnTo>
                                        <a:pt x="222" y="30"/>
                                      </a:lnTo>
                                      <a:lnTo>
                                        <a:pt x="222" y="9"/>
                                      </a:lnTo>
                                      <a:lnTo>
                                        <a:pt x="222" y="7"/>
                                      </a:lnTo>
                                      <a:lnTo>
                                        <a:pt x="217" y="2"/>
                                      </a:lnTo>
                                      <a:lnTo>
                                        <a:pt x="213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0" y="5"/>
                                      </a:lnTo>
                                      <a:lnTo>
                                        <a:pt x="0" y="18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2" y="28"/>
                                      </a:lnTo>
                                      <a:lnTo>
                                        <a:pt x="4" y="30"/>
                                      </a:lnTo>
                                      <a:lnTo>
                                        <a:pt x="139" y="30"/>
                                      </a:lnTo>
                                      <a:lnTo>
                                        <a:pt x="190" y="28"/>
                                      </a:lnTo>
                                      <a:lnTo>
                                        <a:pt x="14" y="121"/>
                                      </a:lnTo>
                                      <a:lnTo>
                                        <a:pt x="0" y="141"/>
                                      </a:lnTo>
                                      <a:lnTo>
                                        <a:pt x="0" y="157"/>
                                      </a:lnTo>
                                      <a:lnTo>
                                        <a:pt x="2" y="160"/>
                                      </a:lnTo>
                                      <a:lnTo>
                                        <a:pt x="4" y="164"/>
                                      </a:lnTo>
                                      <a:lnTo>
                                        <a:pt x="9" y="167"/>
                                      </a:lnTo>
                                      <a:lnTo>
                                        <a:pt x="12" y="167"/>
                                      </a:lnTo>
                                      <a:lnTo>
                                        <a:pt x="219" y="167"/>
                                      </a:lnTo>
                                      <a:lnTo>
                                        <a:pt x="220" y="165"/>
                                      </a:lnTo>
                                      <a:lnTo>
                                        <a:pt x="222" y="162"/>
                                      </a:lnTo>
                                      <a:lnTo>
                                        <a:pt x="222" y="1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  <a:ln w="0"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56" name="" descr=""/>
                                <pic:cNvPicPr/>
                              </pic:nvPicPr>
                              <pic:blipFill>
                                <a:blip r:embed="rId179"/>
                                <a:stretch/>
                              </pic:blipFill>
                              <pic:spPr>
                                <a:xfrm>
                                  <a:off x="0" y="82080"/>
                                  <a:ext cx="108720" cy="26028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alt="Фигура99" style="position:absolute;margin-left:0pt;margin-top:-27pt;width:8.55pt;height:26.95pt" coordorigin="0,-540" coordsize="171,539">
                      <v:shape id="shape_0" stroked="f" o:allowincell="f" style="position:absolute;left:0;top:-411;width:170;height:409;mso-wrap-style:none;v-text-anchor:middle;mso-position-vertical:top" type="_x0000_t75">
                        <v:imagedata r:id="rId180" o:detectmouseclick="t"/>
                        <v:stroke color="#3465a4" joinstyle="round" endcap="flat"/>
                        <w10:wrap type="square"/>
                      </v:shape>
                    </v:group>
                  </w:pict>
                </mc:Fallback>
              </mc:AlternateContent>
            </w:r>
          </w:p>
        </w:tc>
        <w:tc>
          <w:tcPr>
            <w:tcW w:w="436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11" w:after="0"/>
              <w:jc w:val="left"/>
              <w:rPr>
                <w:rFonts w:ascii="Trebuchet MS" w:hAnsi="Trebuchet MS"/>
                <w:sz w:val="8"/>
                <w:del w:id="358" w:author="User" w:date="2023-04-17T13:51:00Z"/>
              </w:rPr>
            </w:pPr>
            <w:del w:id="357" w:author="User" w:date="2023-04-17T13:51:00Z">
              <w:r>
                <w:rPr>
                  <w:rFonts w:ascii="Trebuchet MS" w:hAnsi="Trebuchet MS"/>
                  <w:sz w:val="8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96" w:hanging="0"/>
              <w:jc w:val="left"/>
              <w:rPr>
                <w:rFonts w:ascii="Trebuchet MS" w:hAnsi="Trebuchet MS"/>
                <w:sz w:val="20"/>
              </w:rPr>
            </w:pPr>
            <w:del w:id="359" w:author="User" w:date="2023-04-17T13:51:00Z">
              <w:r>
                <w:rPr/>
                <w:drawing>
                  <wp:inline distT="0" distB="0" distL="0" distR="0">
                    <wp:extent cx="86995" cy="438150"/>
                    <wp:effectExtent l="0" t="0" r="0" b="0"/>
                    <wp:docPr id="167" name="image119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67" name="image119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1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6995" cy="4381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>
        <w:trPr>
          <w:del w:id="360" w:author="User" w:date="2023-04-17T13:51:00Z"/>
          <w:trHeight w:val="967" w:hRule="atLeast"/>
        </w:trPr>
        <w:tc>
          <w:tcPr>
            <w:tcW w:w="10502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del w:id="361" w:author="User" w:date="2023-04-17T13:51:00Z">
              <w:r>
                <w:rPr>
                  <w:kern w:val="0"/>
                  <w:sz w:val="2"/>
                  <w:szCs w:val="2"/>
                  <w:lang w:eastAsia="en-US" w:bidi="ar-SA"/>
                </w:rPr>
                <w:delText>‍</w:delText>
              </w:r>
            </w:del>
          </w:p>
        </w:tc>
        <w:tc>
          <w:tcPr>
            <w:tcW w:w="1380" w:type="dxa"/>
            <w:vMerge w:val="restart"/>
            <w:tcBorders>
              <w:lef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856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434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436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del w:id="362" w:author="User" w:date="2023-04-17T13:51:00Z"/>
          <w:trHeight w:val="1422" w:hRule="atLeast"/>
        </w:trPr>
        <w:tc>
          <w:tcPr>
            <w:tcW w:w="10502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del w:id="363" w:author="User" w:date="2023-04-17T13:51:00Z">
              <w:r>
                <w:rPr>
                  <w:kern w:val="0"/>
                  <w:sz w:val="2"/>
                  <w:szCs w:val="2"/>
                  <w:lang w:eastAsia="en-US" w:bidi="ar-SA"/>
                </w:rPr>
                <w:delText>‍</w:delText>
              </w:r>
            </w:del>
          </w:p>
        </w:tc>
        <w:tc>
          <w:tcPr>
            <w:tcW w:w="1380" w:type="dxa"/>
            <w:vMerge w:val="continue"/>
            <w:tcBorders>
              <w:lef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856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434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436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</w:tbl>
    <w:p>
      <w:pPr>
        <w:pStyle w:val="Normal"/>
        <w:spacing w:before="147" w:after="0"/>
        <w:ind w:left="120" w:hanging="0"/>
        <w:rPr>
          <w:rFonts w:ascii="Trebuchet MS" w:hAnsi="Trebuchet MS"/>
          <w:sz w:val="16"/>
          <w:del w:id="400" w:author="User" w:date="2023-04-17T13:51:00Z"/>
        </w:rPr>
      </w:pPr>
      <w:del w:id="364" w:author="User" w:date="2023-04-17T13:51:00Z">
        <w:r>
          <w:rPr/>
          <w:delText>​​</w:delText>
        </w:r>
      </w:del>
      <w:del w:id="365" w:author="User" w:date="2023-04-17T13:51:00Z">
        <w:r>
          <w:rPr/>
          <mc:AlternateContent>
            <mc:Choice Requires="wpg">
              <w:drawing>
                <wp:anchor behindDoc="1" distT="0" distB="0" distL="0" distR="0" simplePos="0" locked="0" layoutInCell="0" allowOverlap="1" relativeHeight="220">
                  <wp:simplePos x="0" y="0"/>
                  <wp:positionH relativeFrom="page">
                    <wp:posOffset>7700010</wp:posOffset>
                  </wp:positionH>
                  <wp:positionV relativeFrom="page">
                    <wp:posOffset>466725</wp:posOffset>
                  </wp:positionV>
                  <wp:extent cx="276860" cy="2439670"/>
                  <wp:effectExtent l="0" t="0" r="0" b="0"/>
                  <wp:wrapNone/>
                  <wp:docPr id="168" name="Фигура98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76840" cy="2439720"/>
                            <a:chOff x="0" y="0"/>
                            <a:chExt cx="276840" cy="2439720"/>
                          </a:xfrm>
                        </wpg:grpSpPr>
                        <pic:pic xmlns:pic="http://schemas.openxmlformats.org/drawingml/2006/picture">
                          <pic:nvPicPr>
                            <pic:cNvPr id="57" name="" descr=""/>
                            <pic:cNvPicPr/>
                          </pic:nvPicPr>
                          <pic:blipFill>
                            <a:blip r:embed="rId182"/>
                            <a:stretch/>
                          </pic:blipFill>
                          <pic:spPr>
                            <a:xfrm>
                              <a:off x="189720" y="720"/>
                              <a:ext cx="79920" cy="11736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wps:wsp>
                          <wps:cNvSpPr/>
                          <wps:spPr>
                            <a:xfrm>
                              <a:off x="191160" y="189720"/>
                              <a:ext cx="84960" cy="38160"/>
                            </a:xfrm>
                            <a:custGeom>
                              <a:avLst/>
                              <a:gdLst>
                                <a:gd name="textAreaLeft" fmla="*/ 0 w 48240"/>
                                <a:gd name="textAreaRight" fmla="*/ 48960 w 48240"/>
                                <a:gd name="textAreaTop" fmla="*/ 0 h 21600"/>
                                <a:gd name="textAreaBottom" fmla="*/ 22320 h 216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240" h="109">
                                  <a:moveTo>
                                    <a:pt x="166" y="91"/>
                                  </a:moveTo>
                                  <a:lnTo>
                                    <a:pt x="164" y="87"/>
                                  </a:lnTo>
                                  <a:lnTo>
                                    <a:pt x="164" y="84"/>
                                  </a:lnTo>
                                  <a:lnTo>
                                    <a:pt x="164" y="80"/>
                                  </a:lnTo>
                                  <a:lnTo>
                                    <a:pt x="162" y="80"/>
                                  </a:lnTo>
                                  <a:lnTo>
                                    <a:pt x="161" y="80"/>
                                  </a:lnTo>
                                  <a:lnTo>
                                    <a:pt x="4" y="80"/>
                                  </a:lnTo>
                                  <a:lnTo>
                                    <a:pt x="4" y="80"/>
                                  </a:lnTo>
                                  <a:lnTo>
                                    <a:pt x="2" y="80"/>
                                  </a:lnTo>
                                  <a:lnTo>
                                    <a:pt x="2" y="80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2" y="103"/>
                                  </a:lnTo>
                                  <a:lnTo>
                                    <a:pt x="2" y="105"/>
                                  </a:lnTo>
                                  <a:lnTo>
                                    <a:pt x="2" y="107"/>
                                  </a:lnTo>
                                  <a:lnTo>
                                    <a:pt x="4" y="107"/>
                                  </a:lnTo>
                                  <a:lnTo>
                                    <a:pt x="4" y="107"/>
                                  </a:lnTo>
                                  <a:lnTo>
                                    <a:pt x="161" y="107"/>
                                  </a:lnTo>
                                  <a:lnTo>
                                    <a:pt x="162" y="107"/>
                                  </a:lnTo>
                                  <a:lnTo>
                                    <a:pt x="162" y="107"/>
                                  </a:lnTo>
                                  <a:lnTo>
                                    <a:pt x="164" y="105"/>
                                  </a:lnTo>
                                  <a:lnTo>
                                    <a:pt x="164" y="105"/>
                                  </a:lnTo>
                                  <a:lnTo>
                                    <a:pt x="164" y="103"/>
                                  </a:lnTo>
                                  <a:lnTo>
                                    <a:pt x="164" y="100"/>
                                  </a:lnTo>
                                  <a:lnTo>
                                    <a:pt x="166" y="96"/>
                                  </a:lnTo>
                                  <a:lnTo>
                                    <a:pt x="166" y="91"/>
                                  </a:lnTo>
                                  <a:moveTo>
                                    <a:pt x="229" y="87"/>
                                  </a:moveTo>
                                  <a:lnTo>
                                    <a:pt x="228" y="82"/>
                                  </a:lnTo>
                                  <a:lnTo>
                                    <a:pt x="222" y="77"/>
                                  </a:lnTo>
                                  <a:lnTo>
                                    <a:pt x="219" y="77"/>
                                  </a:lnTo>
                                  <a:lnTo>
                                    <a:pt x="205" y="77"/>
                                  </a:lnTo>
                                  <a:lnTo>
                                    <a:pt x="201" y="77"/>
                                  </a:lnTo>
                                  <a:lnTo>
                                    <a:pt x="196" y="82"/>
                                  </a:lnTo>
                                  <a:lnTo>
                                    <a:pt x="194" y="87"/>
                                  </a:lnTo>
                                  <a:lnTo>
                                    <a:pt x="194" y="100"/>
                                  </a:lnTo>
                                  <a:lnTo>
                                    <a:pt x="196" y="105"/>
                                  </a:lnTo>
                                  <a:lnTo>
                                    <a:pt x="198" y="107"/>
                                  </a:lnTo>
                                  <a:lnTo>
                                    <a:pt x="201" y="110"/>
                                  </a:lnTo>
                                  <a:lnTo>
                                    <a:pt x="205" y="110"/>
                                  </a:lnTo>
                                  <a:lnTo>
                                    <a:pt x="219" y="110"/>
                                  </a:lnTo>
                                  <a:lnTo>
                                    <a:pt x="222" y="110"/>
                                  </a:lnTo>
                                  <a:lnTo>
                                    <a:pt x="226" y="107"/>
                                  </a:lnTo>
                                  <a:lnTo>
                                    <a:pt x="228" y="105"/>
                                  </a:lnTo>
                                  <a:lnTo>
                                    <a:pt x="229" y="100"/>
                                  </a:lnTo>
                                  <a:lnTo>
                                    <a:pt x="229" y="87"/>
                                  </a:lnTo>
                                  <a:moveTo>
                                    <a:pt x="240" y="4"/>
                                  </a:moveTo>
                                  <a:lnTo>
                                    <a:pt x="238" y="1"/>
                                  </a:lnTo>
                                  <a:lnTo>
                                    <a:pt x="236" y="-1"/>
                                  </a:lnTo>
                                  <a:lnTo>
                                    <a:pt x="4" y="-1"/>
                                  </a:lnTo>
                                  <a:lnTo>
                                    <a:pt x="2" y="1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2" y="25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5" y="27"/>
                                  </a:lnTo>
                                  <a:lnTo>
                                    <a:pt x="235" y="27"/>
                                  </a:lnTo>
                                  <a:lnTo>
                                    <a:pt x="238" y="25"/>
                                  </a:lnTo>
                                  <a:lnTo>
                                    <a:pt x="240" y="22"/>
                                  </a:lnTo>
                                  <a:lnTo>
                                    <a:pt x="24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58" name="" descr=""/>
                            <pic:cNvPicPr/>
                          </pic:nvPicPr>
                          <pic:blipFill>
                            <a:blip r:embed="rId183"/>
                            <a:stretch/>
                          </pic:blipFill>
                          <pic:spPr>
                            <a:xfrm>
                              <a:off x="189720" y="294120"/>
                              <a:ext cx="74160" cy="14364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9" name="" descr=""/>
                            <pic:cNvPicPr/>
                          </pic:nvPicPr>
                          <pic:blipFill>
                            <a:blip r:embed="rId184"/>
                            <a:stretch/>
                          </pic:blipFill>
                          <pic:spPr>
                            <a:xfrm>
                              <a:off x="189720" y="506880"/>
                              <a:ext cx="87120" cy="53460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0" name="" descr=""/>
                            <pic:cNvPicPr/>
                          </pic:nvPicPr>
                          <pic:blipFill>
                            <a:blip r:embed="rId185"/>
                            <a:stretch/>
                          </pic:blipFill>
                          <pic:spPr>
                            <a:xfrm>
                              <a:off x="191160" y="1620360"/>
                              <a:ext cx="84960" cy="6984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1" name="" descr=""/>
                            <pic:cNvPicPr/>
                          </pic:nvPicPr>
                          <pic:blipFill>
                            <a:blip r:embed="rId186"/>
                            <a:stretch/>
                          </pic:blipFill>
                          <pic:spPr>
                            <a:xfrm>
                              <a:off x="189720" y="1760760"/>
                              <a:ext cx="87120" cy="18540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2" name="" descr=""/>
                            <pic:cNvPicPr/>
                          </pic:nvPicPr>
                          <pic:blipFill>
                            <a:blip r:embed="rId187"/>
                            <a:stretch/>
                          </pic:blipFill>
                          <pic:spPr>
                            <a:xfrm>
                              <a:off x="189720" y="2013120"/>
                              <a:ext cx="86400" cy="42660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3" name="" descr=""/>
                            <pic:cNvPicPr/>
                          </pic:nvPicPr>
                          <pic:blipFill>
                            <a:blip r:embed="rId188"/>
                            <a:stretch/>
                          </pic:blipFill>
                          <pic:spPr>
                            <a:xfrm>
                              <a:off x="0" y="0"/>
                              <a:ext cx="276120" cy="230184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98" style="position:absolute;margin-left:606.3pt;margin-top:36.75pt;width:21.8pt;height:192.1pt" coordorigin="12126,735" coordsize="436,3842">
                  <v:shape id="shape_0" stroked="f" o:allowincell="f" style="position:absolute;left:12425;top:736;width:125;height:184;mso-wrap-style:none;v-text-anchor:middle;mso-position-horizontal-relative:page;mso-position-vertical-relative:page" type="_x0000_t75">
                    <v:imagedata r:id="rId189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2425;top:1198;width:116;height:225;mso-wrap-style:none;v-text-anchor:middle;mso-position-horizontal-relative:page;mso-position-vertical-relative:page" type="_x0000_t75">
                    <v:imagedata r:id="rId190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2425;top:1533;width:136;height:841;mso-wrap-style:none;v-text-anchor:middle;mso-position-horizontal-relative:page;mso-position-vertical-relative:page" type="_x0000_t75">
                    <v:imagedata r:id="rId191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2427;top:3286;width:133;height:109;mso-wrap-style:none;v-text-anchor:middle;mso-position-horizontal-relative:page;mso-position-vertical-relative:page" type="_x0000_t75">
                    <v:imagedata r:id="rId192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2425;top:3508;width:136;height:291;mso-wrap-style:none;v-text-anchor:middle;mso-position-horizontal-relative:page;mso-position-vertical-relative:page" type="_x0000_t75">
                    <v:imagedata r:id="rId193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2425;top:3905;width:135;height:671;mso-wrap-style:none;v-text-anchor:middle;mso-position-horizontal-relative:page;mso-position-vertical-relative:page" type="_x0000_t75">
                    <v:imagedata r:id="rId194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2126;top:735;width:434;height:3624;mso-wrap-style:none;v-text-anchor:middle;mso-position-horizontal-relative:page;mso-position-vertical-relative:page" type="_x0000_t75">
                    <v:imagedata r:id="rId195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​​​​​</w:delText>
        </w:r>
      </w:del>
      <w:del w:id="366" w:author="User" w:date="2023-04-17T13:51:00Z">
        <w:r>
          <w:rPr/>
          <w:drawing>
            <wp:anchor behindDoc="1" distT="0" distB="0" distL="0" distR="0" simplePos="0" locked="0" layoutInCell="0" allowOverlap="1" relativeHeight="197">
              <wp:simplePos x="0" y="0"/>
              <wp:positionH relativeFrom="page">
                <wp:posOffset>7889240</wp:posOffset>
              </wp:positionH>
              <wp:positionV relativeFrom="page">
                <wp:posOffset>2969895</wp:posOffset>
              </wp:positionV>
              <wp:extent cx="86995" cy="152400"/>
              <wp:effectExtent l="0" t="0" r="0" b="0"/>
              <wp:wrapNone/>
              <wp:docPr id="169" name="image127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9" name="image127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9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6995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367" w:author="User" w:date="2023-04-17T13:51:00Z">
        <w:r>
          <w:rPr/>
          <w:drawing>
            <wp:anchor behindDoc="1" distT="0" distB="0" distL="0" distR="0" simplePos="0" locked="0" layoutInCell="0" allowOverlap="1" relativeHeight="198">
              <wp:simplePos x="0" y="0"/>
              <wp:positionH relativeFrom="page">
                <wp:posOffset>7867650</wp:posOffset>
              </wp:positionH>
              <wp:positionV relativeFrom="page">
                <wp:posOffset>3194050</wp:posOffset>
              </wp:positionV>
              <wp:extent cx="108585" cy="347980"/>
              <wp:effectExtent l="0" t="0" r="0" b="0"/>
              <wp:wrapNone/>
              <wp:docPr id="170" name="image128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0" name="image128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9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8585" cy="3479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368" w:author="User" w:date="2023-04-17T13:51:00Z">
        <w:r>
          <w:rPr/>
          <w:drawing>
            <wp:anchor behindDoc="1" distT="0" distB="0" distL="0" distR="0" simplePos="0" locked="0" layoutInCell="0" allowOverlap="1" relativeHeight="199">
              <wp:simplePos x="0" y="0"/>
              <wp:positionH relativeFrom="page">
                <wp:posOffset>7889240</wp:posOffset>
              </wp:positionH>
              <wp:positionV relativeFrom="page">
                <wp:posOffset>3609340</wp:posOffset>
              </wp:positionV>
              <wp:extent cx="86995" cy="175895"/>
              <wp:effectExtent l="0" t="0" r="0" b="0"/>
              <wp:wrapNone/>
              <wp:docPr id="171" name="image129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1" name="image129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9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6995" cy="1758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</w:delText>
        </w:r>
      </w:del>
      <w:del w:id="369" w:author="User" w:date="2023-04-17T13:51:00Z">
        <w:r>
          <w:rPr/>
          <mc:AlternateContent>
            <mc:Choice Requires="wpg">
              <w:drawing>
                <wp:anchor behindDoc="1" distT="0" distB="0" distL="0" distR="0" simplePos="0" locked="0" layoutInCell="0" allowOverlap="1" relativeHeight="221">
                  <wp:simplePos x="0" y="0"/>
                  <wp:positionH relativeFrom="page">
                    <wp:posOffset>6654165</wp:posOffset>
                  </wp:positionH>
                  <wp:positionV relativeFrom="page">
                    <wp:posOffset>461010</wp:posOffset>
                  </wp:positionV>
                  <wp:extent cx="1362710" cy="6713855"/>
                  <wp:effectExtent l="0" t="0" r="0" b="0"/>
                  <wp:wrapNone/>
                  <wp:docPr id="172" name="Фигура99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362600" cy="6714000"/>
                            <a:chOff x="0" y="0"/>
                            <a:chExt cx="1362600" cy="6714000"/>
                          </a:xfrm>
                        </wpg:grpSpPr>
                        <wps:wsp>
                          <wps:cNvSpPr/>
                          <wps:spPr>
                            <a:xfrm>
                              <a:off x="1235880" y="3392280"/>
                              <a:ext cx="59760" cy="107280"/>
                            </a:xfrm>
                            <a:custGeom>
                              <a:avLst/>
                              <a:gdLst>
                                <a:gd name="textAreaLeft" fmla="*/ 0 w 33840"/>
                                <a:gd name="textAreaRight" fmla="*/ 34560 w 33840"/>
                                <a:gd name="textAreaTop" fmla="*/ 0 h 60840"/>
                                <a:gd name="textAreaBottom" fmla="*/ 61560 h 6084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69" h="302">
                                  <a:moveTo>
                                    <a:pt x="170" y="234"/>
                                  </a:moveTo>
                                  <a:lnTo>
                                    <a:pt x="170" y="229"/>
                                  </a:lnTo>
                                  <a:lnTo>
                                    <a:pt x="168" y="224"/>
                                  </a:lnTo>
                                  <a:lnTo>
                                    <a:pt x="167" y="217"/>
                                  </a:lnTo>
                                  <a:lnTo>
                                    <a:pt x="167" y="211"/>
                                  </a:lnTo>
                                  <a:lnTo>
                                    <a:pt x="163" y="203"/>
                                  </a:lnTo>
                                  <a:lnTo>
                                    <a:pt x="161" y="197"/>
                                  </a:lnTo>
                                  <a:lnTo>
                                    <a:pt x="156" y="190"/>
                                  </a:lnTo>
                                  <a:lnTo>
                                    <a:pt x="154" y="187"/>
                                  </a:lnTo>
                                  <a:lnTo>
                                    <a:pt x="154" y="187"/>
                                  </a:lnTo>
                                  <a:lnTo>
                                    <a:pt x="153" y="185"/>
                                  </a:lnTo>
                                  <a:lnTo>
                                    <a:pt x="151" y="183"/>
                                  </a:lnTo>
                                  <a:lnTo>
                                    <a:pt x="149" y="183"/>
                                  </a:lnTo>
                                  <a:lnTo>
                                    <a:pt x="139" y="183"/>
                                  </a:lnTo>
                                  <a:lnTo>
                                    <a:pt x="137" y="183"/>
                                  </a:lnTo>
                                  <a:lnTo>
                                    <a:pt x="135" y="183"/>
                                  </a:lnTo>
                                  <a:lnTo>
                                    <a:pt x="133" y="185"/>
                                  </a:lnTo>
                                  <a:lnTo>
                                    <a:pt x="131" y="185"/>
                                  </a:lnTo>
                                  <a:lnTo>
                                    <a:pt x="131" y="185"/>
                                  </a:lnTo>
                                  <a:lnTo>
                                    <a:pt x="131" y="187"/>
                                  </a:lnTo>
                                  <a:lnTo>
                                    <a:pt x="131" y="187"/>
                                  </a:lnTo>
                                  <a:lnTo>
                                    <a:pt x="131" y="190"/>
                                  </a:lnTo>
                                  <a:lnTo>
                                    <a:pt x="131" y="192"/>
                                  </a:lnTo>
                                  <a:lnTo>
                                    <a:pt x="135" y="197"/>
                                  </a:lnTo>
                                  <a:lnTo>
                                    <a:pt x="137" y="201"/>
                                  </a:lnTo>
                                  <a:lnTo>
                                    <a:pt x="142" y="210"/>
                                  </a:lnTo>
                                  <a:lnTo>
                                    <a:pt x="144" y="213"/>
                                  </a:lnTo>
                                  <a:lnTo>
                                    <a:pt x="146" y="225"/>
                                  </a:lnTo>
                                  <a:lnTo>
                                    <a:pt x="147" y="231"/>
                                  </a:lnTo>
                                  <a:lnTo>
                                    <a:pt x="147" y="245"/>
                                  </a:lnTo>
                                  <a:lnTo>
                                    <a:pt x="146" y="250"/>
                                  </a:lnTo>
                                  <a:lnTo>
                                    <a:pt x="144" y="259"/>
                                  </a:lnTo>
                                  <a:lnTo>
                                    <a:pt x="140" y="262"/>
                                  </a:lnTo>
                                  <a:lnTo>
                                    <a:pt x="135" y="268"/>
                                  </a:lnTo>
                                  <a:lnTo>
                                    <a:pt x="131" y="270"/>
                                  </a:lnTo>
                                  <a:lnTo>
                                    <a:pt x="123" y="273"/>
                                  </a:lnTo>
                                  <a:lnTo>
                                    <a:pt x="117" y="273"/>
                                  </a:lnTo>
                                  <a:lnTo>
                                    <a:pt x="98" y="273"/>
                                  </a:lnTo>
                                  <a:lnTo>
                                    <a:pt x="98" y="240"/>
                                  </a:lnTo>
                                  <a:lnTo>
                                    <a:pt x="98" y="229"/>
                                  </a:lnTo>
                                  <a:lnTo>
                                    <a:pt x="93" y="210"/>
                                  </a:lnTo>
                                  <a:lnTo>
                                    <a:pt x="91" y="203"/>
                                  </a:lnTo>
                                  <a:lnTo>
                                    <a:pt x="82" y="188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79" y="241"/>
                                  </a:lnTo>
                                  <a:lnTo>
                                    <a:pt x="79" y="273"/>
                                  </a:lnTo>
                                  <a:lnTo>
                                    <a:pt x="45" y="273"/>
                                  </a:lnTo>
                                  <a:lnTo>
                                    <a:pt x="38" y="266"/>
                                  </a:lnTo>
                                  <a:lnTo>
                                    <a:pt x="33" y="261"/>
                                  </a:lnTo>
                                  <a:lnTo>
                                    <a:pt x="24" y="247"/>
                                  </a:lnTo>
                                  <a:lnTo>
                                    <a:pt x="22" y="240"/>
                                  </a:lnTo>
                                  <a:lnTo>
                                    <a:pt x="22" y="224"/>
                                  </a:lnTo>
                                  <a:lnTo>
                                    <a:pt x="26" y="217"/>
                                  </a:lnTo>
                                  <a:lnTo>
                                    <a:pt x="34" y="206"/>
                                  </a:lnTo>
                                  <a:lnTo>
                                    <a:pt x="40" y="204"/>
                                  </a:lnTo>
                                  <a:lnTo>
                                    <a:pt x="54" y="204"/>
                                  </a:lnTo>
                                  <a:lnTo>
                                    <a:pt x="57" y="204"/>
                                  </a:lnTo>
                                  <a:lnTo>
                                    <a:pt x="61" y="206"/>
                                  </a:lnTo>
                                  <a:lnTo>
                                    <a:pt x="64" y="208"/>
                                  </a:lnTo>
                                  <a:lnTo>
                                    <a:pt x="68" y="211"/>
                                  </a:lnTo>
                                  <a:lnTo>
                                    <a:pt x="70" y="215"/>
                                  </a:lnTo>
                                  <a:lnTo>
                                    <a:pt x="73" y="218"/>
                                  </a:lnTo>
                                  <a:lnTo>
                                    <a:pt x="75" y="224"/>
                                  </a:lnTo>
                                  <a:lnTo>
                                    <a:pt x="79" y="234"/>
                                  </a:lnTo>
                                  <a:lnTo>
                                    <a:pt x="79" y="241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77" y="183"/>
                                  </a:lnTo>
                                  <a:lnTo>
                                    <a:pt x="64" y="176"/>
                                  </a:lnTo>
                                  <a:lnTo>
                                    <a:pt x="56" y="174"/>
                                  </a:lnTo>
                                  <a:lnTo>
                                    <a:pt x="40" y="174"/>
                                  </a:lnTo>
                                  <a:lnTo>
                                    <a:pt x="33" y="176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85"/>
                                  </a:lnTo>
                                  <a:lnTo>
                                    <a:pt x="13" y="190"/>
                                  </a:lnTo>
                                  <a:lnTo>
                                    <a:pt x="8" y="194"/>
                                  </a:lnTo>
                                  <a:lnTo>
                                    <a:pt x="6" y="199"/>
                                  </a:lnTo>
                                  <a:lnTo>
                                    <a:pt x="1" y="213"/>
                                  </a:lnTo>
                                  <a:lnTo>
                                    <a:pt x="1" y="220"/>
                                  </a:lnTo>
                                  <a:lnTo>
                                    <a:pt x="1" y="238"/>
                                  </a:lnTo>
                                  <a:lnTo>
                                    <a:pt x="3" y="247"/>
                                  </a:lnTo>
                                  <a:lnTo>
                                    <a:pt x="6" y="255"/>
                                  </a:lnTo>
                                  <a:lnTo>
                                    <a:pt x="10" y="262"/>
                                  </a:lnTo>
                                  <a:lnTo>
                                    <a:pt x="17" y="271"/>
                                  </a:lnTo>
                                  <a:lnTo>
                                    <a:pt x="22" y="277"/>
                                  </a:lnTo>
                                  <a:lnTo>
                                    <a:pt x="24" y="277"/>
                                  </a:lnTo>
                                  <a:lnTo>
                                    <a:pt x="6" y="278"/>
                                  </a:lnTo>
                                  <a:lnTo>
                                    <a:pt x="6" y="278"/>
                                  </a:lnTo>
                                  <a:lnTo>
                                    <a:pt x="5" y="278"/>
                                  </a:lnTo>
                                  <a:lnTo>
                                    <a:pt x="5" y="280"/>
                                  </a:lnTo>
                                  <a:lnTo>
                                    <a:pt x="3" y="280"/>
                                  </a:lnTo>
                                  <a:lnTo>
                                    <a:pt x="3" y="284"/>
                                  </a:lnTo>
                                  <a:lnTo>
                                    <a:pt x="3" y="287"/>
                                  </a:lnTo>
                                  <a:lnTo>
                                    <a:pt x="3" y="292"/>
                                  </a:lnTo>
                                  <a:lnTo>
                                    <a:pt x="3" y="294"/>
                                  </a:lnTo>
                                  <a:lnTo>
                                    <a:pt x="3" y="298"/>
                                  </a:lnTo>
                                  <a:lnTo>
                                    <a:pt x="5" y="299"/>
                                  </a:lnTo>
                                  <a:lnTo>
                                    <a:pt x="6" y="301"/>
                                  </a:lnTo>
                                  <a:lnTo>
                                    <a:pt x="6" y="301"/>
                                  </a:lnTo>
                                  <a:lnTo>
                                    <a:pt x="24" y="301"/>
                                  </a:lnTo>
                                  <a:lnTo>
                                    <a:pt x="79" y="301"/>
                                  </a:lnTo>
                                  <a:lnTo>
                                    <a:pt x="123" y="301"/>
                                  </a:lnTo>
                                  <a:lnTo>
                                    <a:pt x="130" y="301"/>
                                  </a:lnTo>
                                  <a:lnTo>
                                    <a:pt x="144" y="296"/>
                                  </a:lnTo>
                                  <a:lnTo>
                                    <a:pt x="147" y="294"/>
                                  </a:lnTo>
                                  <a:lnTo>
                                    <a:pt x="151" y="292"/>
                                  </a:lnTo>
                                  <a:lnTo>
                                    <a:pt x="160" y="284"/>
                                  </a:lnTo>
                                  <a:lnTo>
                                    <a:pt x="163" y="277"/>
                                  </a:lnTo>
                                  <a:lnTo>
                                    <a:pt x="168" y="261"/>
                                  </a:lnTo>
                                  <a:lnTo>
                                    <a:pt x="170" y="252"/>
                                  </a:lnTo>
                                  <a:lnTo>
                                    <a:pt x="170" y="234"/>
                                  </a:lnTo>
                                  <a:moveTo>
                                    <a:pt x="170" y="69"/>
                                  </a:moveTo>
                                  <a:lnTo>
                                    <a:pt x="168" y="60"/>
                                  </a:lnTo>
                                  <a:lnTo>
                                    <a:pt x="160" y="42"/>
                                  </a:lnTo>
                                  <a:lnTo>
                                    <a:pt x="153" y="33"/>
                                  </a:lnTo>
                                  <a:lnTo>
                                    <a:pt x="142" y="25"/>
                                  </a:lnTo>
                                  <a:lnTo>
                                    <a:pt x="163" y="25"/>
                                  </a:lnTo>
                                  <a:lnTo>
                                    <a:pt x="165" y="25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7" y="19"/>
                                  </a:lnTo>
                                  <a:lnTo>
                                    <a:pt x="167" y="5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5" y="2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5" y="2"/>
                                  </a:lnTo>
                                  <a:lnTo>
                                    <a:pt x="3" y="5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5" y="25"/>
                                  </a:lnTo>
                                  <a:lnTo>
                                    <a:pt x="5" y="26"/>
                                  </a:lnTo>
                                  <a:lnTo>
                                    <a:pt x="8" y="28"/>
                                  </a:lnTo>
                                  <a:lnTo>
                                    <a:pt x="116" y="28"/>
                                  </a:lnTo>
                                  <a:lnTo>
                                    <a:pt x="126" y="35"/>
                                  </a:lnTo>
                                  <a:lnTo>
                                    <a:pt x="133" y="44"/>
                                  </a:lnTo>
                                  <a:lnTo>
                                    <a:pt x="144" y="58"/>
                                  </a:lnTo>
                                  <a:lnTo>
                                    <a:pt x="146" y="65"/>
                                  </a:lnTo>
                                  <a:lnTo>
                                    <a:pt x="146" y="78"/>
                                  </a:lnTo>
                                  <a:lnTo>
                                    <a:pt x="144" y="83"/>
                                  </a:lnTo>
                                  <a:lnTo>
                                    <a:pt x="140" y="90"/>
                                  </a:lnTo>
                                  <a:lnTo>
                                    <a:pt x="137" y="93"/>
                                  </a:lnTo>
                                  <a:lnTo>
                                    <a:pt x="130" y="99"/>
                                  </a:lnTo>
                                  <a:lnTo>
                                    <a:pt x="124" y="100"/>
                                  </a:lnTo>
                                  <a:lnTo>
                                    <a:pt x="114" y="104"/>
                                  </a:lnTo>
                                  <a:lnTo>
                                    <a:pt x="107" y="104"/>
                                  </a:lnTo>
                                  <a:lnTo>
                                    <a:pt x="8" y="104"/>
                                  </a:lnTo>
                                  <a:lnTo>
                                    <a:pt x="6" y="104"/>
                                  </a:lnTo>
                                  <a:lnTo>
                                    <a:pt x="5" y="106"/>
                                  </a:lnTo>
                                  <a:lnTo>
                                    <a:pt x="5" y="106"/>
                                  </a:lnTo>
                                  <a:lnTo>
                                    <a:pt x="3" y="109"/>
                                  </a:lnTo>
                                  <a:lnTo>
                                    <a:pt x="3" y="122"/>
                                  </a:lnTo>
                                  <a:lnTo>
                                    <a:pt x="3" y="127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6" y="132"/>
                                  </a:lnTo>
                                  <a:lnTo>
                                    <a:pt x="8" y="132"/>
                                  </a:lnTo>
                                  <a:lnTo>
                                    <a:pt x="114" y="132"/>
                                  </a:lnTo>
                                  <a:lnTo>
                                    <a:pt x="123" y="132"/>
                                  </a:lnTo>
                                  <a:lnTo>
                                    <a:pt x="139" y="129"/>
                                  </a:lnTo>
                                  <a:lnTo>
                                    <a:pt x="146" y="125"/>
                                  </a:lnTo>
                                  <a:lnTo>
                                    <a:pt x="156" y="116"/>
                                  </a:lnTo>
                                  <a:lnTo>
                                    <a:pt x="161" y="111"/>
                                  </a:lnTo>
                                  <a:lnTo>
                                    <a:pt x="168" y="97"/>
                                  </a:lnTo>
                                  <a:lnTo>
                                    <a:pt x="170" y="88"/>
                                  </a:lnTo>
                                  <a:lnTo>
                                    <a:pt x="170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64" name="" descr=""/>
                            <pic:cNvPicPr/>
                          </pic:nvPicPr>
                          <pic:blipFill>
                            <a:blip r:embed="rId199"/>
                            <a:stretch/>
                          </pic:blipFill>
                          <pic:spPr>
                            <a:xfrm>
                              <a:off x="0" y="0"/>
                              <a:ext cx="1362600" cy="671400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99" style="position:absolute;margin-left:523.95pt;margin-top:36.3pt;width:107.3pt;height:528.65pt" coordorigin="10479,726" coordsize="2146,10573">
                  <v:shape id="shape_0" stroked="f" o:allowincell="f" style="position:absolute;left:10479;top:726;width:2145;height:10572;mso-wrap-style:none;v-text-anchor:middle;mso-position-horizontal-relative:page;mso-position-vertical-relative:page" type="_x0000_t75">
                    <v:imagedata r:id="rId200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​​​​​</w:delText>
        </w:r>
      </w:del>
      <w:del w:id="370" w:author="User" w:date="2023-04-17T13:51:00Z">
        <w:r>
          <w:rPr/>
          <w:drawing>
            <wp:anchor behindDoc="1" distT="0" distB="0" distL="0" distR="0" simplePos="0" locked="0" layoutInCell="0" allowOverlap="1" relativeHeight="200">
              <wp:simplePos x="0" y="0"/>
              <wp:positionH relativeFrom="page">
                <wp:posOffset>7889240</wp:posOffset>
              </wp:positionH>
              <wp:positionV relativeFrom="page">
                <wp:posOffset>4032250</wp:posOffset>
              </wp:positionV>
              <wp:extent cx="86995" cy="175895"/>
              <wp:effectExtent l="0" t="0" r="0" b="0"/>
              <wp:wrapNone/>
              <wp:docPr id="173" name="image131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3" name="image131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0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6995" cy="1758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371" w:author="User" w:date="2023-04-17T13:51:00Z">
        <w:r>
          <w:rPr/>
          <w:drawing>
            <wp:anchor behindDoc="1" distT="0" distB="0" distL="0" distR="0" simplePos="0" locked="0" layoutInCell="0" allowOverlap="1" relativeHeight="201">
              <wp:simplePos x="0" y="0"/>
              <wp:positionH relativeFrom="page">
                <wp:posOffset>7889240</wp:posOffset>
              </wp:positionH>
              <wp:positionV relativeFrom="page">
                <wp:posOffset>4275455</wp:posOffset>
              </wp:positionV>
              <wp:extent cx="86360" cy="205105"/>
              <wp:effectExtent l="0" t="0" r="0" b="0"/>
              <wp:wrapNone/>
              <wp:docPr id="174" name="image132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4" name="image132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0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6360" cy="2051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372" w:author="User" w:date="2023-04-17T13:51:00Z">
        <w:r>
          <w:rPr/>
          <w:drawing>
            <wp:anchor behindDoc="1" distT="0" distB="0" distL="0" distR="0" simplePos="0" locked="0" layoutInCell="0" allowOverlap="1" relativeHeight="202">
              <wp:simplePos x="0" y="0"/>
              <wp:positionH relativeFrom="page">
                <wp:posOffset>7867650</wp:posOffset>
              </wp:positionH>
              <wp:positionV relativeFrom="page">
                <wp:posOffset>4551045</wp:posOffset>
              </wp:positionV>
              <wp:extent cx="108585" cy="1000125"/>
              <wp:effectExtent l="0" t="0" r="0" b="0"/>
              <wp:wrapNone/>
              <wp:docPr id="175" name="image133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5" name="image133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0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8585" cy="1000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​​​​​​</w:delText>
        </w:r>
      </w:del>
      <w:del w:id="373" w:author="User" w:date="2023-04-17T13:51:00Z">
        <w:r>
          <w:rPr/>
          <w:drawing>
            <wp:anchor behindDoc="1" distT="0" distB="0" distL="0" distR="0" simplePos="0" locked="0" layoutInCell="0" allowOverlap="1" relativeHeight="203">
              <wp:simplePos x="0" y="0"/>
              <wp:positionH relativeFrom="page">
                <wp:posOffset>7263765</wp:posOffset>
              </wp:positionH>
              <wp:positionV relativeFrom="page">
                <wp:posOffset>453390</wp:posOffset>
              </wp:positionV>
              <wp:extent cx="276860" cy="4886325"/>
              <wp:effectExtent l="0" t="0" r="0" b="0"/>
              <wp:wrapNone/>
              <wp:docPr id="176" name="image134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6" name="image134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0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6860" cy="4886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</w:delText>
        </w:r>
      </w:del>
      <w:del w:id="374" w:author="User" w:date="2023-04-17T13:51:00Z">
        <w:r>
          <w:rPr/>
          <w:pict>
            <v:shape id="shape_0" coordsize="18,7888" path="m17,7714l17,7713l14,7711l12,7711l5,7711l3,7711l2,7713l0,7714l0,7884l2,7885l3,7887l7,7887l9,7887l12,7887l15,7887l17,7884l17,7884l17,7714xm17,7363l17,7362l14,7360l12,7360l5,7360l3,7360l2,7362l0,7363l0,7533l2,7534l3,7534l2,7536l0,7536l0,7706l2,7707l3,7709l7,7709l9,7709l12,7709l15,7709l17,7707l17,7706l17,7536l17,7536l15,7534l17,7534l17,7533l17,7363xm17,7012l17,7011l14,7009l12,7009l5,7009l3,7009l2,7011l0,7012l0,7182l2,7183l3,7183l2,7185l0,7187l0,7356l2,7356l3,7358l7,7360l9,7360l12,7360l15,7358l17,7356l17,7355l17,7187l17,7185l15,7183l17,7183l17,7182l17,7012xm17,6661l17,6661l14,6658l12,6658l5,6658l3,6658l2,6661l0,6661l0,6831l2,6832l3,6834l2,6834l0,6836l0,7005l2,7007l3,7009l7,7009l9,7009l12,7009l15,7009l17,7005l17,7005l17,6836l17,6834l15,6834l17,6832l17,6831l17,6661xm17,6312l17,6310l14,6309l12,6307l5,6307l3,6309l2,6310l0,6312l0,6480l2,6481l3,6483l2,6483l0,6485l0,6654l2,6656l3,6658l7,6658l9,6658l12,6658l15,6658l17,6656l17,6654l17,6485l17,6483l15,6483l17,6481l17,6480l17,6312xm17,5961l17,5959l14,5958l12,5956l5,5956l3,5958l2,5959l0,5961l0,6130l2,6130l3,6132l2,6132l0,6134l0,6303l2,6305l3,6307l7,6307l9,6307l12,6307l15,6307l17,6305l17,6303l17,6134l17,6132l15,6132l17,6130l17,6130l17,5961xm17,5612l17,5610l14,5609l12,5609l5,5609l3,5609l2,5610l0,5612l0,5781l2,5783l3,5783l2,5785l0,5785l0,5952l2,5954l3,5956l7,5956l9,5956l12,5956l15,5956l17,5954l17,5952l17,5785l17,5785l15,5783l17,5783l17,5781l17,5612xm17,5261l17,5259l14,5258l12,5258l5,5258l3,5258l2,5259l0,5261l0,5431l2,5432l3,5432l2,5434l0,5436l0,5603l2,5605l3,5607l7,5609l9,5609l12,5609l15,5607l17,5605l17,5603l17,5436l17,5434l15,5432l17,5432l17,5431l17,5261xm17,4910l17,4908l14,4907l12,4907l5,4907l3,4907l2,4908l0,4910l0,5080l2,5081l3,5081l2,5083l0,5085l0,5254l2,5254l3,5256l7,5258l9,5258l12,5258l15,5256l17,5254l17,5254l17,5085l17,5083l15,5081l17,5081l17,5080l17,4910xm17,4559l17,4559l14,4556l12,4556l5,4556l3,4556l2,4559l0,4559l0,4729l2,4730l3,4732l2,4732l0,4734l0,4903l2,4905l3,4907l7,4907l9,4907l12,4907l15,4907l17,4905l17,4903l17,4734l17,4732l15,4732l17,4730l17,4729l17,4559xm17,4210l17,4208l14,4206l12,4205l5,4205l3,4206l2,4208l0,4210l0,4379l2,4379l3,4381l2,4381l0,4383l0,4552l2,4554l3,4556l7,4556l9,4556l12,4556l15,4556l17,4554l17,4552l17,4383l17,4381l15,4381l17,4379l17,4378l17,4210xm17,3859l17,3857l14,3855l12,3855l5,3855l3,3855l2,3857l0,3859l0,4028l2,4030l3,4030l2,4030l0,4032l0,4201l2,4203l3,4205l7,4205l9,4205l12,4205l15,4205l17,4203l17,4201l17,4032l17,4030l15,4030l17,4028l17,4028l17,3859xm17,3508l17,3506l14,3504l12,3504l5,3504l3,3504l2,3506l0,3508l0,3677l2,3679l3,3679l2,3681l0,3681l0,3850l2,3852l3,3854l7,3854l9,3854l12,3854l15,3854l17,3852l17,3850l17,3681l17,3681l15,3679l17,3679l17,3677l17,3508xm17,3157l17,3155l14,3153l12,3153l5,3153l3,3153l2,3155l0,3157l0,3326l2,3328l3,3328l2,3330l0,3332l0,3499l2,3501l3,3503l7,3504l9,3504l12,3504l15,3503l17,3501l17,3499l17,3332l17,3330l15,3328l17,3328l17,3326l17,3157xm17,2806l17,2806l14,2802l12,2802l5,2802l3,2802l2,2806l0,2806l0,2975l2,2977l3,2977l2,2979l0,2981l0,3150l2,3150l3,3153l7,3153l9,3153l12,3153l15,3153l17,3150l17,3150l17,2981l17,2979l15,2977l17,2977l17,2975l17,2806xm17,2457l17,2455l14,2453l12,2451l5,2451l3,2453l2,2455l0,2457l0,2624l2,2626l3,2628l2,2628l0,2630l0,2799l2,2801l3,2802l7,2802l9,2802l12,2802l15,2802l17,2801l17,2799l17,2630l17,2628l15,2628l17,2626l17,2624l17,2457xm17,2106l17,2104l14,2102l12,2100l5,2100l3,2102l2,2104l0,2106l0,2275l2,2275l3,2277l2,2277l0,2279l0,2448l2,2450l3,2451l7,2451l9,2451l12,2451l15,2451l17,2450l17,2448l17,2279l17,2277l15,2277l17,2275l17,2275l17,2106xm17,1757l17,1755l14,1753l12,1753l5,1753l3,1753l2,1755l0,1757l0,1926l2,1928l3,1928l2,1930l0,1930l0,2097l2,2099l3,2100l7,2100l9,2100l12,2100l15,2100l17,2099l17,2097l17,1930l17,1930l15,1928l17,1928l17,1926l17,1757xm17,1406l17,1404l14,1402l12,1402l5,1402l3,1402l2,1404l0,1406l0,1575l2,1577l3,1577l2,1579l0,1580l0,1748l2,1750l3,1751l7,1751l9,1751l12,1751l15,1751l17,1750l17,1748l17,1580l17,1579l15,1577l17,1577l17,1575l17,1406xm17,1055l17,1053l14,1051l12,1051l5,1051l3,1051l2,1053l0,1055l0,1224l2,1226l3,1226l2,1228l0,1229l0,1399l2,1399l3,1400l7,1402l9,1402l12,1402l15,1400l17,1399l17,1399l17,1229l17,1228l15,1226l17,1226l17,1224l17,1055xm17,704l17,704l14,700l12,700l5,700l3,700l2,704l0,704l0,873l2,875l3,877l2,877l0,878l0,1048l2,1049l3,1051l7,1051l9,1051l12,1051l15,1051l17,1048l17,1048l17,878l17,877l15,877l17,875l17,873l17,704xm17,355l17,353l14,351l12,349l5,349l3,351l2,353l0,355l0,524l2,524l3,526l2,526l0,527l0,697l2,698l3,700l7,700l9,700l12,700l15,700l17,698l17,697l17,527l17,526l15,526l17,524l17,522l17,355xm17,4l17,2l14,0l12,0l5,0l3,0l2,2l0,4l0,173l2,175l3,175l2,175l0,176l0,346l2,347l3,349l7,349l9,349l12,349l15,349l17,347l17,346l17,176l17,175l15,175l17,173l17,173l17,4xe" fillcolor="#231f20" stroked="f" o:allowincell="f" style="position:absolute;margin-left:391.7pt;margin-top:36pt;width:0.4pt;height:223.5pt;mso-wrap-style:none;v-text-anchor:middle;mso-position-horizontal-relative:page;mso-position-vertical-relative:page">
              <v:fill o:detectmouseclick="t" type="solid" color2="#dce0df"/>
              <v:stroke color="#3465a4" joinstyle="round" endcap="flat"/>
              <w10:wrap type="none"/>
            </v:shape>
          </w:pict>
          <w:delText>​​</w:delText>
        </w:r>
      </w:del>
      <w:del w:id="375" w:author="User" w:date="2023-04-17T13:51:00Z">
        <w:r>
          <w:rPr/>
          <mc:AlternateContent>
            <mc:Choice Requires="wps">
              <w:drawing>
                <wp:anchor behindDoc="1" distT="4445" distB="4445" distL="4445" distR="4445" simplePos="0" locked="0" layoutInCell="0" allowOverlap="1" relativeHeight="122">
                  <wp:simplePos x="0" y="0"/>
                  <wp:positionH relativeFrom="page">
                    <wp:posOffset>4440555</wp:posOffset>
                  </wp:positionH>
                  <wp:positionV relativeFrom="page">
                    <wp:posOffset>457200</wp:posOffset>
                  </wp:positionV>
                  <wp:extent cx="635" cy="2714625"/>
                  <wp:effectExtent l="4445" t="4445" r="4445" b="4445"/>
                  <wp:wrapNone/>
                  <wp:docPr id="178" name="Фигура101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20" cy="2714760"/>
                          </a:xfrm>
                          <a:prstGeom prst="line">
                            <a:avLst/>
                          </a:prstGeom>
                          <a:ln w="8280">
                            <a:solidFill>
                              <a:srgbClr val="231f2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id="shape_0" from="349.65pt,36pt" to="349.65pt,249.7pt" ID="Фигура101" stroked="t" o:allowincell="f" style="position:absolute;mso-position-horizontal-relative:page;mso-position-vertical-relative:page">
                  <v:stroke color="#231f20" weight="8280" joinstyle="round" endcap="flat"/>
                  <v:fill o:detectmouseclick="t" on="false"/>
                  <w10:wrap type="none"/>
                </v:line>
              </w:pict>
            </mc:Fallback>
          </mc:AlternateContent>
          <w:delText>​​</w:delText>
        </w:r>
      </w:del>
      <w:del w:id="376" w:author="User" w:date="2023-04-17T13:51:00Z">
        <w:r>
          <w:rPr/>
          <w:pict>
            <v:shape id="shape_0" coordsize="18,8765" path="m17,8591l15,8589l14,8588l10,8586l5,8586l3,8588l0,8589l0,8591l0,8760l0,8760l3,8762l5,8764l9,8764l10,8764l14,8762l15,8760l17,8760l17,8591xm17,8240l15,8238l14,8237l10,8237l5,8237l3,8237l0,8238l0,8240l0,8409l0,8411l2,8411l0,8413l0,8413l0,8582l0,8584l3,8586l5,8586l9,8586l10,8586l14,8586l15,8584l17,8582l17,8413l15,8413l15,8411l15,8411l17,8409l17,8240xm17,7889l15,7887l14,7886l10,7886l5,7886l3,7886l0,7887l0,7889l0,8058l0,8060l2,8060l0,8062l0,8064l0,8231l0,8233l3,8235l5,8237l9,8237l10,8237l14,8235l15,8233l17,8231l17,8064l15,8062l15,8060l15,8060l17,8058l17,7889xm17,7538l15,7538l14,7535l10,7535l5,7535l3,7535l0,7538l0,7538l0,7707l0,7709l2,7709l0,7711l0,7713l0,7882l0,7882l3,7884l5,7886l9,7886l10,7886l14,7884l15,7882l17,7882l17,7713l15,7711l15,7709l15,7709l17,7707l17,7538xm17,7189l15,7187l14,7185l10,7184l5,7184l3,7185l0,7187l0,7189l0,7356l0,7358l2,7360l0,7360l0,7362l0,7531l0,7533l3,7535l5,7535l9,7535l10,7535l14,7535l15,7533l17,7531l17,7362l15,7360l15,7360l15,7358l17,7356l17,7189xm17,6838l15,6836l14,6834l10,6833l5,6833l3,6834l0,6836l0,6838l0,7007l0,7007l2,7009l0,7009l0,7011l0,7180l0,7182l3,7184l5,7184l9,7184l10,7184l14,7184l15,7182l17,7180l17,7011l15,7009l15,7009l15,7007l17,7007l17,6838xm17,6489l15,6487l14,6485l10,6485l5,6485l3,6485l0,6487l0,6489l0,6656l0,6658l2,6658l0,6658l0,6660l0,6829l0,6831l3,6833l5,6833l9,6833l10,6833l14,6833l15,6831l17,6829l17,6660l15,6658l15,6658l15,6658l17,6656l17,6489xm17,6138l15,6136l14,6134l10,6134l5,6134l3,6134l0,6136l0,6138l0,6307l0,6309l2,6309l0,6311l0,6311l0,6480l0,6482l3,6484l5,6484l9,6484l10,6484l14,6484l15,6482l17,6480l17,6311l15,6311l15,6309l15,6309l17,6307l17,6138xm17,5787l15,5785l14,5783l10,5783l5,5783l3,5783l0,5785l0,5787l0,5956l0,5958l2,5958l0,5960l0,5962l0,6131l0,6131l3,6133l5,6134l9,6134l10,6134l14,6133l15,6131l17,6129l17,5962l15,5960l15,5958l15,5958l17,5956l17,5787xm17,5436l15,5436l14,5432l10,5432l5,5432l3,5432l0,5436l0,5436l0,5605l0,5607l2,5609l0,5609l0,5611l0,5780l0,5782l3,5783l5,5783l9,5783l10,5783l14,5783l15,5780l17,5780l17,5611l15,5609l15,5609l15,5607l17,5605l17,5436xm17,5087l15,5085l14,5083l10,5081l5,5081l3,5083l0,5085l0,5087l0,5256l0,5256l2,5258l0,5258l0,5260l0,5429l0,5431l3,5432l5,5432l9,5432l10,5432l14,5432l15,5431l17,5429l17,5260l15,5258l15,5258l15,5256l17,5254l17,5087xm17,4736l15,4734l14,4732l10,4730l5,4730l3,4732l0,4734l0,4736l0,4905l0,4905l2,4907l0,4907l0,4909l0,5078l0,5080l3,5081l5,5081l9,5081l10,5081l14,5081l15,5080l17,5078l17,4909l15,4907l15,4907l15,4905l17,4905l17,4736xm17,4385l15,4383l14,4381l10,4381l5,4381l3,4381l0,4383l0,4385l0,4554l0,4556l2,4556l0,4558l0,4558l0,4727l0,4729l3,4730l5,4730l9,4730l10,4730l14,4730l15,4729l17,4727l17,4558l15,4558l15,4556l15,4556l17,4554l17,4385xm17,4034l15,4032l14,4030l10,4030l5,4030l3,4030l0,4032l0,4034l0,4203l0,4205l2,4205l0,4206l0,4208l0,4376l0,4378l3,4379l5,4381l9,4381l10,4381l14,4379l15,4378l17,4376l17,4208l15,4206l15,4205l15,4205l17,4203l17,4034xm17,3683l15,3681l14,3679l10,3679l5,3679l3,3679l0,3681l0,3683l0,3852l0,3854l2,3854l0,3855l0,3857l0,4027l0,4027l3,4028l5,4030l9,4030l10,4030l14,4028l15,4027l17,4027l17,3857l15,3855l15,3854l15,3854l17,3852l17,3683xm17,3333l15,3332l14,3330l10,3328l5,3328l3,3330l0,3332l0,3333l0,3501l0,3503l2,3504l0,3504l0,3506l0,3676l0,3677l3,3679l5,3679l9,3679l10,3679l14,3679l15,3677l17,3676l17,3506l15,3504l15,3504l15,3503l17,3501l17,3333xm17,2982l15,2981l14,2979l10,2977l5,2977l3,2979l0,2981l0,2982l0,3152l0,3152l2,3153l0,3153l0,3155l0,3325l0,3326l3,3328l5,3328l9,3328l10,3328l14,3328l15,3326l17,3325l17,3155l15,3153l15,3153l15,3152l17,3152l17,2982xm17,2631l15,2630l14,2628l10,2628l5,2628l3,2628l0,2630l0,2631l0,2801l0,2802l2,2802l0,2802l0,2804l0,2974l0,2975l3,2977l5,2977l9,2977l10,2977l14,2977l15,2975l17,2974l17,2804l15,2802l15,2802l15,2801l17,2801l17,2631xm17,2280l15,2279l14,2277l10,2277l5,2277l3,2277l0,2279l0,2280l0,2450l0,2451l2,2451l0,2453l0,2453l0,2623l0,2624l3,2626l5,2626l9,2626l10,2626l14,2626l15,2624l17,2623l17,2453l15,2453l15,2451l15,2451l17,2450l17,2280xm17,1931l15,1930l14,1928l10,1928l5,1928l3,1928l0,1930l0,1931l0,2101l0,2102l2,2102l0,2104l0,2106l0,2273l0,2273l3,2275l5,2277l9,2277l10,2277l14,2275l15,2273l17,2272l17,2106l15,2104l15,2102l15,2102l17,2101l17,1931xm17,1580l15,1580l14,1577l10,1577l5,1577l3,1577l0,1580l0,1580l0,1750l0,1751l2,1753l0,1753l0,1755l0,1924l0,1926l3,1928l5,1928l9,1928l10,1928l14,1926l15,1924l17,1924l17,1755l15,1753l15,1753l15,1751l17,1750l17,1580xm17,1231l15,1229l14,1228l10,1226l5,1226l3,1228l0,1229l0,1231l0,1399l0,1400l2,1402l0,1402l0,1404l0,1573l0,1575l3,1577l5,1577l9,1577l10,1577l14,1577l15,1575l17,1573l17,1404l15,1402l15,1402l15,1400l17,1399l17,1231xm17,880l15,878l14,877l10,875l5,875l3,877l0,878l0,880l0,1049l0,1049l2,1051l0,1051l0,1053l0,1222l0,1224l3,1226l5,1226l9,1226l10,1226l14,1226l15,1224l17,1222l17,1053l15,1051l15,1051l15,1049l17,1049l17,880xm17,529l15,527l14,526l10,526l5,526l3,526l0,527l0,529l0,698l0,700l2,700l0,702l0,702l0,871l0,873l3,875l5,875l9,875l10,875l14,875l15,873l17,871l17,702l15,702l15,700l15,700l17,698l17,529xm17,4l15,2l14,0l10,0l5,0l3,0l0,2l0,4l0,173l0,175l3,176l0,176l0,178l0,347l0,349l2,349l0,351l0,353l0,520l0,522l3,524l5,524l9,524l10,524l14,524l15,522l17,520l17,353l15,351l15,349l15,349l17,347l17,178l15,176l14,176l15,175l17,173l17,4xe" fillcolor="#231f20" stroked="f" o:allowincell="f" style="position:absolute;margin-left:349.35pt;margin-top:-294.85pt;width:0.4pt;height:248.4pt;mso-wrap-style:none;v-text-anchor:middle;mso-position-horizontal-relative:page">
              <v:fill o:detectmouseclick="t" type="solid" color2="#dce0df"/>
              <v:stroke color="#3465a4" joinstyle="round" endcap="flat"/>
              <w10:wrap type="none"/>
            </v:shape>
          </w:pict>
          <w:delText>​​</w:delText>
        </w:r>
      </w:del>
      <w:del w:id="377" w:author="User" w:date="2023-04-17T13:51:00Z">
        <w:r>
          <w:rPr/>
          <mc:AlternateContent>
            <mc:Choice Requires="wps">
              <w:drawing>
                <wp:anchor behindDoc="1" distT="4445" distB="4445" distL="4445" distR="4445" simplePos="0" locked="0" layoutInCell="0" allowOverlap="1" relativeHeight="123">
                  <wp:simplePos x="0" y="0"/>
                  <wp:positionH relativeFrom="page">
                    <wp:posOffset>3902710</wp:posOffset>
                  </wp:positionH>
                  <wp:positionV relativeFrom="page">
                    <wp:posOffset>457200</wp:posOffset>
                  </wp:positionV>
                  <wp:extent cx="635" cy="2714625"/>
                  <wp:effectExtent l="4445" t="4445" r="4445" b="4445"/>
                  <wp:wrapNone/>
                  <wp:docPr id="180" name="Фигура103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20" cy="2714760"/>
                          </a:xfrm>
                          <a:prstGeom prst="line">
                            <a:avLst/>
                          </a:prstGeom>
                          <a:ln w="8280">
                            <a:solidFill>
                              <a:srgbClr val="231f2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id="shape_0" from="307.3pt,36pt" to="307.3pt,249.7pt" ID="Фигура103" stroked="t" o:allowincell="f" style="position:absolute;mso-position-horizontal-relative:page;mso-position-vertical-relative:page">
                  <v:stroke color="#231f20" weight="8280" joinstyle="round" endcap="flat"/>
                  <v:fill o:detectmouseclick="t" on="false"/>
                  <w10:wrap type="none"/>
                </v:line>
              </w:pict>
            </mc:Fallback>
          </mc:AlternateContent>
          <w:delText>​​</w:delText>
        </w:r>
      </w:del>
      <w:del w:id="378" w:author="User" w:date="2023-04-17T13:51:00Z">
        <w:r>
          <w:rPr/>
          <w:pict>
            <v:shape id="shape_0" coordsize="19,8765" path="m18,8591l18,8589l15,8588l13,8586l7,8586l4,8588l2,8589l0,8591l0,8760l2,8760l4,8762l7,8764l10,8764l13,8764l15,8762l18,8760l18,8760l18,8591xm18,8240l18,8238l15,8237l13,8237l7,8237l4,8237l2,8238l0,8240l0,8409l2,8411l4,8411l2,8413l0,8413l0,8582l2,8584l4,8586l7,8586l10,8586l13,8586l15,8586l18,8584l18,8582l18,8413l18,8413l16,8411l18,8411l18,8409l18,8240xm18,7889l18,7887l15,7886l13,7886l7,7886l4,7886l2,7887l0,7889l0,8058l2,8060l4,8060l2,8062l0,8064l0,8231l2,8233l4,8235l7,8237l10,8237l13,8237l15,8235l18,8233l18,8231l18,8064l18,8062l16,8060l18,8060l18,8058l18,7889xm18,7538l18,7538l15,7535l13,7535l7,7535l4,7535l2,7538l0,7538l0,7707l2,7709l4,7709l2,7711l0,7713l0,7882l2,7882l4,7884l7,7886l10,7886l13,7886l15,7884l18,7882l18,7882l18,7713l18,7711l16,7709l18,7709l18,7707l18,7538xm18,7189l18,7187l15,7185l13,7184l7,7184l4,7185l2,7187l0,7189l0,7356l2,7358l4,7360l2,7360l0,7362l0,7531l2,7533l4,7535l7,7535l10,7535l13,7535l15,7535l18,7533l18,7531l18,7362l18,7360l16,7360l18,7358l18,7356l18,7189xm18,6838l18,6836l15,6834l13,6833l7,6833l4,6834l2,6836l0,6838l0,7007l2,7007l4,7009l2,7009l0,7011l0,7180l2,7182l4,7184l7,7184l10,7184l13,7184l15,7184l18,7182l18,7180l18,7011l18,7009l16,7009l18,7007l18,7007l18,6838xm18,6489l18,6487l15,6485l13,6485l7,6485l4,6485l2,6487l0,6489l0,6656l2,6658l4,6658l2,6658l0,6660l0,6829l2,6831l4,6833l7,6833l10,6833l13,6833l15,6833l18,6831l18,6829l18,6660l18,6658l16,6658l18,6658l18,6656l18,6489xm18,6138l18,6136l15,6134l13,6134l7,6134l4,6134l2,6136l0,6138l0,6307l2,6309l4,6309l2,6311l0,6311l0,6480l2,6482l4,6484l7,6484l10,6484l13,6484l15,6484l18,6482l18,6480l18,6311l18,6311l16,6309l18,6309l18,6307l18,6138xm18,5787l18,5785l15,5783l13,5783l7,5783l4,5783l2,5785l0,5787l0,5956l2,5958l4,5958l2,5960l0,5962l0,6131l2,6131l4,6133l7,6134l10,6134l13,6134l15,6133l18,6131l18,6129l18,5962l18,5960l16,5958l18,5958l18,5956l18,5787xm18,5436l18,5436l15,5432l13,5432l7,5432l4,5432l2,5436l0,5436l0,5605l2,5607l4,5609l2,5609l0,5611l0,5780l2,5782l4,5783l7,5783l10,5783l13,5783l15,5783l18,5780l18,5780l18,5611l18,5609l16,5609l18,5607l18,5605l18,5436xm18,5087l18,5085l15,5083l13,5081l7,5081l4,5083l2,5085l0,5087l0,5256l2,5256l4,5258l2,5258l0,5260l0,5429l2,5431l4,5432l7,5432l10,5432l13,5432l15,5432l18,5431l18,5429l18,5260l18,5258l16,5258l18,5256l18,5254l18,5087xm18,4736l18,4734l15,4732l13,4730l7,4730l4,4732l2,4734l0,4736l0,4905l2,4905l4,4907l2,4907l0,4909l0,5078l2,5080l4,5081l7,5081l10,5081l13,5081l15,5081l18,5080l18,5078l18,4909l18,4907l16,4907l18,4905l18,4905l18,4736xm18,4385l18,4383l15,4381l13,4381l7,4381l4,4381l2,4383l0,4385l0,4554l2,4556l4,4556l2,4558l0,4558l0,4727l2,4729l4,4730l7,4730l10,4730l13,4730l15,4730l18,4729l18,4727l18,4558l18,4558l16,4556l18,4556l18,4554l18,4385xm18,4034l18,4032l15,4030l13,4030l7,4030l4,4030l2,4032l0,4034l0,4203l2,4205l4,4205l2,4206l0,4208l0,4376l2,4378l4,4379l7,4381l10,4381l13,4381l15,4379l18,4378l18,4376l18,4208l18,4206l16,4205l18,4205l18,4203l18,4034xm18,3683l18,3681l15,3679l13,3679l7,3679l4,3679l2,3681l0,3683l0,3852l2,3854l4,3854l2,3855l0,3857l0,4027l2,4027l4,4028l7,4030l10,4030l13,4030l15,4028l18,4027l18,4027l18,3857l18,3855l16,3854l18,3854l18,3852l18,3683xm18,3333l18,3332l15,3330l13,3328l7,3328l4,3330l2,3332l0,3333l0,3501l2,3503l4,3504l2,3504l0,3506l0,3676l2,3677l4,3679l7,3679l10,3679l13,3679l15,3679l18,3677l18,3676l18,3506l18,3504l16,3504l18,3503l18,3501l18,3333xm18,2982l18,2981l15,2979l13,2977l7,2977l4,2979l2,2981l0,2982l0,3152l2,3152l4,3153l2,3153l0,3155l0,3325l2,3326l4,3328l7,3328l10,3328l13,3328l15,3328l18,3326l18,3325l18,3155l18,3153l16,3153l18,3152l18,3152l18,2982xm18,2631l18,2630l15,2628l13,2628l7,2628l4,2628l2,2630l0,2631l0,2801l2,2802l4,2802l2,2802l0,2804l0,2974l2,2975l4,2977l7,2977l10,2977l13,2977l15,2977l18,2975l18,2974l18,2804l18,2802l16,2802l18,2801l18,2801l18,2631xm18,2280l18,2279l15,2277l13,2277l7,2277l4,2277l2,2279l0,2280l0,2450l2,2451l4,2451l2,2453l0,2453l0,2623l2,2624l4,2626l7,2626l10,2626l13,2626l15,2626l18,2624l18,2623l18,2453l18,2453l16,2451l18,2451l18,2450l18,2280xm18,1931l18,1930l15,1928l13,1928l7,1928l4,1928l2,1930l0,1931l0,2101l2,2102l4,2102l2,2104l0,2106l0,2273l2,2273l4,2275l7,2277l10,2277l13,2277l15,2275l18,2273l18,2272l18,2106l18,2104l16,2102l18,2102l18,2101l18,1931xm18,1580l18,1580l15,1577l13,1577l7,1577l4,1577l2,1580l0,1580l0,1750l2,1751l4,1753l2,1753l0,1755l0,1924l2,1926l4,1928l7,1928l10,1928l13,1928l15,1926l18,1924l18,1924l18,1755l18,1753l16,1753l18,1751l18,1750l18,1580xm18,1231l18,1229l15,1228l13,1226l7,1226l4,1228l2,1229l0,1231l0,1399l2,1400l4,1402l2,1402l0,1404l0,1573l2,1575l4,1577l7,1577l10,1577l13,1577l15,1577l18,1575l18,1573l18,1404l18,1402l16,1402l18,1400l18,1399l18,1231xm18,880l18,878l15,877l13,875l7,875l4,877l2,878l0,880l0,1049l2,1049l4,1051l2,1051l0,1053l0,1222l2,1224l4,1226l7,1226l10,1226l13,1226l15,1226l18,1224l18,1222l18,1053l18,1051l16,1051l18,1049l18,1049l18,880xm18,529l18,527l15,526l13,526l7,526l4,526l2,527l0,529l0,698l2,700l4,700l2,702l0,702l0,871l2,873l4,875l7,875l10,875l13,875l15,875l18,873l18,871l18,702l18,702l16,700l18,700l18,698l18,529xm18,4l18,2l15,0l13,0l7,0l4,0l2,2l0,4l0,173l2,175l4,176l2,176l0,178l0,347l2,349l4,349l2,351l0,353l0,520l2,522l4,524l7,524l10,524l13,524l15,524l18,522l18,520l18,353l18,351l16,349l18,349l18,347l18,178l18,176l15,176l18,175l18,173l18,4xe" fillcolor="#231f20" stroked="f" o:allowincell="f" style="position:absolute;margin-left:306.95pt;margin-top:-294.85pt;width:0.45pt;height:248.4pt;mso-wrap-style:none;v-text-anchor:middle;mso-position-horizontal-relative:page">
              <v:fill o:detectmouseclick="t" type="solid" color2="#dce0df"/>
              <v:stroke color="#3465a4" joinstyle="round" endcap="flat"/>
              <w10:wrap type="none"/>
            </v:shape>
          </w:pict>
          <w:delText>​​</w:delText>
        </w:r>
      </w:del>
      <w:del w:id="379" w:author="User" w:date="2023-04-17T13:51:00Z">
        <w:r>
          <w:rPr/>
          <mc:AlternateContent>
            <mc:Choice Requires="wps">
              <w:drawing>
                <wp:anchor behindDoc="1" distT="0" distB="0" distL="0" distR="0" simplePos="0" locked="0" layoutInCell="0" allowOverlap="1" relativeHeight="124">
                  <wp:simplePos x="0" y="0"/>
                  <wp:positionH relativeFrom="page">
                    <wp:posOffset>3305175</wp:posOffset>
                  </wp:positionH>
                  <wp:positionV relativeFrom="page">
                    <wp:posOffset>438785</wp:posOffset>
                  </wp:positionV>
                  <wp:extent cx="18415" cy="6682740"/>
                  <wp:effectExtent l="0" t="0" r="0" b="0"/>
                  <wp:wrapNone/>
                  <wp:docPr id="182" name="Фигура105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8360" cy="6682680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rect id="shape_0" ID="Фигура105" path="m0,0l-2147483645,0l-2147483645,-2147483646l0,-2147483646xe" fillcolor="#231f20" stroked="f" o:allowincell="f" style="position:absolute;margin-left:260.25pt;margin-top:34.55pt;width:1.4pt;height:526.15pt;mso-wrap-style:none;v-text-anchor:middle;mso-position-horizontal-relative:page;mso-position-vertical-relative:page">
                  <v:fill o:detectmouseclick="t" type="solid" color2="#dce0df"/>
                  <v:stroke color="#3465a4" joinstyle="round" endcap="flat"/>
                  <w10:wrap type="none"/>
                </v:rect>
              </w:pict>
            </mc:Fallback>
          </mc:AlternateContent>
          <w:delText>​​​​</w:delText>
        </w:r>
      </w:del>
      <w:del w:id="380" w:author="User" w:date="2023-04-17T13:51:00Z">
        <w:r>
          <w:rPr/>
          <mc:AlternateContent>
            <mc:Choice Requires="wps">
              <w:drawing>
                <wp:anchor behindDoc="1" distT="4445" distB="4445" distL="4445" distR="4445" simplePos="0" locked="0" layoutInCell="0" allowOverlap="1" relativeHeight="125">
                  <wp:simplePos x="0" y="0"/>
                  <wp:positionH relativeFrom="page">
                    <wp:posOffset>3064510</wp:posOffset>
                  </wp:positionH>
                  <wp:positionV relativeFrom="page">
                    <wp:posOffset>457200</wp:posOffset>
                  </wp:positionV>
                  <wp:extent cx="635" cy="2655570"/>
                  <wp:effectExtent l="4445" t="4445" r="4445" b="4445"/>
                  <wp:wrapNone/>
                  <wp:docPr id="183" name="Фигура106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20" cy="2655720"/>
                          </a:xfrm>
                          <a:prstGeom prst="line">
                            <a:avLst/>
                          </a:prstGeom>
                          <a:ln w="8280">
                            <a:solidFill>
                              <a:srgbClr val="231f2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id="shape_0" from="241.3pt,36pt" to="241.3pt,245.05pt" ID="Фигура106" stroked="t" o:allowincell="f" style="position:absolute;mso-position-horizontal-relative:page;mso-position-vertical-relative:page">
                  <v:stroke color="#231f20" weight="8280" joinstyle="round" endcap="flat"/>
                  <v:fill o:detectmouseclick="t" on="false"/>
                  <w10:wrap type="none"/>
                </v:line>
              </w:pict>
            </mc:Fallback>
          </mc:AlternateContent>
          <w:delText>​​​​</w:delText>
        </w:r>
      </w:del>
      <w:del w:id="381" w:author="User" w:date="2023-04-17T13:51:00Z">
        <w:r>
          <w:rPr/>
          <mc:AlternateContent>
            <mc:Choice Requires="wps">
              <w:drawing>
                <wp:anchor behindDoc="1" distT="4445" distB="4445" distL="4445" distR="4445" simplePos="0" locked="0" layoutInCell="0" allowOverlap="1" relativeHeight="126">
                  <wp:simplePos x="0" y="0"/>
                  <wp:positionH relativeFrom="page">
                    <wp:posOffset>2526030</wp:posOffset>
                  </wp:positionH>
                  <wp:positionV relativeFrom="page">
                    <wp:posOffset>457200</wp:posOffset>
                  </wp:positionV>
                  <wp:extent cx="635" cy="2656205"/>
                  <wp:effectExtent l="4445" t="4445" r="4445" b="4445"/>
                  <wp:wrapNone/>
                  <wp:docPr id="184" name="Фигура107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20" cy="2656080"/>
                          </a:xfrm>
                          <a:prstGeom prst="line">
                            <a:avLst/>
                          </a:prstGeom>
                          <a:ln w="8280">
                            <a:solidFill>
                              <a:srgbClr val="231f2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id="shape_0" from="198.9pt,36pt" to="198.9pt,245.1pt" ID="Фигура107" stroked="t" o:allowincell="f" style="position:absolute;mso-position-horizontal-relative:page;mso-position-vertical-relative:page">
                  <v:stroke color="#231f20" weight="8280" joinstyle="round" endcap="flat"/>
                  <v:fill o:detectmouseclick="t" on="false"/>
                  <w10:wrap type="none"/>
                </v:line>
              </w:pict>
            </mc:Fallback>
          </mc:AlternateContent>
          <w:delText>​​</w:delText>
        </w:r>
      </w:del>
      <w:del w:id="382" w:author="User" w:date="2023-04-17T13:51:00Z">
        <w:r>
          <w:rPr/>
          <w:pict>
            <v:shape id="shape_0" coordsize="18,6131" path="m17,5784l15,5783l14,5781l10,5779l5,5779l3,5781l0,5783l0,5784l0,5952l0,5954l2,5956l0,5956l0,5957l0,6127l0,6128l3,6130l5,6130l9,6130l10,6130l14,6130l15,6128l17,6127l17,5957l15,5956l15,5956l15,5954l17,5952l17,5784xm17,5433l15,5432l14,5430l10,5428l5,5428l3,5430l0,5432l0,5433l0,5603l0,5603l2,5605l0,5605l0,5606l0,5776l0,5777l3,5779l5,5779l9,5779l10,5779l14,5779l15,5777l17,5776l17,5606l15,5605l15,5605l15,5603l17,5603l17,5433xm17,5083l15,5082l14,5080l10,5080l5,5080l3,5080l0,5082l0,5083l0,5252l0,5254l2,5254l0,5254l0,5255l0,5425l0,5426l3,5428l5,5428l9,5428l10,5428l14,5428l15,5426l17,5425l17,5255l15,5254l15,5254l15,5252l17,5252l17,5083xm17,4732l15,4731l14,4729l10,4729l5,4729l3,4729l0,4731l0,4732l0,4902l0,4903l2,4903l0,4905l0,4905l0,5075l0,5076l3,5078l5,5078l9,5078l10,5078l14,5078l15,5076l17,5075l17,4905l15,4905l15,4903l15,4903l17,4902l17,4732xm17,4382l15,4381l14,4379l10,4379l5,4379l3,4379l0,4381l0,4382l0,4552l0,4553l2,4553l0,4555l0,4557l0,4725l0,4725l3,4727l5,4729l9,4729l10,4729l14,4727l15,4725l17,4724l17,4557l15,4555l15,4553l15,4553l17,4552l17,4382xm17,4031l15,4031l14,4028l10,4028l5,4028l3,4028l0,4031l0,4031l0,4201l0,4202l2,4204l0,4204l0,4206l0,4375l0,4377l3,4379l5,4379l9,4379l10,4379l14,4379l15,4375l17,4375l17,4206l15,4204l15,4204l15,4202l17,4201l17,4031xm17,3682l15,3680l14,3678l10,3677l5,3677l3,3678l0,3680l0,3682l0,3851l0,3851l2,3853l0,3853l0,3855l0,4024l0,4026l3,4028l5,4028l9,4028l10,4028l14,4028l15,4026l17,4024l17,3855l15,3853l15,3853l15,3851l17,3850l17,3682xm17,3331l15,3329l14,3327l10,3326l5,3326l3,3327l0,3329l0,3331l0,3500l0,3500l2,3502l0,3502l0,3504l0,3673l0,3675l3,3677l5,3677l9,3677l10,3677l14,3677l15,3675l17,3673l17,3504l15,3502l15,3502l15,3500l17,3500l17,3331xm17,2981l15,2979l14,2977l10,2977l5,2977l3,2977l0,2979l0,2981l0,3149l0,3151l2,3151l0,3153l0,3153l0,3322l0,3324l3,3326l5,3326l9,3326l10,3326l14,3326l15,3324l17,3322l17,3153l15,3153l15,3151l15,3151l17,3149l17,2981xm17,2630l15,2628l14,2626l10,2626l5,2626l3,2626l0,2628l0,2630l0,2799l0,2801l2,2801l0,2803l0,2805l0,2972l0,2974l3,2976l5,2977l9,2977l10,2977l14,2976l15,2974l17,2972l17,2805l15,2803l15,2801l15,2801l17,2799l17,2630xm17,2279l15,2277l14,2275l10,2275l5,2275l3,2275l0,2277l0,2279l0,2448l0,2450l2,2450l0,2452l0,2454l0,2623l0,2623l3,2625l5,2626l9,2626l10,2626l14,2625l15,2623l17,2623l17,2454l15,2452l15,2450l15,2450l17,2448l17,2279xm17,2102l15,2101l14,2099l10,2099l5,2099l3,2099l0,2101l0,2102l0,2272l0,2274l3,2275l5,2275l9,2275l10,2275l14,2275l15,2274l17,2272l17,2102xm17,1751l15,1750l14,1748l10,1748l5,1748l3,1748l0,1750l0,1751l0,1921l0,1923l2,1923l0,1924l0,1926l0,2094l0,2095l3,2097l5,2099l9,2099l10,2099l14,2097l15,2095l17,2094l17,1926l15,1924l15,1923l15,1923l17,1921l17,1751xm17,1401l15,1400l14,1398l10,1398l5,1398l3,1398l0,1400l0,1401l0,1570l0,1571l2,1571l0,1573l0,1575l0,1744l0,1744l3,1746l5,1748l9,1748l10,1748l14,1746l15,1744l17,1743l17,1575l15,1573l15,1571l15,1571l17,1570l17,1401xm17,1050l15,1050l14,1047l10,1047l5,1047l3,1047l0,1050l0,1050l0,1220l0,1221l2,1223l0,1223l0,1225l0,1394l0,1396l3,1398l5,1398l9,1398l10,1398l14,1398l15,1394l17,1394l17,1225l15,1223l15,1223l15,1221l17,1220l17,1050xm17,702l15,700l14,699l10,697l5,697l3,699l0,700l0,702l0,871l0,871l2,873l0,873l0,875l0,1043l0,1045l3,1047l5,1047l9,1047l10,1047l14,1047l15,1045l17,1043l17,875l15,873l15,873l15,871l17,870l17,702xm17,4l15,2l14,0l10,0l5,0l3,0l0,2l0,4l0,173l0,175l2,175l0,176l0,176l0,346l0,348l2,348l0,349l0,351l0,520l0,522l2,522l0,522l0,524l0,693l0,695l3,697l5,697l9,697l10,697l14,697l15,695l17,693l17,524l15,522l15,522l15,520l17,520l17,351l15,349l15,349l15,348l17,346l17,176l15,176l15,175l15,175l17,173l17,4xe" fillcolor="#231f20" stroked="f" o:allowincell="f" style="position:absolute;margin-left:198.6pt;margin-top:-231.35pt;width:0.45pt;height:173.75pt;mso-wrap-style:none;v-text-anchor:middle;mso-position-horizontal-relative:page">
              <v:fill o:detectmouseclick="t" type="solid" color2="#dce0df"/>
              <v:stroke color="#3465a4" joinstyle="round" endcap="flat"/>
              <w10:wrap type="none"/>
            </v:shape>
          </w:pict>
          <w:delText>​​</w:delText>
        </w:r>
      </w:del>
      <w:del w:id="383" w:author="User" w:date="2023-04-17T13:51:00Z">
        <w:r>
          <w:rPr/>
          <mc:AlternateContent>
            <mc:Choice Requires="wps">
              <w:drawing>
                <wp:anchor behindDoc="1" distT="4445" distB="4445" distL="4445" distR="4445" simplePos="0" locked="0" layoutInCell="0" allowOverlap="1" relativeHeight="127">
                  <wp:simplePos x="0" y="0"/>
                  <wp:positionH relativeFrom="page">
                    <wp:posOffset>1552575</wp:posOffset>
                  </wp:positionH>
                  <wp:positionV relativeFrom="page">
                    <wp:posOffset>457200</wp:posOffset>
                  </wp:positionV>
                  <wp:extent cx="635" cy="2651125"/>
                  <wp:effectExtent l="4445" t="4445" r="4445" b="4445"/>
                  <wp:wrapNone/>
                  <wp:docPr id="186" name="Фигура109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20" cy="2651040"/>
                          </a:xfrm>
                          <a:prstGeom prst="line">
                            <a:avLst/>
                          </a:prstGeom>
                          <a:ln w="8280">
                            <a:solidFill>
                              <a:srgbClr val="231f2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id="shape_0" from="122.25pt,36pt" to="122.25pt,244.7pt" ID="Фигура109" stroked="t" o:allowincell="f" style="position:absolute;mso-position-horizontal-relative:page;mso-position-vertical-relative:page">
                  <v:stroke color="#231f20" weight="8280" joinstyle="round" endcap="flat"/>
                  <v:fill o:detectmouseclick="t" on="false"/>
                  <w10:wrap type="none"/>
                </v:line>
              </w:pict>
            </mc:Fallback>
          </mc:AlternateContent>
          <w:delText>​​​​</w:delText>
        </w:r>
      </w:del>
      <w:del w:id="384" w:author="User" w:date="2023-04-17T13:51:00Z">
        <w:r>
          <w:rPr/>
          <mc:AlternateContent>
            <mc:Choice Requires="wps">
              <w:drawing>
                <wp:anchor behindDoc="1" distT="4445" distB="4445" distL="4445" distR="4445" simplePos="0" locked="0" layoutInCell="0" allowOverlap="1" relativeHeight="128">
                  <wp:simplePos x="0" y="0"/>
                  <wp:positionH relativeFrom="page">
                    <wp:posOffset>1013460</wp:posOffset>
                  </wp:positionH>
                  <wp:positionV relativeFrom="page">
                    <wp:posOffset>457200</wp:posOffset>
                  </wp:positionV>
                  <wp:extent cx="635" cy="2654300"/>
                  <wp:effectExtent l="4445" t="4445" r="4445" b="4445"/>
                  <wp:wrapNone/>
                  <wp:docPr id="187" name="Фигура110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20" cy="2654280"/>
                          </a:xfrm>
                          <a:prstGeom prst="line">
                            <a:avLst/>
                          </a:prstGeom>
                          <a:ln w="8280">
                            <a:solidFill>
                              <a:srgbClr val="231f2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id="shape_0" from="79.8pt,36pt" to="79.8pt,244.95pt" ID="Фигура110" stroked="t" o:allowincell="f" style="position:absolute;mso-position-horizontal-relative:page;mso-position-vertical-relative:page">
                  <v:stroke color="#231f20" weight="8280" joinstyle="round" endcap="flat"/>
                  <v:fill o:detectmouseclick="t" on="false"/>
                  <w10:wrap type="none"/>
                </v:line>
              </w:pict>
            </mc:Fallback>
          </mc:AlternateContent>
          <w:delText>​​​​</w:delText>
        </w:r>
      </w:del>
      <w:del w:id="385" w:author="User" w:date="2023-04-17T13:51:00Z">
        <w:r>
          <w:rPr/>
          <mc:AlternateContent>
            <mc:Choice Requires="wps">
              <w:drawing>
                <wp:anchor behindDoc="1" distT="4445" distB="4445" distL="4445" distR="4445" simplePos="0" locked="0" layoutInCell="0" allowOverlap="1" relativeHeight="129">
                  <wp:simplePos x="0" y="0"/>
                  <wp:positionH relativeFrom="page">
                    <wp:posOffset>1013460</wp:posOffset>
                  </wp:positionH>
                  <wp:positionV relativeFrom="paragraph">
                    <wp:posOffset>-2915920</wp:posOffset>
                  </wp:positionV>
                  <wp:extent cx="635" cy="2208530"/>
                  <wp:effectExtent l="4445" t="4445" r="4445" b="4445"/>
                  <wp:wrapNone/>
                  <wp:docPr id="188" name="Фигура111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20" cy="2208600"/>
                          </a:xfrm>
                          <a:prstGeom prst="line">
                            <a:avLst/>
                          </a:prstGeom>
                          <a:ln w="8280">
                            <a:solidFill>
                              <a:srgbClr val="231f2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id="shape_0" from="79.8pt,-229.6pt" to="79.8pt,-55.75pt" ID="Фигура111" stroked="t" o:allowincell="f" style="position:absolute;mso-position-horizontal-relative:page">
                  <v:stroke color="#231f20" weight="8280" joinstyle="round" endcap="flat"/>
                  <v:fill o:detectmouseclick="t" on="false"/>
                  <w10:wrap type="none"/>
                </v:line>
              </w:pict>
            </mc:Fallback>
          </mc:AlternateContent>
          <w:delText>​​</w:delText>
        </w:r>
      </w:del>
      <w:del w:id="386" w:author="User" w:date="2023-04-17T13:51:00Z">
        <w:r>
          <w:rPr/>
          <w:pict>
            <v:shape id="shape_0" coordsize="806,542" path="m805,538l805,532l805,5l798,0l5,0l0,5l0,538l5,541l79,541l85,538l85,90l362,90l362,479l365,483l440,483l445,479l445,90l720,90l720,538l724,541l798,541l805,538e" fillcolor="#76777a" stroked="f" o:allowincell="f" style="position:absolute;margin-left:784.1pt;margin-top:395.8pt;width:22.75pt;height:15.3pt;mso-wrap-style:none;v-text-anchor:middle;mso-position-horizontal-relative:page;mso-position-vertical-relative:page">
              <v:fill o:detectmouseclick="t" type="solid" color2="#898885"/>
              <v:stroke color="#3465a4" joinstyle="round" endcap="flat"/>
              <w10:wrap type="none"/>
            </v:shape>
          </w:pict>
          <w:pict>
            <v:shape id="shape_0" coordsize="806,658" path="m805,652l805,576l798,571l793,571l152,571l793,93l801,86l805,81l805,5l798,0l5,0l0,5l0,81l5,86l649,86l4,569l0,574l0,652l5,657l798,657l805,652e" fillcolor="#76777a" stroked="f" o:allowincell="f" style="position:absolute;margin-left:784.1pt;margin-top:414.85pt;width:22.75pt;height:18.55pt;mso-wrap-style:none;v-text-anchor:middle;mso-position-horizontal-relative:page;mso-position-vertical-relative:page">
              <v:fill o:detectmouseclick="t" type="solid" color2="#898885"/>
              <v:stroke color="#3465a4" joinstyle="round" endcap="flat"/>
              <w10:wrap type="none"/>
            </v:shape>
          </w:pict>
          <w:pict>
            <v:shape id="shape_0" coordsize="806,570" path="m805,259l805,5l798,0l5,0l0,5l0,317l12,412l53,491l78,513l78,90l371,90l371,500l394,474l418,405l424,405l447,440l447,90l727,90l727,460l731,456l761,426l782,386l796,344l801,301l805,259xm371,500l371,268l371,315l367,354l360,386l348,412l325,440l296,461l262,474l225,477l181,472l144,454l115,428l95,398l88,375l81,352l79,326l78,299l78,513l119,548l215,569l289,558l350,527l371,500xm727,460l727,262l726,287l720,312l712,337l702,358l683,382l656,402l624,414l587,418l544,412l509,400l484,381l464,354l455,331l450,307l448,278l447,250l447,440l450,446l489,477l537,498l601,506l651,500l697,483l727,460xe" fillcolor="#76777a" stroked="f" o:allowincell="f" style="position:absolute;margin-left:784.1pt;margin-top:446.5pt;width:22.75pt;height:16.1pt;mso-wrap-style:none;v-text-anchor:middle;mso-position-horizontal-relative:page;mso-position-vertical-relative:page">
              <v:fill o:detectmouseclick="t" type="solid" color2="#898885"/>
              <v:stroke color="#3465a4" joinstyle="round" endcap="flat"/>
              <w10:wrap type="none"/>
            </v:shape>
          </w:pict>
          <w:pict>
            <v:shape id="shape_0" coordsize="817,607" path="m816,303l809,238l791,181l763,136l726,95l672,53l608,23l539,5l469,0l5,0l0,4l0,85l5,90l280,90l280,606l365,606l365,90l469,90l522,93l573,106l619,123l659,150l685,180l708,217l723,257l728,303l728,511l763,472l791,425l809,368l816,303xm280,606l280,516l5,516l0,523l0,603l5,606l280,606xm728,511l728,303l723,349l708,391l685,428l659,456l619,483l573,502l522,513l469,516l365,516l365,606l469,606l539,601l608,583l672,555l726,513l728,511xe" fillcolor="#76777a" stroked="f" o:allowincell="f" style="position:absolute;margin-left:784.1pt;margin-top:467.4pt;width:23.05pt;height:17.15pt;mso-wrap-style:none;v-text-anchor:middle;mso-position-horizontal-relative:page;mso-position-vertical-relative:page">
              <v:fill o:detectmouseclick="t" type="solid" color2="#898885"/>
              <v:stroke color="#3465a4" joinstyle="round" endcap="flat"/>
              <w10:wrap type="none"/>
            </v:shape>
          </w:pict>
          <w:pict>
            <v:shape id="shape_0" coordsize="806,658" path="m805,652l805,576l798,571l793,571l152,571l793,92l801,85l805,79l805,4l798,0l5,0l0,4l0,79l5,85l649,85l4,571l0,574l0,652l5,657l798,657l805,652e" fillcolor="#76777a" stroked="f" o:allowincell="f" style="position:absolute;margin-left:784.1pt;margin-top:490.25pt;width:22.75pt;height:18.6pt;mso-wrap-style:none;v-text-anchor:middle;mso-position-horizontal-relative:page;mso-position-vertical-relative:page">
              <v:fill o:detectmouseclick="t" type="solid" color2="#898885"/>
              <v:stroke color="#3465a4" joinstyle="round" endcap="flat"/>
              <w10:wrap type="none"/>
            </v:shape>
          </w:pict>
          <w:pict>
            <v:shape id="shape_0" coordsize="806,577" path="m805,555l805,449l801,444l793,437l417,90l798,90l805,85l805,5l798,0l5,0l0,5l0,85l5,90l298,90l383,171l11,463l4,468l0,472l0,576l11,576l452,232l794,558l805,555e" fillcolor="#76777a" stroked="f" o:allowincell="f" style="position:absolute;margin-left:784.1pt;margin-top:514.55pt;width:22.75pt;height:16.25pt;mso-wrap-style:none;v-text-anchor:middle;mso-position-horizontal-relative:page;mso-position-vertical-relative:page">
              <v:fill o:detectmouseclick="t" type="solid" color2="#898885"/>
              <v:stroke color="#3465a4" joinstyle="round" endcap="flat"/>
              <w10:wrap type="none"/>
            </v:shape>
          </w:pict>
          <w:delText>​​</w:delText>
        </w:r>
      </w:del>
      <w:del w:id="387" w:author="User" w:date="2023-04-17T13:51:00Z">
        <w:r>
          <w:rPr/>
          <mc:AlternateContent>
            <mc:Choice Requires="wpg">
              <w:drawing>
                <wp:anchor behindDoc="1" distT="0" distB="635" distL="1270" distR="0" simplePos="0" locked="0" layoutInCell="0" allowOverlap="1" relativeHeight="222">
                  <wp:simplePos x="0" y="0"/>
                  <wp:positionH relativeFrom="page">
                    <wp:posOffset>6217920</wp:posOffset>
                  </wp:positionH>
                  <wp:positionV relativeFrom="paragraph">
                    <wp:posOffset>-6717665</wp:posOffset>
                  </wp:positionV>
                  <wp:extent cx="8255" cy="6313170"/>
                  <wp:effectExtent l="1270" t="0" r="0" b="635"/>
                  <wp:wrapNone/>
                  <wp:docPr id="195" name="Фигура118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8280" cy="6313320"/>
                            <a:chOff x="0" y="0"/>
                            <a:chExt cx="8280" cy="631332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8280" cy="4482360"/>
                            </a:xfrm>
                            <a:custGeom>
                              <a:avLst/>
                              <a:gdLst>
                                <a:gd name="textAreaLeft" fmla="*/ 0 w 4680"/>
                                <a:gd name="textAreaRight" fmla="*/ 5400 w 4680"/>
                                <a:gd name="textAreaTop" fmla="*/ 0 h 2541240"/>
                                <a:gd name="textAreaBottom" fmla="*/ 2541960 h 254124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23" h="12451">
                                  <a:moveTo>
                                    <a:pt x="24" y="12278"/>
                                  </a:moveTo>
                                  <a:lnTo>
                                    <a:pt x="22" y="12276"/>
                                  </a:lnTo>
                                  <a:lnTo>
                                    <a:pt x="19" y="12275"/>
                                  </a:lnTo>
                                  <a:lnTo>
                                    <a:pt x="15" y="12273"/>
                                  </a:lnTo>
                                  <a:lnTo>
                                    <a:pt x="8" y="12273"/>
                                  </a:lnTo>
                                  <a:lnTo>
                                    <a:pt x="5" y="12275"/>
                                  </a:lnTo>
                                  <a:lnTo>
                                    <a:pt x="1" y="12276"/>
                                  </a:lnTo>
                                  <a:lnTo>
                                    <a:pt x="1" y="12278"/>
                                  </a:lnTo>
                                  <a:lnTo>
                                    <a:pt x="1" y="12447"/>
                                  </a:lnTo>
                                  <a:lnTo>
                                    <a:pt x="1" y="12447"/>
                                  </a:lnTo>
                                  <a:lnTo>
                                    <a:pt x="5" y="12449"/>
                                  </a:lnTo>
                                  <a:lnTo>
                                    <a:pt x="8" y="12451"/>
                                  </a:lnTo>
                                  <a:lnTo>
                                    <a:pt x="12" y="12451"/>
                                  </a:lnTo>
                                  <a:lnTo>
                                    <a:pt x="15" y="12451"/>
                                  </a:lnTo>
                                  <a:lnTo>
                                    <a:pt x="19" y="12449"/>
                                  </a:lnTo>
                                  <a:lnTo>
                                    <a:pt x="22" y="12447"/>
                                  </a:lnTo>
                                  <a:lnTo>
                                    <a:pt x="24" y="12446"/>
                                  </a:lnTo>
                                  <a:lnTo>
                                    <a:pt x="24" y="12278"/>
                                  </a:lnTo>
                                  <a:moveTo>
                                    <a:pt x="24" y="11927"/>
                                  </a:moveTo>
                                  <a:lnTo>
                                    <a:pt x="22" y="11925"/>
                                  </a:lnTo>
                                  <a:lnTo>
                                    <a:pt x="19" y="11924"/>
                                  </a:lnTo>
                                  <a:lnTo>
                                    <a:pt x="15" y="11924"/>
                                  </a:lnTo>
                                  <a:lnTo>
                                    <a:pt x="8" y="11924"/>
                                  </a:lnTo>
                                  <a:lnTo>
                                    <a:pt x="5" y="11924"/>
                                  </a:lnTo>
                                  <a:lnTo>
                                    <a:pt x="1" y="11925"/>
                                  </a:lnTo>
                                  <a:lnTo>
                                    <a:pt x="1" y="11927"/>
                                  </a:lnTo>
                                  <a:lnTo>
                                    <a:pt x="1" y="12096"/>
                                  </a:lnTo>
                                  <a:lnTo>
                                    <a:pt x="1" y="12098"/>
                                  </a:lnTo>
                                  <a:lnTo>
                                    <a:pt x="3" y="12098"/>
                                  </a:lnTo>
                                  <a:lnTo>
                                    <a:pt x="1" y="12098"/>
                                  </a:lnTo>
                                  <a:lnTo>
                                    <a:pt x="1" y="12100"/>
                                  </a:lnTo>
                                  <a:lnTo>
                                    <a:pt x="1" y="12269"/>
                                  </a:lnTo>
                                  <a:lnTo>
                                    <a:pt x="1" y="12271"/>
                                  </a:lnTo>
                                  <a:lnTo>
                                    <a:pt x="5" y="12273"/>
                                  </a:lnTo>
                                  <a:lnTo>
                                    <a:pt x="8" y="12273"/>
                                  </a:lnTo>
                                  <a:lnTo>
                                    <a:pt x="12" y="12273"/>
                                  </a:lnTo>
                                  <a:lnTo>
                                    <a:pt x="15" y="12273"/>
                                  </a:lnTo>
                                  <a:lnTo>
                                    <a:pt x="19" y="12273"/>
                                  </a:lnTo>
                                  <a:lnTo>
                                    <a:pt x="22" y="12271"/>
                                  </a:lnTo>
                                  <a:lnTo>
                                    <a:pt x="24" y="12269"/>
                                  </a:lnTo>
                                  <a:lnTo>
                                    <a:pt x="24" y="12100"/>
                                  </a:lnTo>
                                  <a:lnTo>
                                    <a:pt x="22" y="12098"/>
                                  </a:lnTo>
                                  <a:lnTo>
                                    <a:pt x="20" y="12098"/>
                                  </a:lnTo>
                                  <a:lnTo>
                                    <a:pt x="22" y="12096"/>
                                  </a:lnTo>
                                  <a:lnTo>
                                    <a:pt x="24" y="12096"/>
                                  </a:lnTo>
                                  <a:lnTo>
                                    <a:pt x="24" y="11927"/>
                                  </a:lnTo>
                                  <a:moveTo>
                                    <a:pt x="24" y="11576"/>
                                  </a:moveTo>
                                  <a:lnTo>
                                    <a:pt x="22" y="11574"/>
                                  </a:lnTo>
                                  <a:lnTo>
                                    <a:pt x="19" y="11573"/>
                                  </a:lnTo>
                                  <a:lnTo>
                                    <a:pt x="15" y="11573"/>
                                  </a:lnTo>
                                  <a:lnTo>
                                    <a:pt x="8" y="11573"/>
                                  </a:lnTo>
                                  <a:lnTo>
                                    <a:pt x="5" y="11573"/>
                                  </a:lnTo>
                                  <a:lnTo>
                                    <a:pt x="1" y="11574"/>
                                  </a:lnTo>
                                  <a:lnTo>
                                    <a:pt x="1" y="11576"/>
                                  </a:lnTo>
                                  <a:lnTo>
                                    <a:pt x="1" y="11745"/>
                                  </a:lnTo>
                                  <a:lnTo>
                                    <a:pt x="1" y="11747"/>
                                  </a:lnTo>
                                  <a:lnTo>
                                    <a:pt x="3" y="11747"/>
                                  </a:lnTo>
                                  <a:lnTo>
                                    <a:pt x="1" y="11749"/>
                                  </a:lnTo>
                                  <a:lnTo>
                                    <a:pt x="1" y="11749"/>
                                  </a:lnTo>
                                  <a:lnTo>
                                    <a:pt x="1" y="11918"/>
                                  </a:lnTo>
                                  <a:lnTo>
                                    <a:pt x="1" y="11920"/>
                                  </a:lnTo>
                                  <a:lnTo>
                                    <a:pt x="5" y="11922"/>
                                  </a:lnTo>
                                  <a:lnTo>
                                    <a:pt x="8" y="11922"/>
                                  </a:lnTo>
                                  <a:lnTo>
                                    <a:pt x="12" y="11922"/>
                                  </a:lnTo>
                                  <a:lnTo>
                                    <a:pt x="15" y="11922"/>
                                  </a:lnTo>
                                  <a:lnTo>
                                    <a:pt x="19" y="11922"/>
                                  </a:lnTo>
                                  <a:lnTo>
                                    <a:pt x="22" y="11920"/>
                                  </a:lnTo>
                                  <a:lnTo>
                                    <a:pt x="24" y="11918"/>
                                  </a:lnTo>
                                  <a:lnTo>
                                    <a:pt x="24" y="11749"/>
                                  </a:lnTo>
                                  <a:lnTo>
                                    <a:pt x="22" y="11749"/>
                                  </a:lnTo>
                                  <a:lnTo>
                                    <a:pt x="20" y="11747"/>
                                  </a:lnTo>
                                  <a:lnTo>
                                    <a:pt x="22" y="11747"/>
                                  </a:lnTo>
                                  <a:lnTo>
                                    <a:pt x="24" y="11745"/>
                                  </a:lnTo>
                                  <a:lnTo>
                                    <a:pt x="24" y="11576"/>
                                  </a:lnTo>
                                  <a:moveTo>
                                    <a:pt x="24" y="11225"/>
                                  </a:moveTo>
                                  <a:lnTo>
                                    <a:pt x="22" y="11223"/>
                                  </a:lnTo>
                                  <a:lnTo>
                                    <a:pt x="19" y="11222"/>
                                  </a:lnTo>
                                  <a:lnTo>
                                    <a:pt x="15" y="11222"/>
                                  </a:lnTo>
                                  <a:lnTo>
                                    <a:pt x="8" y="11222"/>
                                  </a:lnTo>
                                  <a:lnTo>
                                    <a:pt x="5" y="11222"/>
                                  </a:lnTo>
                                  <a:lnTo>
                                    <a:pt x="1" y="11223"/>
                                  </a:lnTo>
                                  <a:lnTo>
                                    <a:pt x="1" y="11225"/>
                                  </a:lnTo>
                                  <a:lnTo>
                                    <a:pt x="1" y="11394"/>
                                  </a:lnTo>
                                  <a:lnTo>
                                    <a:pt x="1" y="11396"/>
                                  </a:lnTo>
                                  <a:lnTo>
                                    <a:pt x="3" y="11396"/>
                                  </a:lnTo>
                                  <a:lnTo>
                                    <a:pt x="1" y="11398"/>
                                  </a:lnTo>
                                  <a:lnTo>
                                    <a:pt x="1" y="11400"/>
                                  </a:lnTo>
                                  <a:lnTo>
                                    <a:pt x="1" y="11569"/>
                                  </a:lnTo>
                                  <a:lnTo>
                                    <a:pt x="1" y="11569"/>
                                  </a:lnTo>
                                  <a:lnTo>
                                    <a:pt x="5" y="11571"/>
                                  </a:lnTo>
                                  <a:lnTo>
                                    <a:pt x="8" y="11573"/>
                                  </a:lnTo>
                                  <a:lnTo>
                                    <a:pt x="12" y="11573"/>
                                  </a:lnTo>
                                  <a:lnTo>
                                    <a:pt x="15" y="11573"/>
                                  </a:lnTo>
                                  <a:lnTo>
                                    <a:pt x="19" y="11571"/>
                                  </a:lnTo>
                                  <a:lnTo>
                                    <a:pt x="22" y="11569"/>
                                  </a:lnTo>
                                  <a:lnTo>
                                    <a:pt x="24" y="11567"/>
                                  </a:lnTo>
                                  <a:lnTo>
                                    <a:pt x="24" y="11400"/>
                                  </a:lnTo>
                                  <a:lnTo>
                                    <a:pt x="22" y="11398"/>
                                  </a:lnTo>
                                  <a:lnTo>
                                    <a:pt x="20" y="11396"/>
                                  </a:lnTo>
                                  <a:lnTo>
                                    <a:pt x="22" y="11396"/>
                                  </a:lnTo>
                                  <a:lnTo>
                                    <a:pt x="24" y="11394"/>
                                  </a:lnTo>
                                  <a:lnTo>
                                    <a:pt x="24" y="11225"/>
                                  </a:lnTo>
                                  <a:moveTo>
                                    <a:pt x="24" y="10874"/>
                                  </a:moveTo>
                                  <a:lnTo>
                                    <a:pt x="22" y="10874"/>
                                  </a:lnTo>
                                  <a:lnTo>
                                    <a:pt x="19" y="10871"/>
                                  </a:lnTo>
                                  <a:lnTo>
                                    <a:pt x="15" y="10871"/>
                                  </a:lnTo>
                                  <a:lnTo>
                                    <a:pt x="8" y="10871"/>
                                  </a:lnTo>
                                  <a:lnTo>
                                    <a:pt x="5" y="10871"/>
                                  </a:lnTo>
                                  <a:lnTo>
                                    <a:pt x="1" y="10874"/>
                                  </a:lnTo>
                                  <a:lnTo>
                                    <a:pt x="1" y="10874"/>
                                  </a:lnTo>
                                  <a:lnTo>
                                    <a:pt x="1" y="11043"/>
                                  </a:lnTo>
                                  <a:lnTo>
                                    <a:pt x="1" y="11045"/>
                                  </a:lnTo>
                                  <a:lnTo>
                                    <a:pt x="3" y="11047"/>
                                  </a:lnTo>
                                  <a:lnTo>
                                    <a:pt x="1" y="11047"/>
                                  </a:lnTo>
                                  <a:lnTo>
                                    <a:pt x="1" y="11049"/>
                                  </a:lnTo>
                                  <a:lnTo>
                                    <a:pt x="1" y="11218"/>
                                  </a:lnTo>
                                  <a:lnTo>
                                    <a:pt x="1" y="11220"/>
                                  </a:lnTo>
                                  <a:lnTo>
                                    <a:pt x="5" y="11222"/>
                                  </a:lnTo>
                                  <a:lnTo>
                                    <a:pt x="8" y="11222"/>
                                  </a:lnTo>
                                  <a:lnTo>
                                    <a:pt x="12" y="11222"/>
                                  </a:lnTo>
                                  <a:lnTo>
                                    <a:pt x="15" y="11222"/>
                                  </a:lnTo>
                                  <a:lnTo>
                                    <a:pt x="19" y="11220"/>
                                  </a:lnTo>
                                  <a:lnTo>
                                    <a:pt x="22" y="11218"/>
                                  </a:lnTo>
                                  <a:lnTo>
                                    <a:pt x="24" y="11218"/>
                                  </a:lnTo>
                                  <a:lnTo>
                                    <a:pt x="24" y="11049"/>
                                  </a:lnTo>
                                  <a:lnTo>
                                    <a:pt x="22" y="11047"/>
                                  </a:lnTo>
                                  <a:lnTo>
                                    <a:pt x="20" y="11047"/>
                                  </a:lnTo>
                                  <a:lnTo>
                                    <a:pt x="22" y="11045"/>
                                  </a:lnTo>
                                  <a:lnTo>
                                    <a:pt x="24" y="11043"/>
                                  </a:lnTo>
                                  <a:lnTo>
                                    <a:pt x="24" y="10874"/>
                                  </a:lnTo>
                                  <a:moveTo>
                                    <a:pt x="24" y="10525"/>
                                  </a:moveTo>
                                  <a:lnTo>
                                    <a:pt x="22" y="10523"/>
                                  </a:lnTo>
                                  <a:lnTo>
                                    <a:pt x="19" y="10521"/>
                                  </a:lnTo>
                                  <a:lnTo>
                                    <a:pt x="15" y="10520"/>
                                  </a:lnTo>
                                  <a:lnTo>
                                    <a:pt x="8" y="10520"/>
                                  </a:lnTo>
                                  <a:lnTo>
                                    <a:pt x="5" y="10521"/>
                                  </a:lnTo>
                                  <a:lnTo>
                                    <a:pt x="1" y="10523"/>
                                  </a:lnTo>
                                  <a:lnTo>
                                    <a:pt x="1" y="10525"/>
                                  </a:lnTo>
                                  <a:lnTo>
                                    <a:pt x="1" y="10692"/>
                                  </a:lnTo>
                                  <a:lnTo>
                                    <a:pt x="1" y="10694"/>
                                  </a:lnTo>
                                  <a:lnTo>
                                    <a:pt x="3" y="10696"/>
                                  </a:lnTo>
                                  <a:lnTo>
                                    <a:pt x="1" y="10696"/>
                                  </a:lnTo>
                                  <a:lnTo>
                                    <a:pt x="1" y="10698"/>
                                  </a:lnTo>
                                  <a:lnTo>
                                    <a:pt x="1" y="10867"/>
                                  </a:lnTo>
                                  <a:lnTo>
                                    <a:pt x="1" y="10869"/>
                                  </a:lnTo>
                                  <a:lnTo>
                                    <a:pt x="5" y="10871"/>
                                  </a:lnTo>
                                  <a:lnTo>
                                    <a:pt x="8" y="10871"/>
                                  </a:lnTo>
                                  <a:lnTo>
                                    <a:pt x="12" y="10871"/>
                                  </a:lnTo>
                                  <a:lnTo>
                                    <a:pt x="15" y="10871"/>
                                  </a:lnTo>
                                  <a:lnTo>
                                    <a:pt x="19" y="10871"/>
                                  </a:lnTo>
                                  <a:lnTo>
                                    <a:pt x="22" y="10869"/>
                                  </a:lnTo>
                                  <a:lnTo>
                                    <a:pt x="24" y="10867"/>
                                  </a:lnTo>
                                  <a:lnTo>
                                    <a:pt x="24" y="10698"/>
                                  </a:lnTo>
                                  <a:lnTo>
                                    <a:pt x="22" y="10696"/>
                                  </a:lnTo>
                                  <a:lnTo>
                                    <a:pt x="20" y="10696"/>
                                  </a:lnTo>
                                  <a:lnTo>
                                    <a:pt x="22" y="10694"/>
                                  </a:lnTo>
                                  <a:lnTo>
                                    <a:pt x="24" y="10692"/>
                                  </a:lnTo>
                                  <a:lnTo>
                                    <a:pt x="24" y="10525"/>
                                  </a:lnTo>
                                  <a:moveTo>
                                    <a:pt x="24" y="10174"/>
                                  </a:moveTo>
                                  <a:lnTo>
                                    <a:pt x="22" y="10172"/>
                                  </a:lnTo>
                                  <a:lnTo>
                                    <a:pt x="19" y="10170"/>
                                  </a:lnTo>
                                  <a:lnTo>
                                    <a:pt x="15" y="10169"/>
                                  </a:lnTo>
                                  <a:lnTo>
                                    <a:pt x="8" y="10169"/>
                                  </a:lnTo>
                                  <a:lnTo>
                                    <a:pt x="5" y="10170"/>
                                  </a:lnTo>
                                  <a:lnTo>
                                    <a:pt x="1" y="10172"/>
                                  </a:lnTo>
                                  <a:lnTo>
                                    <a:pt x="1" y="10174"/>
                                  </a:lnTo>
                                  <a:lnTo>
                                    <a:pt x="1" y="10343"/>
                                  </a:lnTo>
                                  <a:lnTo>
                                    <a:pt x="1" y="10343"/>
                                  </a:lnTo>
                                  <a:lnTo>
                                    <a:pt x="3" y="10345"/>
                                  </a:lnTo>
                                  <a:lnTo>
                                    <a:pt x="1" y="10345"/>
                                  </a:lnTo>
                                  <a:lnTo>
                                    <a:pt x="1" y="10347"/>
                                  </a:lnTo>
                                  <a:lnTo>
                                    <a:pt x="1" y="10516"/>
                                  </a:lnTo>
                                  <a:lnTo>
                                    <a:pt x="1" y="10518"/>
                                  </a:lnTo>
                                  <a:lnTo>
                                    <a:pt x="5" y="10520"/>
                                  </a:lnTo>
                                  <a:lnTo>
                                    <a:pt x="8" y="10520"/>
                                  </a:lnTo>
                                  <a:lnTo>
                                    <a:pt x="12" y="10520"/>
                                  </a:lnTo>
                                  <a:lnTo>
                                    <a:pt x="15" y="10520"/>
                                  </a:lnTo>
                                  <a:lnTo>
                                    <a:pt x="19" y="10520"/>
                                  </a:lnTo>
                                  <a:lnTo>
                                    <a:pt x="22" y="10518"/>
                                  </a:lnTo>
                                  <a:lnTo>
                                    <a:pt x="24" y="10516"/>
                                  </a:lnTo>
                                  <a:lnTo>
                                    <a:pt x="24" y="10347"/>
                                  </a:lnTo>
                                  <a:lnTo>
                                    <a:pt x="22" y="10345"/>
                                  </a:lnTo>
                                  <a:lnTo>
                                    <a:pt x="20" y="10345"/>
                                  </a:lnTo>
                                  <a:lnTo>
                                    <a:pt x="22" y="10343"/>
                                  </a:lnTo>
                                  <a:lnTo>
                                    <a:pt x="24" y="10343"/>
                                  </a:lnTo>
                                  <a:lnTo>
                                    <a:pt x="24" y="10174"/>
                                  </a:lnTo>
                                  <a:moveTo>
                                    <a:pt x="24" y="9823"/>
                                  </a:moveTo>
                                  <a:lnTo>
                                    <a:pt x="22" y="9821"/>
                                  </a:lnTo>
                                  <a:lnTo>
                                    <a:pt x="19" y="9819"/>
                                  </a:lnTo>
                                  <a:lnTo>
                                    <a:pt x="15" y="9819"/>
                                  </a:lnTo>
                                  <a:lnTo>
                                    <a:pt x="8" y="9819"/>
                                  </a:lnTo>
                                  <a:lnTo>
                                    <a:pt x="5" y="9819"/>
                                  </a:lnTo>
                                  <a:lnTo>
                                    <a:pt x="1" y="9821"/>
                                  </a:lnTo>
                                  <a:lnTo>
                                    <a:pt x="1" y="9823"/>
                                  </a:lnTo>
                                  <a:lnTo>
                                    <a:pt x="1" y="9992"/>
                                  </a:lnTo>
                                  <a:lnTo>
                                    <a:pt x="1" y="9994"/>
                                  </a:lnTo>
                                  <a:lnTo>
                                    <a:pt x="3" y="9994"/>
                                  </a:lnTo>
                                  <a:lnTo>
                                    <a:pt x="1" y="9996"/>
                                  </a:lnTo>
                                  <a:lnTo>
                                    <a:pt x="1" y="9996"/>
                                  </a:lnTo>
                                  <a:lnTo>
                                    <a:pt x="1" y="10165"/>
                                  </a:lnTo>
                                  <a:lnTo>
                                    <a:pt x="1" y="10167"/>
                                  </a:lnTo>
                                  <a:lnTo>
                                    <a:pt x="5" y="10169"/>
                                  </a:lnTo>
                                  <a:lnTo>
                                    <a:pt x="8" y="10169"/>
                                  </a:lnTo>
                                  <a:lnTo>
                                    <a:pt x="12" y="10169"/>
                                  </a:lnTo>
                                  <a:lnTo>
                                    <a:pt x="15" y="10169"/>
                                  </a:lnTo>
                                  <a:lnTo>
                                    <a:pt x="19" y="10169"/>
                                  </a:lnTo>
                                  <a:lnTo>
                                    <a:pt x="22" y="10167"/>
                                  </a:lnTo>
                                  <a:lnTo>
                                    <a:pt x="24" y="10165"/>
                                  </a:lnTo>
                                  <a:lnTo>
                                    <a:pt x="24" y="9996"/>
                                  </a:lnTo>
                                  <a:lnTo>
                                    <a:pt x="22" y="9996"/>
                                  </a:lnTo>
                                  <a:lnTo>
                                    <a:pt x="20" y="9994"/>
                                  </a:lnTo>
                                  <a:lnTo>
                                    <a:pt x="22" y="9994"/>
                                  </a:lnTo>
                                  <a:lnTo>
                                    <a:pt x="24" y="9992"/>
                                  </a:lnTo>
                                  <a:lnTo>
                                    <a:pt x="24" y="9823"/>
                                  </a:lnTo>
                                  <a:moveTo>
                                    <a:pt x="24" y="9472"/>
                                  </a:moveTo>
                                  <a:lnTo>
                                    <a:pt x="22" y="9470"/>
                                  </a:lnTo>
                                  <a:lnTo>
                                    <a:pt x="19" y="9468"/>
                                  </a:lnTo>
                                  <a:lnTo>
                                    <a:pt x="15" y="9468"/>
                                  </a:lnTo>
                                  <a:lnTo>
                                    <a:pt x="8" y="9468"/>
                                  </a:lnTo>
                                  <a:lnTo>
                                    <a:pt x="5" y="9468"/>
                                  </a:lnTo>
                                  <a:lnTo>
                                    <a:pt x="1" y="9470"/>
                                  </a:lnTo>
                                  <a:lnTo>
                                    <a:pt x="1" y="9472"/>
                                  </a:lnTo>
                                  <a:lnTo>
                                    <a:pt x="1" y="9641"/>
                                  </a:lnTo>
                                  <a:lnTo>
                                    <a:pt x="1" y="9643"/>
                                  </a:lnTo>
                                  <a:lnTo>
                                    <a:pt x="3" y="9643"/>
                                  </a:lnTo>
                                  <a:lnTo>
                                    <a:pt x="1" y="9645"/>
                                  </a:lnTo>
                                  <a:lnTo>
                                    <a:pt x="1" y="9646"/>
                                  </a:lnTo>
                                  <a:lnTo>
                                    <a:pt x="1" y="9814"/>
                                  </a:lnTo>
                                  <a:lnTo>
                                    <a:pt x="1" y="9816"/>
                                  </a:lnTo>
                                  <a:lnTo>
                                    <a:pt x="5" y="9818"/>
                                  </a:lnTo>
                                  <a:lnTo>
                                    <a:pt x="8" y="9819"/>
                                  </a:lnTo>
                                  <a:lnTo>
                                    <a:pt x="12" y="9819"/>
                                  </a:lnTo>
                                  <a:lnTo>
                                    <a:pt x="15" y="9819"/>
                                  </a:lnTo>
                                  <a:lnTo>
                                    <a:pt x="19" y="9818"/>
                                  </a:lnTo>
                                  <a:lnTo>
                                    <a:pt x="22" y="9816"/>
                                  </a:lnTo>
                                  <a:lnTo>
                                    <a:pt x="24" y="9814"/>
                                  </a:lnTo>
                                  <a:lnTo>
                                    <a:pt x="24" y="9646"/>
                                  </a:lnTo>
                                  <a:lnTo>
                                    <a:pt x="22" y="9645"/>
                                  </a:lnTo>
                                  <a:lnTo>
                                    <a:pt x="20" y="9643"/>
                                  </a:lnTo>
                                  <a:lnTo>
                                    <a:pt x="22" y="9643"/>
                                  </a:lnTo>
                                  <a:lnTo>
                                    <a:pt x="24" y="9641"/>
                                  </a:lnTo>
                                  <a:lnTo>
                                    <a:pt x="24" y="9472"/>
                                  </a:lnTo>
                                  <a:moveTo>
                                    <a:pt x="24" y="9121"/>
                                  </a:moveTo>
                                  <a:lnTo>
                                    <a:pt x="22" y="9119"/>
                                  </a:lnTo>
                                  <a:lnTo>
                                    <a:pt x="19" y="9117"/>
                                  </a:lnTo>
                                  <a:lnTo>
                                    <a:pt x="15" y="9117"/>
                                  </a:lnTo>
                                  <a:lnTo>
                                    <a:pt x="8" y="9117"/>
                                  </a:lnTo>
                                  <a:lnTo>
                                    <a:pt x="5" y="9117"/>
                                  </a:lnTo>
                                  <a:lnTo>
                                    <a:pt x="1" y="9119"/>
                                  </a:lnTo>
                                  <a:lnTo>
                                    <a:pt x="1" y="9121"/>
                                  </a:lnTo>
                                  <a:lnTo>
                                    <a:pt x="1" y="9290"/>
                                  </a:lnTo>
                                  <a:lnTo>
                                    <a:pt x="1" y="9292"/>
                                  </a:lnTo>
                                  <a:lnTo>
                                    <a:pt x="3" y="9292"/>
                                  </a:lnTo>
                                  <a:lnTo>
                                    <a:pt x="1" y="9294"/>
                                  </a:lnTo>
                                  <a:lnTo>
                                    <a:pt x="1" y="9295"/>
                                  </a:lnTo>
                                  <a:lnTo>
                                    <a:pt x="1" y="9465"/>
                                  </a:lnTo>
                                  <a:lnTo>
                                    <a:pt x="1" y="9465"/>
                                  </a:lnTo>
                                  <a:lnTo>
                                    <a:pt x="5" y="9467"/>
                                  </a:lnTo>
                                  <a:lnTo>
                                    <a:pt x="8" y="9468"/>
                                  </a:lnTo>
                                  <a:lnTo>
                                    <a:pt x="12" y="9468"/>
                                  </a:lnTo>
                                  <a:lnTo>
                                    <a:pt x="15" y="9468"/>
                                  </a:lnTo>
                                  <a:lnTo>
                                    <a:pt x="19" y="9467"/>
                                  </a:lnTo>
                                  <a:lnTo>
                                    <a:pt x="22" y="9465"/>
                                  </a:lnTo>
                                  <a:lnTo>
                                    <a:pt x="24" y="9465"/>
                                  </a:lnTo>
                                  <a:lnTo>
                                    <a:pt x="24" y="9295"/>
                                  </a:lnTo>
                                  <a:lnTo>
                                    <a:pt x="22" y="9294"/>
                                  </a:lnTo>
                                  <a:lnTo>
                                    <a:pt x="20" y="9292"/>
                                  </a:lnTo>
                                  <a:lnTo>
                                    <a:pt x="22" y="9292"/>
                                  </a:lnTo>
                                  <a:lnTo>
                                    <a:pt x="24" y="9290"/>
                                  </a:lnTo>
                                  <a:lnTo>
                                    <a:pt x="24" y="9121"/>
                                  </a:lnTo>
                                  <a:moveTo>
                                    <a:pt x="24" y="8770"/>
                                  </a:moveTo>
                                  <a:lnTo>
                                    <a:pt x="22" y="8770"/>
                                  </a:lnTo>
                                  <a:lnTo>
                                    <a:pt x="19" y="8766"/>
                                  </a:lnTo>
                                  <a:lnTo>
                                    <a:pt x="15" y="8766"/>
                                  </a:lnTo>
                                  <a:lnTo>
                                    <a:pt x="8" y="8766"/>
                                  </a:lnTo>
                                  <a:lnTo>
                                    <a:pt x="5" y="8766"/>
                                  </a:lnTo>
                                  <a:lnTo>
                                    <a:pt x="1" y="8770"/>
                                  </a:lnTo>
                                  <a:lnTo>
                                    <a:pt x="1" y="8770"/>
                                  </a:lnTo>
                                  <a:lnTo>
                                    <a:pt x="1" y="8939"/>
                                  </a:lnTo>
                                  <a:lnTo>
                                    <a:pt x="1" y="8941"/>
                                  </a:lnTo>
                                  <a:lnTo>
                                    <a:pt x="3" y="8943"/>
                                  </a:lnTo>
                                  <a:lnTo>
                                    <a:pt x="1" y="8943"/>
                                  </a:lnTo>
                                  <a:lnTo>
                                    <a:pt x="1" y="8944"/>
                                  </a:lnTo>
                                  <a:lnTo>
                                    <a:pt x="1" y="9114"/>
                                  </a:lnTo>
                                  <a:lnTo>
                                    <a:pt x="1" y="9116"/>
                                  </a:lnTo>
                                  <a:lnTo>
                                    <a:pt x="5" y="9117"/>
                                  </a:lnTo>
                                  <a:lnTo>
                                    <a:pt x="8" y="9117"/>
                                  </a:lnTo>
                                  <a:lnTo>
                                    <a:pt x="12" y="9117"/>
                                  </a:lnTo>
                                  <a:lnTo>
                                    <a:pt x="15" y="9117"/>
                                  </a:lnTo>
                                  <a:lnTo>
                                    <a:pt x="19" y="9117"/>
                                  </a:lnTo>
                                  <a:lnTo>
                                    <a:pt x="22" y="9116"/>
                                  </a:lnTo>
                                  <a:lnTo>
                                    <a:pt x="24" y="9114"/>
                                  </a:lnTo>
                                  <a:lnTo>
                                    <a:pt x="24" y="8944"/>
                                  </a:lnTo>
                                  <a:lnTo>
                                    <a:pt x="22" y="8943"/>
                                  </a:lnTo>
                                  <a:lnTo>
                                    <a:pt x="20" y="8943"/>
                                  </a:lnTo>
                                  <a:lnTo>
                                    <a:pt x="22" y="8941"/>
                                  </a:lnTo>
                                  <a:lnTo>
                                    <a:pt x="24" y="8939"/>
                                  </a:lnTo>
                                  <a:lnTo>
                                    <a:pt x="24" y="8770"/>
                                  </a:lnTo>
                                  <a:moveTo>
                                    <a:pt x="24" y="8421"/>
                                  </a:moveTo>
                                  <a:lnTo>
                                    <a:pt x="22" y="8419"/>
                                  </a:lnTo>
                                  <a:lnTo>
                                    <a:pt x="19" y="8417"/>
                                  </a:lnTo>
                                  <a:lnTo>
                                    <a:pt x="15" y="8415"/>
                                  </a:lnTo>
                                  <a:lnTo>
                                    <a:pt x="8" y="8415"/>
                                  </a:lnTo>
                                  <a:lnTo>
                                    <a:pt x="5" y="8417"/>
                                  </a:lnTo>
                                  <a:lnTo>
                                    <a:pt x="1" y="8419"/>
                                  </a:lnTo>
                                  <a:lnTo>
                                    <a:pt x="1" y="8421"/>
                                  </a:lnTo>
                                  <a:lnTo>
                                    <a:pt x="1" y="8590"/>
                                  </a:lnTo>
                                  <a:lnTo>
                                    <a:pt x="1" y="8590"/>
                                  </a:lnTo>
                                  <a:lnTo>
                                    <a:pt x="3" y="8592"/>
                                  </a:lnTo>
                                  <a:lnTo>
                                    <a:pt x="1" y="8592"/>
                                  </a:lnTo>
                                  <a:lnTo>
                                    <a:pt x="1" y="8593"/>
                                  </a:lnTo>
                                  <a:lnTo>
                                    <a:pt x="1" y="8763"/>
                                  </a:lnTo>
                                  <a:lnTo>
                                    <a:pt x="1" y="8765"/>
                                  </a:lnTo>
                                  <a:lnTo>
                                    <a:pt x="5" y="8766"/>
                                  </a:lnTo>
                                  <a:lnTo>
                                    <a:pt x="8" y="8766"/>
                                  </a:lnTo>
                                  <a:lnTo>
                                    <a:pt x="12" y="8766"/>
                                  </a:lnTo>
                                  <a:lnTo>
                                    <a:pt x="15" y="8766"/>
                                  </a:lnTo>
                                  <a:lnTo>
                                    <a:pt x="19" y="8766"/>
                                  </a:lnTo>
                                  <a:lnTo>
                                    <a:pt x="22" y="8765"/>
                                  </a:lnTo>
                                  <a:lnTo>
                                    <a:pt x="24" y="8763"/>
                                  </a:lnTo>
                                  <a:lnTo>
                                    <a:pt x="24" y="8593"/>
                                  </a:lnTo>
                                  <a:lnTo>
                                    <a:pt x="22" y="8592"/>
                                  </a:lnTo>
                                  <a:lnTo>
                                    <a:pt x="20" y="8592"/>
                                  </a:lnTo>
                                  <a:lnTo>
                                    <a:pt x="22" y="8590"/>
                                  </a:lnTo>
                                  <a:lnTo>
                                    <a:pt x="24" y="8588"/>
                                  </a:lnTo>
                                  <a:lnTo>
                                    <a:pt x="24" y="8421"/>
                                  </a:lnTo>
                                  <a:moveTo>
                                    <a:pt x="24" y="8070"/>
                                  </a:moveTo>
                                  <a:lnTo>
                                    <a:pt x="22" y="8068"/>
                                  </a:lnTo>
                                  <a:lnTo>
                                    <a:pt x="19" y="8066"/>
                                  </a:lnTo>
                                  <a:lnTo>
                                    <a:pt x="15" y="8066"/>
                                  </a:lnTo>
                                  <a:lnTo>
                                    <a:pt x="8" y="8066"/>
                                  </a:lnTo>
                                  <a:lnTo>
                                    <a:pt x="5" y="8066"/>
                                  </a:lnTo>
                                  <a:lnTo>
                                    <a:pt x="1" y="8068"/>
                                  </a:lnTo>
                                  <a:lnTo>
                                    <a:pt x="1" y="8070"/>
                                  </a:lnTo>
                                  <a:lnTo>
                                    <a:pt x="1" y="8239"/>
                                  </a:lnTo>
                                  <a:lnTo>
                                    <a:pt x="1" y="8241"/>
                                  </a:lnTo>
                                  <a:lnTo>
                                    <a:pt x="3" y="8241"/>
                                  </a:lnTo>
                                  <a:lnTo>
                                    <a:pt x="1" y="8241"/>
                                  </a:lnTo>
                                  <a:lnTo>
                                    <a:pt x="1" y="8242"/>
                                  </a:lnTo>
                                  <a:lnTo>
                                    <a:pt x="1" y="8412"/>
                                  </a:lnTo>
                                  <a:lnTo>
                                    <a:pt x="1" y="8414"/>
                                  </a:lnTo>
                                  <a:lnTo>
                                    <a:pt x="5" y="8415"/>
                                  </a:lnTo>
                                  <a:lnTo>
                                    <a:pt x="8" y="8415"/>
                                  </a:lnTo>
                                  <a:lnTo>
                                    <a:pt x="12" y="8415"/>
                                  </a:lnTo>
                                  <a:lnTo>
                                    <a:pt x="15" y="8415"/>
                                  </a:lnTo>
                                  <a:lnTo>
                                    <a:pt x="19" y="8415"/>
                                  </a:lnTo>
                                  <a:lnTo>
                                    <a:pt x="22" y="8414"/>
                                  </a:lnTo>
                                  <a:lnTo>
                                    <a:pt x="24" y="8412"/>
                                  </a:lnTo>
                                  <a:lnTo>
                                    <a:pt x="24" y="8242"/>
                                  </a:lnTo>
                                  <a:lnTo>
                                    <a:pt x="22" y="8241"/>
                                  </a:lnTo>
                                  <a:lnTo>
                                    <a:pt x="20" y="8241"/>
                                  </a:lnTo>
                                  <a:lnTo>
                                    <a:pt x="22" y="8239"/>
                                  </a:lnTo>
                                  <a:lnTo>
                                    <a:pt x="24" y="8239"/>
                                  </a:lnTo>
                                  <a:lnTo>
                                    <a:pt x="24" y="8070"/>
                                  </a:lnTo>
                                  <a:moveTo>
                                    <a:pt x="24" y="7719"/>
                                  </a:moveTo>
                                  <a:lnTo>
                                    <a:pt x="22" y="7717"/>
                                  </a:lnTo>
                                  <a:lnTo>
                                    <a:pt x="19" y="7715"/>
                                  </a:lnTo>
                                  <a:lnTo>
                                    <a:pt x="15" y="7715"/>
                                  </a:lnTo>
                                  <a:lnTo>
                                    <a:pt x="8" y="7715"/>
                                  </a:lnTo>
                                  <a:lnTo>
                                    <a:pt x="5" y="7715"/>
                                  </a:lnTo>
                                  <a:lnTo>
                                    <a:pt x="1" y="7717"/>
                                  </a:lnTo>
                                  <a:lnTo>
                                    <a:pt x="1" y="7719"/>
                                  </a:lnTo>
                                  <a:lnTo>
                                    <a:pt x="1" y="7888"/>
                                  </a:lnTo>
                                  <a:lnTo>
                                    <a:pt x="1" y="7890"/>
                                  </a:lnTo>
                                  <a:lnTo>
                                    <a:pt x="3" y="7890"/>
                                  </a:lnTo>
                                  <a:lnTo>
                                    <a:pt x="1" y="7891"/>
                                  </a:lnTo>
                                  <a:lnTo>
                                    <a:pt x="1" y="7891"/>
                                  </a:lnTo>
                                  <a:lnTo>
                                    <a:pt x="1" y="8061"/>
                                  </a:lnTo>
                                  <a:lnTo>
                                    <a:pt x="1" y="8063"/>
                                  </a:lnTo>
                                  <a:lnTo>
                                    <a:pt x="5" y="8064"/>
                                  </a:lnTo>
                                  <a:lnTo>
                                    <a:pt x="8" y="8064"/>
                                  </a:lnTo>
                                  <a:lnTo>
                                    <a:pt x="12" y="8064"/>
                                  </a:lnTo>
                                  <a:lnTo>
                                    <a:pt x="15" y="8064"/>
                                  </a:lnTo>
                                  <a:lnTo>
                                    <a:pt x="19" y="8064"/>
                                  </a:lnTo>
                                  <a:lnTo>
                                    <a:pt x="22" y="8063"/>
                                  </a:lnTo>
                                  <a:lnTo>
                                    <a:pt x="24" y="8061"/>
                                  </a:lnTo>
                                  <a:lnTo>
                                    <a:pt x="24" y="7891"/>
                                  </a:lnTo>
                                  <a:lnTo>
                                    <a:pt x="22" y="7891"/>
                                  </a:lnTo>
                                  <a:lnTo>
                                    <a:pt x="20" y="7890"/>
                                  </a:lnTo>
                                  <a:lnTo>
                                    <a:pt x="22" y="7890"/>
                                  </a:lnTo>
                                  <a:lnTo>
                                    <a:pt x="24" y="7888"/>
                                  </a:lnTo>
                                  <a:lnTo>
                                    <a:pt x="24" y="7719"/>
                                  </a:lnTo>
                                  <a:moveTo>
                                    <a:pt x="24" y="7368"/>
                                  </a:moveTo>
                                  <a:lnTo>
                                    <a:pt x="22" y="7366"/>
                                  </a:lnTo>
                                  <a:lnTo>
                                    <a:pt x="19" y="7364"/>
                                  </a:lnTo>
                                  <a:lnTo>
                                    <a:pt x="15" y="7364"/>
                                  </a:lnTo>
                                  <a:lnTo>
                                    <a:pt x="8" y="7364"/>
                                  </a:lnTo>
                                  <a:lnTo>
                                    <a:pt x="5" y="7364"/>
                                  </a:lnTo>
                                  <a:lnTo>
                                    <a:pt x="1" y="7366"/>
                                  </a:lnTo>
                                  <a:lnTo>
                                    <a:pt x="1" y="7368"/>
                                  </a:lnTo>
                                  <a:lnTo>
                                    <a:pt x="1" y="7537"/>
                                  </a:lnTo>
                                  <a:lnTo>
                                    <a:pt x="1" y="7539"/>
                                  </a:lnTo>
                                  <a:lnTo>
                                    <a:pt x="3" y="7539"/>
                                  </a:lnTo>
                                  <a:lnTo>
                                    <a:pt x="1" y="7540"/>
                                  </a:lnTo>
                                  <a:lnTo>
                                    <a:pt x="1" y="7542"/>
                                  </a:lnTo>
                                  <a:lnTo>
                                    <a:pt x="1" y="7710"/>
                                  </a:lnTo>
                                  <a:lnTo>
                                    <a:pt x="1" y="7712"/>
                                  </a:lnTo>
                                  <a:lnTo>
                                    <a:pt x="5" y="7713"/>
                                  </a:lnTo>
                                  <a:lnTo>
                                    <a:pt x="8" y="7715"/>
                                  </a:lnTo>
                                  <a:lnTo>
                                    <a:pt x="12" y="7715"/>
                                  </a:lnTo>
                                  <a:lnTo>
                                    <a:pt x="15" y="7715"/>
                                  </a:lnTo>
                                  <a:lnTo>
                                    <a:pt x="19" y="7713"/>
                                  </a:lnTo>
                                  <a:lnTo>
                                    <a:pt x="22" y="7712"/>
                                  </a:lnTo>
                                  <a:lnTo>
                                    <a:pt x="24" y="7710"/>
                                  </a:lnTo>
                                  <a:lnTo>
                                    <a:pt x="24" y="7542"/>
                                  </a:lnTo>
                                  <a:lnTo>
                                    <a:pt x="22" y="7540"/>
                                  </a:lnTo>
                                  <a:lnTo>
                                    <a:pt x="20" y="7539"/>
                                  </a:lnTo>
                                  <a:lnTo>
                                    <a:pt x="22" y="7539"/>
                                  </a:lnTo>
                                  <a:lnTo>
                                    <a:pt x="24" y="7537"/>
                                  </a:lnTo>
                                  <a:lnTo>
                                    <a:pt x="24" y="7368"/>
                                  </a:lnTo>
                                  <a:moveTo>
                                    <a:pt x="24" y="7017"/>
                                  </a:moveTo>
                                  <a:lnTo>
                                    <a:pt x="22" y="7017"/>
                                  </a:lnTo>
                                  <a:lnTo>
                                    <a:pt x="19" y="7013"/>
                                  </a:lnTo>
                                  <a:lnTo>
                                    <a:pt x="15" y="7013"/>
                                  </a:lnTo>
                                  <a:lnTo>
                                    <a:pt x="8" y="7013"/>
                                  </a:lnTo>
                                  <a:lnTo>
                                    <a:pt x="5" y="7013"/>
                                  </a:lnTo>
                                  <a:lnTo>
                                    <a:pt x="1" y="7017"/>
                                  </a:lnTo>
                                  <a:lnTo>
                                    <a:pt x="1" y="7017"/>
                                  </a:lnTo>
                                  <a:lnTo>
                                    <a:pt x="1" y="7186"/>
                                  </a:lnTo>
                                  <a:lnTo>
                                    <a:pt x="1" y="7188"/>
                                  </a:lnTo>
                                  <a:lnTo>
                                    <a:pt x="3" y="7188"/>
                                  </a:lnTo>
                                  <a:lnTo>
                                    <a:pt x="1" y="7189"/>
                                  </a:lnTo>
                                  <a:lnTo>
                                    <a:pt x="1" y="7191"/>
                                  </a:lnTo>
                                  <a:lnTo>
                                    <a:pt x="1" y="7361"/>
                                  </a:lnTo>
                                  <a:lnTo>
                                    <a:pt x="1" y="7361"/>
                                  </a:lnTo>
                                  <a:lnTo>
                                    <a:pt x="5" y="7362"/>
                                  </a:lnTo>
                                  <a:lnTo>
                                    <a:pt x="8" y="7364"/>
                                  </a:lnTo>
                                  <a:lnTo>
                                    <a:pt x="12" y="7364"/>
                                  </a:lnTo>
                                  <a:lnTo>
                                    <a:pt x="15" y="7364"/>
                                  </a:lnTo>
                                  <a:lnTo>
                                    <a:pt x="19" y="7362"/>
                                  </a:lnTo>
                                  <a:lnTo>
                                    <a:pt x="22" y="7361"/>
                                  </a:lnTo>
                                  <a:lnTo>
                                    <a:pt x="24" y="7361"/>
                                  </a:lnTo>
                                  <a:lnTo>
                                    <a:pt x="24" y="7191"/>
                                  </a:lnTo>
                                  <a:lnTo>
                                    <a:pt x="22" y="7189"/>
                                  </a:lnTo>
                                  <a:lnTo>
                                    <a:pt x="20" y="7188"/>
                                  </a:lnTo>
                                  <a:lnTo>
                                    <a:pt x="22" y="7188"/>
                                  </a:lnTo>
                                  <a:lnTo>
                                    <a:pt x="24" y="7186"/>
                                  </a:lnTo>
                                  <a:lnTo>
                                    <a:pt x="24" y="7017"/>
                                  </a:lnTo>
                                  <a:moveTo>
                                    <a:pt x="24" y="6667"/>
                                  </a:moveTo>
                                  <a:lnTo>
                                    <a:pt x="22" y="6666"/>
                                  </a:lnTo>
                                  <a:lnTo>
                                    <a:pt x="19" y="6664"/>
                                  </a:lnTo>
                                  <a:lnTo>
                                    <a:pt x="15" y="6662"/>
                                  </a:lnTo>
                                  <a:lnTo>
                                    <a:pt x="8" y="6662"/>
                                  </a:lnTo>
                                  <a:lnTo>
                                    <a:pt x="5" y="6664"/>
                                  </a:lnTo>
                                  <a:lnTo>
                                    <a:pt x="1" y="6666"/>
                                  </a:lnTo>
                                  <a:lnTo>
                                    <a:pt x="1" y="6667"/>
                                  </a:lnTo>
                                  <a:lnTo>
                                    <a:pt x="1" y="6835"/>
                                  </a:lnTo>
                                  <a:lnTo>
                                    <a:pt x="1" y="6837"/>
                                  </a:lnTo>
                                  <a:lnTo>
                                    <a:pt x="3" y="6838"/>
                                  </a:lnTo>
                                  <a:lnTo>
                                    <a:pt x="1" y="6838"/>
                                  </a:lnTo>
                                  <a:lnTo>
                                    <a:pt x="1" y="6840"/>
                                  </a:lnTo>
                                  <a:lnTo>
                                    <a:pt x="1" y="7010"/>
                                  </a:lnTo>
                                  <a:lnTo>
                                    <a:pt x="1" y="7011"/>
                                  </a:lnTo>
                                  <a:lnTo>
                                    <a:pt x="5" y="7013"/>
                                  </a:lnTo>
                                  <a:lnTo>
                                    <a:pt x="8" y="7013"/>
                                  </a:lnTo>
                                  <a:lnTo>
                                    <a:pt x="12" y="7013"/>
                                  </a:lnTo>
                                  <a:lnTo>
                                    <a:pt x="15" y="7013"/>
                                  </a:lnTo>
                                  <a:lnTo>
                                    <a:pt x="19" y="7013"/>
                                  </a:lnTo>
                                  <a:lnTo>
                                    <a:pt x="22" y="7011"/>
                                  </a:lnTo>
                                  <a:lnTo>
                                    <a:pt x="24" y="7010"/>
                                  </a:lnTo>
                                  <a:lnTo>
                                    <a:pt x="24" y="6840"/>
                                  </a:lnTo>
                                  <a:lnTo>
                                    <a:pt x="22" y="6838"/>
                                  </a:lnTo>
                                  <a:lnTo>
                                    <a:pt x="20" y="6838"/>
                                  </a:lnTo>
                                  <a:lnTo>
                                    <a:pt x="22" y="6837"/>
                                  </a:lnTo>
                                  <a:lnTo>
                                    <a:pt x="24" y="6835"/>
                                  </a:lnTo>
                                  <a:lnTo>
                                    <a:pt x="24" y="6667"/>
                                  </a:lnTo>
                                  <a:moveTo>
                                    <a:pt x="24" y="6316"/>
                                  </a:moveTo>
                                  <a:lnTo>
                                    <a:pt x="22" y="6315"/>
                                  </a:lnTo>
                                  <a:lnTo>
                                    <a:pt x="19" y="6313"/>
                                  </a:lnTo>
                                  <a:lnTo>
                                    <a:pt x="15" y="6311"/>
                                  </a:lnTo>
                                  <a:lnTo>
                                    <a:pt x="8" y="6311"/>
                                  </a:lnTo>
                                  <a:lnTo>
                                    <a:pt x="5" y="6313"/>
                                  </a:lnTo>
                                  <a:lnTo>
                                    <a:pt x="1" y="6315"/>
                                  </a:lnTo>
                                  <a:lnTo>
                                    <a:pt x="1" y="6316"/>
                                  </a:lnTo>
                                  <a:lnTo>
                                    <a:pt x="1" y="6486"/>
                                  </a:lnTo>
                                  <a:lnTo>
                                    <a:pt x="1" y="6486"/>
                                  </a:lnTo>
                                  <a:lnTo>
                                    <a:pt x="3" y="6487"/>
                                  </a:lnTo>
                                  <a:lnTo>
                                    <a:pt x="1" y="6487"/>
                                  </a:lnTo>
                                  <a:lnTo>
                                    <a:pt x="1" y="6489"/>
                                  </a:lnTo>
                                  <a:lnTo>
                                    <a:pt x="1" y="6659"/>
                                  </a:lnTo>
                                  <a:lnTo>
                                    <a:pt x="1" y="6660"/>
                                  </a:lnTo>
                                  <a:lnTo>
                                    <a:pt x="5" y="6662"/>
                                  </a:lnTo>
                                  <a:lnTo>
                                    <a:pt x="8" y="6662"/>
                                  </a:lnTo>
                                  <a:lnTo>
                                    <a:pt x="12" y="6662"/>
                                  </a:lnTo>
                                  <a:lnTo>
                                    <a:pt x="15" y="6662"/>
                                  </a:lnTo>
                                  <a:lnTo>
                                    <a:pt x="19" y="6662"/>
                                  </a:lnTo>
                                  <a:lnTo>
                                    <a:pt x="22" y="6660"/>
                                  </a:lnTo>
                                  <a:lnTo>
                                    <a:pt x="24" y="6659"/>
                                  </a:lnTo>
                                  <a:lnTo>
                                    <a:pt x="24" y="6489"/>
                                  </a:lnTo>
                                  <a:lnTo>
                                    <a:pt x="22" y="6487"/>
                                  </a:lnTo>
                                  <a:lnTo>
                                    <a:pt x="20" y="6487"/>
                                  </a:lnTo>
                                  <a:lnTo>
                                    <a:pt x="22" y="6486"/>
                                  </a:lnTo>
                                  <a:lnTo>
                                    <a:pt x="24" y="6486"/>
                                  </a:lnTo>
                                  <a:lnTo>
                                    <a:pt x="24" y="6316"/>
                                  </a:lnTo>
                                  <a:moveTo>
                                    <a:pt x="24" y="5965"/>
                                  </a:moveTo>
                                  <a:lnTo>
                                    <a:pt x="22" y="5964"/>
                                  </a:lnTo>
                                  <a:lnTo>
                                    <a:pt x="19" y="5962"/>
                                  </a:lnTo>
                                  <a:lnTo>
                                    <a:pt x="15" y="5962"/>
                                  </a:lnTo>
                                  <a:lnTo>
                                    <a:pt x="8" y="5962"/>
                                  </a:lnTo>
                                  <a:lnTo>
                                    <a:pt x="5" y="5962"/>
                                  </a:lnTo>
                                  <a:lnTo>
                                    <a:pt x="1" y="5964"/>
                                  </a:lnTo>
                                  <a:lnTo>
                                    <a:pt x="1" y="5965"/>
                                  </a:lnTo>
                                  <a:lnTo>
                                    <a:pt x="1" y="6135"/>
                                  </a:lnTo>
                                  <a:lnTo>
                                    <a:pt x="1" y="6136"/>
                                  </a:lnTo>
                                  <a:lnTo>
                                    <a:pt x="3" y="6136"/>
                                  </a:lnTo>
                                  <a:lnTo>
                                    <a:pt x="1" y="6138"/>
                                  </a:lnTo>
                                  <a:lnTo>
                                    <a:pt x="1" y="6138"/>
                                  </a:lnTo>
                                  <a:lnTo>
                                    <a:pt x="1" y="6308"/>
                                  </a:lnTo>
                                  <a:lnTo>
                                    <a:pt x="1" y="6309"/>
                                  </a:lnTo>
                                  <a:lnTo>
                                    <a:pt x="5" y="6311"/>
                                  </a:lnTo>
                                  <a:lnTo>
                                    <a:pt x="8" y="6311"/>
                                  </a:lnTo>
                                  <a:lnTo>
                                    <a:pt x="12" y="6311"/>
                                  </a:lnTo>
                                  <a:lnTo>
                                    <a:pt x="15" y="6311"/>
                                  </a:lnTo>
                                  <a:lnTo>
                                    <a:pt x="19" y="6311"/>
                                  </a:lnTo>
                                  <a:lnTo>
                                    <a:pt x="22" y="6309"/>
                                  </a:lnTo>
                                  <a:lnTo>
                                    <a:pt x="24" y="6308"/>
                                  </a:lnTo>
                                  <a:lnTo>
                                    <a:pt x="24" y="6138"/>
                                  </a:lnTo>
                                  <a:lnTo>
                                    <a:pt x="22" y="6138"/>
                                  </a:lnTo>
                                  <a:lnTo>
                                    <a:pt x="20" y="6136"/>
                                  </a:lnTo>
                                  <a:lnTo>
                                    <a:pt x="22" y="6136"/>
                                  </a:lnTo>
                                  <a:lnTo>
                                    <a:pt x="24" y="6135"/>
                                  </a:lnTo>
                                  <a:lnTo>
                                    <a:pt x="24" y="5965"/>
                                  </a:lnTo>
                                  <a:moveTo>
                                    <a:pt x="24" y="5614"/>
                                  </a:moveTo>
                                  <a:lnTo>
                                    <a:pt x="22" y="5613"/>
                                  </a:lnTo>
                                  <a:lnTo>
                                    <a:pt x="19" y="5611"/>
                                  </a:lnTo>
                                  <a:lnTo>
                                    <a:pt x="15" y="5611"/>
                                  </a:lnTo>
                                  <a:lnTo>
                                    <a:pt x="8" y="5611"/>
                                  </a:lnTo>
                                  <a:lnTo>
                                    <a:pt x="5" y="5611"/>
                                  </a:lnTo>
                                  <a:lnTo>
                                    <a:pt x="1" y="5613"/>
                                  </a:lnTo>
                                  <a:lnTo>
                                    <a:pt x="1" y="5614"/>
                                  </a:lnTo>
                                  <a:lnTo>
                                    <a:pt x="1" y="5784"/>
                                  </a:lnTo>
                                  <a:lnTo>
                                    <a:pt x="1" y="5785"/>
                                  </a:lnTo>
                                  <a:lnTo>
                                    <a:pt x="3" y="5785"/>
                                  </a:lnTo>
                                  <a:lnTo>
                                    <a:pt x="1" y="5787"/>
                                  </a:lnTo>
                                  <a:lnTo>
                                    <a:pt x="1" y="5789"/>
                                  </a:lnTo>
                                  <a:lnTo>
                                    <a:pt x="1" y="5957"/>
                                  </a:lnTo>
                                  <a:lnTo>
                                    <a:pt x="1" y="5958"/>
                                  </a:lnTo>
                                  <a:lnTo>
                                    <a:pt x="5" y="5960"/>
                                  </a:lnTo>
                                  <a:lnTo>
                                    <a:pt x="8" y="5960"/>
                                  </a:lnTo>
                                  <a:lnTo>
                                    <a:pt x="12" y="5960"/>
                                  </a:lnTo>
                                  <a:lnTo>
                                    <a:pt x="15" y="5960"/>
                                  </a:lnTo>
                                  <a:lnTo>
                                    <a:pt x="19" y="5960"/>
                                  </a:lnTo>
                                  <a:lnTo>
                                    <a:pt x="22" y="5958"/>
                                  </a:lnTo>
                                  <a:lnTo>
                                    <a:pt x="24" y="5957"/>
                                  </a:lnTo>
                                  <a:lnTo>
                                    <a:pt x="24" y="5789"/>
                                  </a:lnTo>
                                  <a:lnTo>
                                    <a:pt x="22" y="5787"/>
                                  </a:lnTo>
                                  <a:lnTo>
                                    <a:pt x="20" y="5785"/>
                                  </a:lnTo>
                                  <a:lnTo>
                                    <a:pt x="22" y="5785"/>
                                  </a:lnTo>
                                  <a:lnTo>
                                    <a:pt x="24" y="5784"/>
                                  </a:lnTo>
                                  <a:lnTo>
                                    <a:pt x="24" y="5614"/>
                                  </a:lnTo>
                                  <a:moveTo>
                                    <a:pt x="24" y="5263"/>
                                  </a:moveTo>
                                  <a:lnTo>
                                    <a:pt x="22" y="5262"/>
                                  </a:lnTo>
                                  <a:lnTo>
                                    <a:pt x="19" y="5260"/>
                                  </a:lnTo>
                                  <a:lnTo>
                                    <a:pt x="15" y="5260"/>
                                  </a:lnTo>
                                  <a:lnTo>
                                    <a:pt x="8" y="5260"/>
                                  </a:lnTo>
                                  <a:lnTo>
                                    <a:pt x="5" y="5260"/>
                                  </a:lnTo>
                                  <a:lnTo>
                                    <a:pt x="1" y="5262"/>
                                  </a:lnTo>
                                  <a:lnTo>
                                    <a:pt x="1" y="5263"/>
                                  </a:lnTo>
                                  <a:lnTo>
                                    <a:pt x="1" y="5433"/>
                                  </a:lnTo>
                                  <a:lnTo>
                                    <a:pt x="1" y="5434"/>
                                  </a:lnTo>
                                  <a:lnTo>
                                    <a:pt x="3" y="5434"/>
                                  </a:lnTo>
                                  <a:lnTo>
                                    <a:pt x="1" y="5436"/>
                                  </a:lnTo>
                                  <a:lnTo>
                                    <a:pt x="1" y="5438"/>
                                  </a:lnTo>
                                  <a:lnTo>
                                    <a:pt x="1" y="5607"/>
                                  </a:lnTo>
                                  <a:lnTo>
                                    <a:pt x="1" y="5607"/>
                                  </a:lnTo>
                                  <a:lnTo>
                                    <a:pt x="5" y="5609"/>
                                  </a:lnTo>
                                  <a:lnTo>
                                    <a:pt x="8" y="5611"/>
                                  </a:lnTo>
                                  <a:lnTo>
                                    <a:pt x="12" y="5611"/>
                                  </a:lnTo>
                                  <a:lnTo>
                                    <a:pt x="15" y="5611"/>
                                  </a:lnTo>
                                  <a:lnTo>
                                    <a:pt x="19" y="5609"/>
                                  </a:lnTo>
                                  <a:lnTo>
                                    <a:pt x="22" y="5607"/>
                                  </a:lnTo>
                                  <a:lnTo>
                                    <a:pt x="24" y="5607"/>
                                  </a:lnTo>
                                  <a:lnTo>
                                    <a:pt x="24" y="5438"/>
                                  </a:lnTo>
                                  <a:lnTo>
                                    <a:pt x="22" y="5436"/>
                                  </a:lnTo>
                                  <a:lnTo>
                                    <a:pt x="20" y="5434"/>
                                  </a:lnTo>
                                  <a:lnTo>
                                    <a:pt x="22" y="5434"/>
                                  </a:lnTo>
                                  <a:lnTo>
                                    <a:pt x="24" y="5433"/>
                                  </a:lnTo>
                                  <a:lnTo>
                                    <a:pt x="24" y="5263"/>
                                  </a:lnTo>
                                  <a:moveTo>
                                    <a:pt x="24" y="4912"/>
                                  </a:moveTo>
                                  <a:lnTo>
                                    <a:pt x="22" y="4912"/>
                                  </a:lnTo>
                                  <a:lnTo>
                                    <a:pt x="19" y="4909"/>
                                  </a:lnTo>
                                  <a:lnTo>
                                    <a:pt x="15" y="4909"/>
                                  </a:lnTo>
                                  <a:lnTo>
                                    <a:pt x="8" y="4909"/>
                                  </a:lnTo>
                                  <a:lnTo>
                                    <a:pt x="5" y="4909"/>
                                  </a:lnTo>
                                  <a:lnTo>
                                    <a:pt x="1" y="4912"/>
                                  </a:lnTo>
                                  <a:lnTo>
                                    <a:pt x="1" y="4912"/>
                                  </a:lnTo>
                                  <a:lnTo>
                                    <a:pt x="1" y="5082"/>
                                  </a:lnTo>
                                  <a:lnTo>
                                    <a:pt x="1" y="5083"/>
                                  </a:lnTo>
                                  <a:lnTo>
                                    <a:pt x="3" y="5085"/>
                                  </a:lnTo>
                                  <a:lnTo>
                                    <a:pt x="1" y="5085"/>
                                  </a:lnTo>
                                  <a:lnTo>
                                    <a:pt x="1" y="5087"/>
                                  </a:lnTo>
                                  <a:lnTo>
                                    <a:pt x="1" y="5256"/>
                                  </a:lnTo>
                                  <a:lnTo>
                                    <a:pt x="1" y="5258"/>
                                  </a:lnTo>
                                  <a:lnTo>
                                    <a:pt x="5" y="5260"/>
                                  </a:lnTo>
                                  <a:lnTo>
                                    <a:pt x="8" y="5260"/>
                                  </a:lnTo>
                                  <a:lnTo>
                                    <a:pt x="12" y="5260"/>
                                  </a:lnTo>
                                  <a:lnTo>
                                    <a:pt x="15" y="5260"/>
                                  </a:lnTo>
                                  <a:lnTo>
                                    <a:pt x="19" y="5260"/>
                                  </a:lnTo>
                                  <a:lnTo>
                                    <a:pt x="22" y="5256"/>
                                  </a:lnTo>
                                  <a:lnTo>
                                    <a:pt x="24" y="5256"/>
                                  </a:lnTo>
                                  <a:lnTo>
                                    <a:pt x="24" y="5087"/>
                                  </a:lnTo>
                                  <a:lnTo>
                                    <a:pt x="22" y="5085"/>
                                  </a:lnTo>
                                  <a:lnTo>
                                    <a:pt x="20" y="5085"/>
                                  </a:lnTo>
                                  <a:lnTo>
                                    <a:pt x="22" y="5083"/>
                                  </a:lnTo>
                                  <a:lnTo>
                                    <a:pt x="24" y="5082"/>
                                  </a:lnTo>
                                  <a:lnTo>
                                    <a:pt x="24" y="4912"/>
                                  </a:lnTo>
                                  <a:moveTo>
                                    <a:pt x="24" y="4563"/>
                                  </a:moveTo>
                                  <a:lnTo>
                                    <a:pt x="22" y="4561"/>
                                  </a:lnTo>
                                  <a:lnTo>
                                    <a:pt x="19" y="4560"/>
                                  </a:lnTo>
                                  <a:lnTo>
                                    <a:pt x="15" y="4558"/>
                                  </a:lnTo>
                                  <a:lnTo>
                                    <a:pt x="8" y="4558"/>
                                  </a:lnTo>
                                  <a:lnTo>
                                    <a:pt x="5" y="4560"/>
                                  </a:lnTo>
                                  <a:lnTo>
                                    <a:pt x="1" y="4561"/>
                                  </a:lnTo>
                                  <a:lnTo>
                                    <a:pt x="1" y="4563"/>
                                  </a:lnTo>
                                  <a:lnTo>
                                    <a:pt x="1" y="4732"/>
                                  </a:lnTo>
                                  <a:lnTo>
                                    <a:pt x="1" y="4732"/>
                                  </a:lnTo>
                                  <a:lnTo>
                                    <a:pt x="3" y="4734"/>
                                  </a:lnTo>
                                  <a:lnTo>
                                    <a:pt x="1" y="4734"/>
                                  </a:lnTo>
                                  <a:lnTo>
                                    <a:pt x="1" y="4736"/>
                                  </a:lnTo>
                                  <a:lnTo>
                                    <a:pt x="1" y="4905"/>
                                  </a:lnTo>
                                  <a:lnTo>
                                    <a:pt x="1" y="4907"/>
                                  </a:lnTo>
                                  <a:lnTo>
                                    <a:pt x="5" y="4909"/>
                                  </a:lnTo>
                                  <a:lnTo>
                                    <a:pt x="8" y="4909"/>
                                  </a:lnTo>
                                  <a:lnTo>
                                    <a:pt x="12" y="4909"/>
                                  </a:lnTo>
                                  <a:lnTo>
                                    <a:pt x="15" y="4909"/>
                                  </a:lnTo>
                                  <a:lnTo>
                                    <a:pt x="19" y="4909"/>
                                  </a:lnTo>
                                  <a:lnTo>
                                    <a:pt x="22" y="4907"/>
                                  </a:lnTo>
                                  <a:lnTo>
                                    <a:pt x="24" y="4905"/>
                                  </a:lnTo>
                                  <a:lnTo>
                                    <a:pt x="24" y="4736"/>
                                  </a:lnTo>
                                  <a:lnTo>
                                    <a:pt x="22" y="4734"/>
                                  </a:lnTo>
                                  <a:lnTo>
                                    <a:pt x="20" y="4734"/>
                                  </a:lnTo>
                                  <a:lnTo>
                                    <a:pt x="22" y="4732"/>
                                  </a:lnTo>
                                  <a:lnTo>
                                    <a:pt x="24" y="4731"/>
                                  </a:lnTo>
                                  <a:lnTo>
                                    <a:pt x="24" y="4563"/>
                                  </a:lnTo>
                                  <a:moveTo>
                                    <a:pt x="24" y="4212"/>
                                  </a:moveTo>
                                  <a:lnTo>
                                    <a:pt x="22" y="4210"/>
                                  </a:lnTo>
                                  <a:lnTo>
                                    <a:pt x="19" y="4209"/>
                                  </a:lnTo>
                                  <a:lnTo>
                                    <a:pt x="15" y="4209"/>
                                  </a:lnTo>
                                  <a:lnTo>
                                    <a:pt x="8" y="4209"/>
                                  </a:lnTo>
                                  <a:lnTo>
                                    <a:pt x="5" y="4209"/>
                                  </a:lnTo>
                                  <a:lnTo>
                                    <a:pt x="1" y="4210"/>
                                  </a:lnTo>
                                  <a:lnTo>
                                    <a:pt x="1" y="4212"/>
                                  </a:lnTo>
                                  <a:lnTo>
                                    <a:pt x="1" y="4381"/>
                                  </a:lnTo>
                                  <a:lnTo>
                                    <a:pt x="1" y="4383"/>
                                  </a:lnTo>
                                  <a:lnTo>
                                    <a:pt x="3" y="4383"/>
                                  </a:lnTo>
                                  <a:lnTo>
                                    <a:pt x="1" y="4383"/>
                                  </a:lnTo>
                                  <a:lnTo>
                                    <a:pt x="1" y="4385"/>
                                  </a:lnTo>
                                  <a:lnTo>
                                    <a:pt x="1" y="4554"/>
                                  </a:lnTo>
                                  <a:lnTo>
                                    <a:pt x="1" y="4556"/>
                                  </a:lnTo>
                                  <a:lnTo>
                                    <a:pt x="5" y="4558"/>
                                  </a:lnTo>
                                  <a:lnTo>
                                    <a:pt x="8" y="4558"/>
                                  </a:lnTo>
                                  <a:lnTo>
                                    <a:pt x="12" y="4558"/>
                                  </a:lnTo>
                                  <a:lnTo>
                                    <a:pt x="15" y="4558"/>
                                  </a:lnTo>
                                  <a:lnTo>
                                    <a:pt x="19" y="4558"/>
                                  </a:lnTo>
                                  <a:lnTo>
                                    <a:pt x="22" y="4556"/>
                                  </a:lnTo>
                                  <a:lnTo>
                                    <a:pt x="24" y="4554"/>
                                  </a:lnTo>
                                  <a:lnTo>
                                    <a:pt x="24" y="4385"/>
                                  </a:lnTo>
                                  <a:lnTo>
                                    <a:pt x="22" y="4383"/>
                                  </a:lnTo>
                                  <a:lnTo>
                                    <a:pt x="20" y="4383"/>
                                  </a:lnTo>
                                  <a:lnTo>
                                    <a:pt x="22" y="4381"/>
                                  </a:lnTo>
                                  <a:lnTo>
                                    <a:pt x="24" y="4381"/>
                                  </a:lnTo>
                                  <a:lnTo>
                                    <a:pt x="24" y="4212"/>
                                  </a:lnTo>
                                  <a:moveTo>
                                    <a:pt x="24" y="3861"/>
                                  </a:moveTo>
                                  <a:lnTo>
                                    <a:pt x="22" y="3859"/>
                                  </a:lnTo>
                                  <a:lnTo>
                                    <a:pt x="19" y="3858"/>
                                  </a:lnTo>
                                  <a:lnTo>
                                    <a:pt x="15" y="3858"/>
                                  </a:lnTo>
                                  <a:lnTo>
                                    <a:pt x="8" y="3858"/>
                                  </a:lnTo>
                                  <a:lnTo>
                                    <a:pt x="5" y="3858"/>
                                  </a:lnTo>
                                  <a:lnTo>
                                    <a:pt x="1" y="3859"/>
                                  </a:lnTo>
                                  <a:lnTo>
                                    <a:pt x="1" y="3861"/>
                                  </a:lnTo>
                                  <a:lnTo>
                                    <a:pt x="1" y="4030"/>
                                  </a:lnTo>
                                  <a:lnTo>
                                    <a:pt x="1" y="4032"/>
                                  </a:lnTo>
                                  <a:lnTo>
                                    <a:pt x="3" y="4032"/>
                                  </a:lnTo>
                                  <a:lnTo>
                                    <a:pt x="1" y="4034"/>
                                  </a:lnTo>
                                  <a:lnTo>
                                    <a:pt x="1" y="4034"/>
                                  </a:lnTo>
                                  <a:lnTo>
                                    <a:pt x="1" y="4203"/>
                                  </a:lnTo>
                                  <a:lnTo>
                                    <a:pt x="1" y="4205"/>
                                  </a:lnTo>
                                  <a:lnTo>
                                    <a:pt x="5" y="4207"/>
                                  </a:lnTo>
                                  <a:lnTo>
                                    <a:pt x="8" y="4207"/>
                                  </a:lnTo>
                                  <a:lnTo>
                                    <a:pt x="12" y="4207"/>
                                  </a:lnTo>
                                  <a:lnTo>
                                    <a:pt x="15" y="4207"/>
                                  </a:lnTo>
                                  <a:lnTo>
                                    <a:pt x="19" y="4207"/>
                                  </a:lnTo>
                                  <a:lnTo>
                                    <a:pt x="22" y="4205"/>
                                  </a:lnTo>
                                  <a:lnTo>
                                    <a:pt x="24" y="4203"/>
                                  </a:lnTo>
                                  <a:lnTo>
                                    <a:pt x="24" y="4034"/>
                                  </a:lnTo>
                                  <a:lnTo>
                                    <a:pt x="22" y="4034"/>
                                  </a:lnTo>
                                  <a:lnTo>
                                    <a:pt x="20" y="4032"/>
                                  </a:lnTo>
                                  <a:lnTo>
                                    <a:pt x="22" y="4032"/>
                                  </a:lnTo>
                                  <a:lnTo>
                                    <a:pt x="24" y="4030"/>
                                  </a:lnTo>
                                  <a:lnTo>
                                    <a:pt x="24" y="3861"/>
                                  </a:lnTo>
                                  <a:moveTo>
                                    <a:pt x="24" y="3510"/>
                                  </a:moveTo>
                                  <a:lnTo>
                                    <a:pt x="22" y="3508"/>
                                  </a:lnTo>
                                  <a:lnTo>
                                    <a:pt x="19" y="3507"/>
                                  </a:lnTo>
                                  <a:lnTo>
                                    <a:pt x="15" y="3507"/>
                                  </a:lnTo>
                                  <a:lnTo>
                                    <a:pt x="8" y="3507"/>
                                  </a:lnTo>
                                  <a:lnTo>
                                    <a:pt x="5" y="3507"/>
                                  </a:lnTo>
                                  <a:lnTo>
                                    <a:pt x="1" y="3508"/>
                                  </a:lnTo>
                                  <a:lnTo>
                                    <a:pt x="1" y="3510"/>
                                  </a:lnTo>
                                  <a:lnTo>
                                    <a:pt x="1" y="3679"/>
                                  </a:lnTo>
                                  <a:lnTo>
                                    <a:pt x="1" y="3681"/>
                                  </a:lnTo>
                                  <a:lnTo>
                                    <a:pt x="3" y="3681"/>
                                  </a:lnTo>
                                  <a:lnTo>
                                    <a:pt x="1" y="3683"/>
                                  </a:lnTo>
                                  <a:lnTo>
                                    <a:pt x="1" y="3685"/>
                                  </a:lnTo>
                                  <a:lnTo>
                                    <a:pt x="1" y="3852"/>
                                  </a:lnTo>
                                  <a:lnTo>
                                    <a:pt x="1" y="3854"/>
                                  </a:lnTo>
                                  <a:lnTo>
                                    <a:pt x="5" y="3856"/>
                                  </a:lnTo>
                                  <a:lnTo>
                                    <a:pt x="8" y="3858"/>
                                  </a:lnTo>
                                  <a:lnTo>
                                    <a:pt x="12" y="3858"/>
                                  </a:lnTo>
                                  <a:lnTo>
                                    <a:pt x="15" y="3858"/>
                                  </a:lnTo>
                                  <a:lnTo>
                                    <a:pt x="19" y="3856"/>
                                  </a:lnTo>
                                  <a:lnTo>
                                    <a:pt x="22" y="3854"/>
                                  </a:lnTo>
                                  <a:lnTo>
                                    <a:pt x="24" y="3852"/>
                                  </a:lnTo>
                                  <a:lnTo>
                                    <a:pt x="24" y="3685"/>
                                  </a:lnTo>
                                  <a:lnTo>
                                    <a:pt x="22" y="3683"/>
                                  </a:lnTo>
                                  <a:lnTo>
                                    <a:pt x="20" y="3681"/>
                                  </a:lnTo>
                                  <a:lnTo>
                                    <a:pt x="22" y="3681"/>
                                  </a:lnTo>
                                  <a:lnTo>
                                    <a:pt x="24" y="3679"/>
                                  </a:lnTo>
                                  <a:lnTo>
                                    <a:pt x="24" y="3510"/>
                                  </a:lnTo>
                                  <a:moveTo>
                                    <a:pt x="24" y="3159"/>
                                  </a:moveTo>
                                  <a:lnTo>
                                    <a:pt x="22" y="3159"/>
                                  </a:lnTo>
                                  <a:lnTo>
                                    <a:pt x="19" y="3156"/>
                                  </a:lnTo>
                                  <a:lnTo>
                                    <a:pt x="15" y="3156"/>
                                  </a:lnTo>
                                  <a:lnTo>
                                    <a:pt x="8" y="3156"/>
                                  </a:lnTo>
                                  <a:lnTo>
                                    <a:pt x="5" y="3156"/>
                                  </a:lnTo>
                                  <a:lnTo>
                                    <a:pt x="1" y="3159"/>
                                  </a:lnTo>
                                  <a:lnTo>
                                    <a:pt x="1" y="3159"/>
                                  </a:lnTo>
                                  <a:lnTo>
                                    <a:pt x="1" y="3328"/>
                                  </a:lnTo>
                                  <a:lnTo>
                                    <a:pt x="1" y="3330"/>
                                  </a:lnTo>
                                  <a:lnTo>
                                    <a:pt x="3" y="3330"/>
                                  </a:lnTo>
                                  <a:lnTo>
                                    <a:pt x="1" y="3332"/>
                                  </a:lnTo>
                                  <a:lnTo>
                                    <a:pt x="1" y="3334"/>
                                  </a:lnTo>
                                  <a:lnTo>
                                    <a:pt x="1" y="3503"/>
                                  </a:lnTo>
                                  <a:lnTo>
                                    <a:pt x="1" y="3503"/>
                                  </a:lnTo>
                                  <a:lnTo>
                                    <a:pt x="5" y="3505"/>
                                  </a:lnTo>
                                  <a:lnTo>
                                    <a:pt x="8" y="3507"/>
                                  </a:lnTo>
                                  <a:lnTo>
                                    <a:pt x="12" y="3507"/>
                                  </a:lnTo>
                                  <a:lnTo>
                                    <a:pt x="15" y="3507"/>
                                  </a:lnTo>
                                  <a:lnTo>
                                    <a:pt x="19" y="3505"/>
                                  </a:lnTo>
                                  <a:lnTo>
                                    <a:pt x="22" y="3503"/>
                                  </a:lnTo>
                                  <a:lnTo>
                                    <a:pt x="24" y="3503"/>
                                  </a:lnTo>
                                  <a:lnTo>
                                    <a:pt x="24" y="3334"/>
                                  </a:lnTo>
                                  <a:lnTo>
                                    <a:pt x="22" y="3332"/>
                                  </a:lnTo>
                                  <a:lnTo>
                                    <a:pt x="20" y="3330"/>
                                  </a:lnTo>
                                  <a:lnTo>
                                    <a:pt x="22" y="3330"/>
                                  </a:lnTo>
                                  <a:lnTo>
                                    <a:pt x="24" y="3328"/>
                                  </a:lnTo>
                                  <a:lnTo>
                                    <a:pt x="24" y="3159"/>
                                  </a:lnTo>
                                  <a:moveTo>
                                    <a:pt x="24" y="2810"/>
                                  </a:moveTo>
                                  <a:lnTo>
                                    <a:pt x="22" y="2808"/>
                                  </a:lnTo>
                                  <a:lnTo>
                                    <a:pt x="19" y="2806"/>
                                  </a:lnTo>
                                  <a:lnTo>
                                    <a:pt x="15" y="2805"/>
                                  </a:lnTo>
                                  <a:lnTo>
                                    <a:pt x="8" y="2805"/>
                                  </a:lnTo>
                                  <a:lnTo>
                                    <a:pt x="5" y="2806"/>
                                  </a:lnTo>
                                  <a:lnTo>
                                    <a:pt x="1" y="2808"/>
                                  </a:lnTo>
                                  <a:lnTo>
                                    <a:pt x="1" y="2810"/>
                                  </a:lnTo>
                                  <a:lnTo>
                                    <a:pt x="1" y="2977"/>
                                  </a:lnTo>
                                  <a:lnTo>
                                    <a:pt x="1" y="2979"/>
                                  </a:lnTo>
                                  <a:lnTo>
                                    <a:pt x="3" y="2981"/>
                                  </a:lnTo>
                                  <a:lnTo>
                                    <a:pt x="1" y="2981"/>
                                  </a:lnTo>
                                  <a:lnTo>
                                    <a:pt x="1" y="2983"/>
                                  </a:lnTo>
                                  <a:lnTo>
                                    <a:pt x="1" y="3152"/>
                                  </a:lnTo>
                                  <a:lnTo>
                                    <a:pt x="1" y="3154"/>
                                  </a:lnTo>
                                  <a:lnTo>
                                    <a:pt x="5" y="3156"/>
                                  </a:lnTo>
                                  <a:lnTo>
                                    <a:pt x="8" y="3156"/>
                                  </a:lnTo>
                                  <a:lnTo>
                                    <a:pt x="12" y="3156"/>
                                  </a:lnTo>
                                  <a:lnTo>
                                    <a:pt x="15" y="3156"/>
                                  </a:lnTo>
                                  <a:lnTo>
                                    <a:pt x="19" y="3156"/>
                                  </a:lnTo>
                                  <a:lnTo>
                                    <a:pt x="22" y="3154"/>
                                  </a:lnTo>
                                  <a:lnTo>
                                    <a:pt x="24" y="3152"/>
                                  </a:lnTo>
                                  <a:lnTo>
                                    <a:pt x="24" y="2983"/>
                                  </a:lnTo>
                                  <a:lnTo>
                                    <a:pt x="22" y="2981"/>
                                  </a:lnTo>
                                  <a:lnTo>
                                    <a:pt x="20" y="2981"/>
                                  </a:lnTo>
                                  <a:lnTo>
                                    <a:pt x="22" y="2979"/>
                                  </a:lnTo>
                                  <a:lnTo>
                                    <a:pt x="24" y="2977"/>
                                  </a:lnTo>
                                  <a:lnTo>
                                    <a:pt x="24" y="2810"/>
                                  </a:lnTo>
                                  <a:moveTo>
                                    <a:pt x="24" y="2459"/>
                                  </a:moveTo>
                                  <a:lnTo>
                                    <a:pt x="22" y="2457"/>
                                  </a:lnTo>
                                  <a:lnTo>
                                    <a:pt x="19" y="2455"/>
                                  </a:lnTo>
                                  <a:lnTo>
                                    <a:pt x="15" y="2454"/>
                                  </a:lnTo>
                                  <a:lnTo>
                                    <a:pt x="8" y="2454"/>
                                  </a:lnTo>
                                  <a:lnTo>
                                    <a:pt x="5" y="2455"/>
                                  </a:lnTo>
                                  <a:lnTo>
                                    <a:pt x="1" y="2457"/>
                                  </a:lnTo>
                                  <a:lnTo>
                                    <a:pt x="1" y="2459"/>
                                  </a:lnTo>
                                  <a:lnTo>
                                    <a:pt x="1" y="2628"/>
                                  </a:lnTo>
                                  <a:lnTo>
                                    <a:pt x="1" y="2628"/>
                                  </a:lnTo>
                                  <a:lnTo>
                                    <a:pt x="3" y="2630"/>
                                  </a:lnTo>
                                  <a:lnTo>
                                    <a:pt x="1" y="2630"/>
                                  </a:lnTo>
                                  <a:lnTo>
                                    <a:pt x="1" y="2632"/>
                                  </a:lnTo>
                                  <a:lnTo>
                                    <a:pt x="1" y="2801"/>
                                  </a:lnTo>
                                  <a:lnTo>
                                    <a:pt x="1" y="2803"/>
                                  </a:lnTo>
                                  <a:lnTo>
                                    <a:pt x="5" y="2805"/>
                                  </a:lnTo>
                                  <a:lnTo>
                                    <a:pt x="8" y="2805"/>
                                  </a:lnTo>
                                  <a:lnTo>
                                    <a:pt x="12" y="2805"/>
                                  </a:lnTo>
                                  <a:lnTo>
                                    <a:pt x="15" y="2805"/>
                                  </a:lnTo>
                                  <a:lnTo>
                                    <a:pt x="19" y="2805"/>
                                  </a:lnTo>
                                  <a:lnTo>
                                    <a:pt x="22" y="2803"/>
                                  </a:lnTo>
                                  <a:lnTo>
                                    <a:pt x="24" y="2801"/>
                                  </a:lnTo>
                                  <a:lnTo>
                                    <a:pt x="24" y="2632"/>
                                  </a:lnTo>
                                  <a:lnTo>
                                    <a:pt x="22" y="2630"/>
                                  </a:lnTo>
                                  <a:lnTo>
                                    <a:pt x="20" y="2630"/>
                                  </a:lnTo>
                                  <a:lnTo>
                                    <a:pt x="22" y="2628"/>
                                  </a:lnTo>
                                  <a:lnTo>
                                    <a:pt x="24" y="2628"/>
                                  </a:lnTo>
                                  <a:lnTo>
                                    <a:pt x="24" y="2459"/>
                                  </a:lnTo>
                                  <a:moveTo>
                                    <a:pt x="24" y="2108"/>
                                  </a:moveTo>
                                  <a:lnTo>
                                    <a:pt x="22" y="2106"/>
                                  </a:lnTo>
                                  <a:lnTo>
                                    <a:pt x="19" y="2104"/>
                                  </a:lnTo>
                                  <a:lnTo>
                                    <a:pt x="15" y="2104"/>
                                  </a:lnTo>
                                  <a:lnTo>
                                    <a:pt x="8" y="2104"/>
                                  </a:lnTo>
                                  <a:lnTo>
                                    <a:pt x="5" y="2104"/>
                                  </a:lnTo>
                                  <a:lnTo>
                                    <a:pt x="1" y="2106"/>
                                  </a:lnTo>
                                  <a:lnTo>
                                    <a:pt x="1" y="2108"/>
                                  </a:lnTo>
                                  <a:lnTo>
                                    <a:pt x="1" y="2277"/>
                                  </a:lnTo>
                                  <a:lnTo>
                                    <a:pt x="1" y="2279"/>
                                  </a:lnTo>
                                  <a:lnTo>
                                    <a:pt x="3" y="2279"/>
                                  </a:lnTo>
                                  <a:lnTo>
                                    <a:pt x="1" y="2279"/>
                                  </a:lnTo>
                                  <a:lnTo>
                                    <a:pt x="1" y="2281"/>
                                  </a:lnTo>
                                  <a:lnTo>
                                    <a:pt x="1" y="2450"/>
                                  </a:lnTo>
                                  <a:lnTo>
                                    <a:pt x="1" y="2452"/>
                                  </a:lnTo>
                                  <a:lnTo>
                                    <a:pt x="5" y="2454"/>
                                  </a:lnTo>
                                  <a:lnTo>
                                    <a:pt x="8" y="2454"/>
                                  </a:lnTo>
                                  <a:lnTo>
                                    <a:pt x="12" y="2454"/>
                                  </a:lnTo>
                                  <a:lnTo>
                                    <a:pt x="15" y="2454"/>
                                  </a:lnTo>
                                  <a:lnTo>
                                    <a:pt x="19" y="2454"/>
                                  </a:lnTo>
                                  <a:lnTo>
                                    <a:pt x="22" y="2452"/>
                                  </a:lnTo>
                                  <a:lnTo>
                                    <a:pt x="24" y="2450"/>
                                  </a:lnTo>
                                  <a:lnTo>
                                    <a:pt x="24" y="2281"/>
                                  </a:lnTo>
                                  <a:lnTo>
                                    <a:pt x="22" y="2279"/>
                                  </a:lnTo>
                                  <a:lnTo>
                                    <a:pt x="20" y="2279"/>
                                  </a:lnTo>
                                  <a:lnTo>
                                    <a:pt x="22" y="2279"/>
                                  </a:lnTo>
                                  <a:lnTo>
                                    <a:pt x="24" y="2277"/>
                                  </a:lnTo>
                                  <a:lnTo>
                                    <a:pt x="24" y="2108"/>
                                  </a:lnTo>
                                  <a:moveTo>
                                    <a:pt x="24" y="1757"/>
                                  </a:moveTo>
                                  <a:lnTo>
                                    <a:pt x="22" y="1755"/>
                                  </a:lnTo>
                                  <a:lnTo>
                                    <a:pt x="19" y="1753"/>
                                  </a:lnTo>
                                  <a:lnTo>
                                    <a:pt x="15" y="1753"/>
                                  </a:lnTo>
                                  <a:lnTo>
                                    <a:pt x="8" y="1753"/>
                                  </a:lnTo>
                                  <a:lnTo>
                                    <a:pt x="5" y="1753"/>
                                  </a:lnTo>
                                  <a:lnTo>
                                    <a:pt x="1" y="1755"/>
                                  </a:lnTo>
                                  <a:lnTo>
                                    <a:pt x="1" y="1757"/>
                                  </a:lnTo>
                                  <a:lnTo>
                                    <a:pt x="1" y="1926"/>
                                  </a:lnTo>
                                  <a:lnTo>
                                    <a:pt x="1" y="1928"/>
                                  </a:lnTo>
                                  <a:lnTo>
                                    <a:pt x="3" y="1928"/>
                                  </a:lnTo>
                                  <a:lnTo>
                                    <a:pt x="1" y="1930"/>
                                  </a:lnTo>
                                  <a:lnTo>
                                    <a:pt x="1" y="1931"/>
                                  </a:lnTo>
                                  <a:lnTo>
                                    <a:pt x="1" y="2099"/>
                                  </a:lnTo>
                                  <a:lnTo>
                                    <a:pt x="1" y="2101"/>
                                  </a:lnTo>
                                  <a:lnTo>
                                    <a:pt x="5" y="2103"/>
                                  </a:lnTo>
                                  <a:lnTo>
                                    <a:pt x="8" y="2103"/>
                                  </a:lnTo>
                                  <a:lnTo>
                                    <a:pt x="12" y="2103"/>
                                  </a:lnTo>
                                  <a:lnTo>
                                    <a:pt x="15" y="2103"/>
                                  </a:lnTo>
                                  <a:lnTo>
                                    <a:pt x="19" y="2103"/>
                                  </a:lnTo>
                                  <a:lnTo>
                                    <a:pt x="22" y="2101"/>
                                  </a:lnTo>
                                  <a:lnTo>
                                    <a:pt x="24" y="2099"/>
                                  </a:lnTo>
                                  <a:lnTo>
                                    <a:pt x="24" y="1931"/>
                                  </a:lnTo>
                                  <a:lnTo>
                                    <a:pt x="22" y="1930"/>
                                  </a:lnTo>
                                  <a:lnTo>
                                    <a:pt x="20" y="1928"/>
                                  </a:lnTo>
                                  <a:lnTo>
                                    <a:pt x="22" y="1928"/>
                                  </a:lnTo>
                                  <a:lnTo>
                                    <a:pt x="24" y="1926"/>
                                  </a:lnTo>
                                  <a:lnTo>
                                    <a:pt x="24" y="1757"/>
                                  </a:lnTo>
                                  <a:moveTo>
                                    <a:pt x="24" y="1406"/>
                                  </a:moveTo>
                                  <a:lnTo>
                                    <a:pt x="22" y="1404"/>
                                  </a:lnTo>
                                  <a:lnTo>
                                    <a:pt x="19" y="1402"/>
                                  </a:lnTo>
                                  <a:lnTo>
                                    <a:pt x="15" y="1402"/>
                                  </a:lnTo>
                                  <a:lnTo>
                                    <a:pt x="8" y="1402"/>
                                  </a:lnTo>
                                  <a:lnTo>
                                    <a:pt x="5" y="1402"/>
                                  </a:lnTo>
                                  <a:lnTo>
                                    <a:pt x="1" y="1404"/>
                                  </a:lnTo>
                                  <a:lnTo>
                                    <a:pt x="1" y="1406"/>
                                  </a:lnTo>
                                  <a:lnTo>
                                    <a:pt x="1" y="1575"/>
                                  </a:lnTo>
                                  <a:lnTo>
                                    <a:pt x="1" y="1577"/>
                                  </a:lnTo>
                                  <a:lnTo>
                                    <a:pt x="3" y="1577"/>
                                  </a:lnTo>
                                  <a:lnTo>
                                    <a:pt x="1" y="1579"/>
                                  </a:lnTo>
                                  <a:lnTo>
                                    <a:pt x="1" y="1580"/>
                                  </a:lnTo>
                                  <a:lnTo>
                                    <a:pt x="1" y="1750"/>
                                  </a:lnTo>
                                  <a:lnTo>
                                    <a:pt x="1" y="1750"/>
                                  </a:lnTo>
                                  <a:lnTo>
                                    <a:pt x="5" y="1752"/>
                                  </a:lnTo>
                                  <a:lnTo>
                                    <a:pt x="8" y="1753"/>
                                  </a:lnTo>
                                  <a:lnTo>
                                    <a:pt x="12" y="1753"/>
                                  </a:lnTo>
                                  <a:lnTo>
                                    <a:pt x="15" y="1753"/>
                                  </a:lnTo>
                                  <a:lnTo>
                                    <a:pt x="19" y="1752"/>
                                  </a:lnTo>
                                  <a:lnTo>
                                    <a:pt x="22" y="1750"/>
                                  </a:lnTo>
                                  <a:lnTo>
                                    <a:pt x="24" y="1748"/>
                                  </a:lnTo>
                                  <a:lnTo>
                                    <a:pt x="24" y="1580"/>
                                  </a:lnTo>
                                  <a:lnTo>
                                    <a:pt x="22" y="1579"/>
                                  </a:lnTo>
                                  <a:lnTo>
                                    <a:pt x="20" y="1577"/>
                                  </a:lnTo>
                                  <a:lnTo>
                                    <a:pt x="22" y="1577"/>
                                  </a:lnTo>
                                  <a:lnTo>
                                    <a:pt x="24" y="1575"/>
                                  </a:lnTo>
                                  <a:lnTo>
                                    <a:pt x="24" y="1406"/>
                                  </a:lnTo>
                                  <a:moveTo>
                                    <a:pt x="24" y="1055"/>
                                  </a:moveTo>
                                  <a:lnTo>
                                    <a:pt x="22" y="1055"/>
                                  </a:lnTo>
                                  <a:lnTo>
                                    <a:pt x="19" y="1051"/>
                                  </a:lnTo>
                                  <a:lnTo>
                                    <a:pt x="15" y="1051"/>
                                  </a:lnTo>
                                  <a:lnTo>
                                    <a:pt x="8" y="1051"/>
                                  </a:lnTo>
                                  <a:lnTo>
                                    <a:pt x="5" y="1051"/>
                                  </a:lnTo>
                                  <a:lnTo>
                                    <a:pt x="1" y="1055"/>
                                  </a:lnTo>
                                  <a:lnTo>
                                    <a:pt x="1" y="1055"/>
                                  </a:lnTo>
                                  <a:lnTo>
                                    <a:pt x="1" y="1224"/>
                                  </a:lnTo>
                                  <a:lnTo>
                                    <a:pt x="1" y="1226"/>
                                  </a:lnTo>
                                  <a:lnTo>
                                    <a:pt x="3" y="1228"/>
                                  </a:lnTo>
                                  <a:lnTo>
                                    <a:pt x="1" y="1228"/>
                                  </a:lnTo>
                                  <a:lnTo>
                                    <a:pt x="1" y="1229"/>
                                  </a:lnTo>
                                  <a:lnTo>
                                    <a:pt x="1" y="1399"/>
                                  </a:lnTo>
                                  <a:lnTo>
                                    <a:pt x="1" y="1400"/>
                                  </a:lnTo>
                                  <a:lnTo>
                                    <a:pt x="5" y="1402"/>
                                  </a:lnTo>
                                  <a:lnTo>
                                    <a:pt x="8" y="1402"/>
                                  </a:lnTo>
                                  <a:lnTo>
                                    <a:pt x="12" y="1402"/>
                                  </a:lnTo>
                                  <a:lnTo>
                                    <a:pt x="15" y="1402"/>
                                  </a:lnTo>
                                  <a:lnTo>
                                    <a:pt x="19" y="1402"/>
                                  </a:lnTo>
                                  <a:lnTo>
                                    <a:pt x="22" y="1399"/>
                                  </a:lnTo>
                                  <a:lnTo>
                                    <a:pt x="24" y="1399"/>
                                  </a:lnTo>
                                  <a:lnTo>
                                    <a:pt x="24" y="1229"/>
                                  </a:lnTo>
                                  <a:lnTo>
                                    <a:pt x="22" y="1228"/>
                                  </a:lnTo>
                                  <a:lnTo>
                                    <a:pt x="20" y="1228"/>
                                  </a:lnTo>
                                  <a:lnTo>
                                    <a:pt x="22" y="1226"/>
                                  </a:lnTo>
                                  <a:lnTo>
                                    <a:pt x="24" y="1224"/>
                                  </a:lnTo>
                                  <a:lnTo>
                                    <a:pt x="24" y="1055"/>
                                  </a:lnTo>
                                  <a:moveTo>
                                    <a:pt x="24" y="706"/>
                                  </a:moveTo>
                                  <a:lnTo>
                                    <a:pt x="22" y="704"/>
                                  </a:lnTo>
                                  <a:lnTo>
                                    <a:pt x="19" y="702"/>
                                  </a:lnTo>
                                  <a:lnTo>
                                    <a:pt x="15" y="700"/>
                                  </a:lnTo>
                                  <a:lnTo>
                                    <a:pt x="8" y="700"/>
                                  </a:lnTo>
                                  <a:lnTo>
                                    <a:pt x="5" y="702"/>
                                  </a:lnTo>
                                  <a:lnTo>
                                    <a:pt x="1" y="704"/>
                                  </a:lnTo>
                                  <a:lnTo>
                                    <a:pt x="1" y="706"/>
                                  </a:lnTo>
                                  <a:lnTo>
                                    <a:pt x="1" y="875"/>
                                  </a:lnTo>
                                  <a:lnTo>
                                    <a:pt x="1" y="875"/>
                                  </a:lnTo>
                                  <a:lnTo>
                                    <a:pt x="3" y="877"/>
                                  </a:lnTo>
                                  <a:lnTo>
                                    <a:pt x="1" y="877"/>
                                  </a:lnTo>
                                  <a:lnTo>
                                    <a:pt x="1" y="878"/>
                                  </a:lnTo>
                                  <a:lnTo>
                                    <a:pt x="1" y="1048"/>
                                  </a:lnTo>
                                  <a:lnTo>
                                    <a:pt x="1" y="1049"/>
                                  </a:lnTo>
                                  <a:lnTo>
                                    <a:pt x="5" y="1051"/>
                                  </a:lnTo>
                                  <a:lnTo>
                                    <a:pt x="8" y="1051"/>
                                  </a:lnTo>
                                  <a:lnTo>
                                    <a:pt x="12" y="1051"/>
                                  </a:lnTo>
                                  <a:lnTo>
                                    <a:pt x="15" y="1051"/>
                                  </a:lnTo>
                                  <a:lnTo>
                                    <a:pt x="19" y="1051"/>
                                  </a:lnTo>
                                  <a:lnTo>
                                    <a:pt x="22" y="1049"/>
                                  </a:lnTo>
                                  <a:lnTo>
                                    <a:pt x="24" y="1048"/>
                                  </a:lnTo>
                                  <a:lnTo>
                                    <a:pt x="24" y="878"/>
                                  </a:lnTo>
                                  <a:lnTo>
                                    <a:pt x="22" y="877"/>
                                  </a:lnTo>
                                  <a:lnTo>
                                    <a:pt x="20" y="877"/>
                                  </a:lnTo>
                                  <a:lnTo>
                                    <a:pt x="22" y="875"/>
                                  </a:lnTo>
                                  <a:lnTo>
                                    <a:pt x="24" y="873"/>
                                  </a:lnTo>
                                  <a:lnTo>
                                    <a:pt x="24" y="706"/>
                                  </a:lnTo>
                                  <a:moveTo>
                                    <a:pt x="24" y="355"/>
                                  </a:moveTo>
                                  <a:lnTo>
                                    <a:pt x="22" y="353"/>
                                  </a:lnTo>
                                  <a:lnTo>
                                    <a:pt x="19" y="351"/>
                                  </a:lnTo>
                                  <a:lnTo>
                                    <a:pt x="15" y="349"/>
                                  </a:lnTo>
                                  <a:lnTo>
                                    <a:pt x="8" y="349"/>
                                  </a:lnTo>
                                  <a:lnTo>
                                    <a:pt x="5" y="351"/>
                                  </a:lnTo>
                                  <a:lnTo>
                                    <a:pt x="1" y="353"/>
                                  </a:lnTo>
                                  <a:lnTo>
                                    <a:pt x="1" y="355"/>
                                  </a:lnTo>
                                  <a:lnTo>
                                    <a:pt x="1" y="524"/>
                                  </a:lnTo>
                                  <a:lnTo>
                                    <a:pt x="1" y="524"/>
                                  </a:lnTo>
                                  <a:lnTo>
                                    <a:pt x="3" y="526"/>
                                  </a:lnTo>
                                  <a:lnTo>
                                    <a:pt x="1" y="526"/>
                                  </a:lnTo>
                                  <a:lnTo>
                                    <a:pt x="1" y="527"/>
                                  </a:lnTo>
                                  <a:lnTo>
                                    <a:pt x="1" y="697"/>
                                  </a:lnTo>
                                  <a:lnTo>
                                    <a:pt x="1" y="698"/>
                                  </a:lnTo>
                                  <a:lnTo>
                                    <a:pt x="5" y="700"/>
                                  </a:lnTo>
                                  <a:lnTo>
                                    <a:pt x="8" y="700"/>
                                  </a:lnTo>
                                  <a:lnTo>
                                    <a:pt x="12" y="700"/>
                                  </a:lnTo>
                                  <a:lnTo>
                                    <a:pt x="15" y="700"/>
                                  </a:lnTo>
                                  <a:lnTo>
                                    <a:pt x="19" y="700"/>
                                  </a:lnTo>
                                  <a:lnTo>
                                    <a:pt x="22" y="698"/>
                                  </a:lnTo>
                                  <a:lnTo>
                                    <a:pt x="24" y="697"/>
                                  </a:lnTo>
                                  <a:lnTo>
                                    <a:pt x="24" y="527"/>
                                  </a:lnTo>
                                  <a:lnTo>
                                    <a:pt x="22" y="526"/>
                                  </a:lnTo>
                                  <a:lnTo>
                                    <a:pt x="20" y="526"/>
                                  </a:lnTo>
                                  <a:lnTo>
                                    <a:pt x="22" y="524"/>
                                  </a:lnTo>
                                  <a:lnTo>
                                    <a:pt x="24" y="524"/>
                                  </a:lnTo>
                                  <a:lnTo>
                                    <a:pt x="24" y="355"/>
                                  </a:lnTo>
                                  <a:moveTo>
                                    <a:pt x="24" y="4"/>
                                  </a:moveTo>
                                  <a:lnTo>
                                    <a:pt x="22" y="2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1" y="2"/>
                                  </a:lnTo>
                                  <a:lnTo>
                                    <a:pt x="1" y="4"/>
                                  </a:lnTo>
                                  <a:lnTo>
                                    <a:pt x="1" y="173"/>
                                  </a:lnTo>
                                  <a:lnTo>
                                    <a:pt x="1" y="175"/>
                                  </a:lnTo>
                                  <a:lnTo>
                                    <a:pt x="3" y="175"/>
                                  </a:lnTo>
                                  <a:lnTo>
                                    <a:pt x="1" y="176"/>
                                  </a:lnTo>
                                  <a:lnTo>
                                    <a:pt x="1" y="176"/>
                                  </a:lnTo>
                                  <a:lnTo>
                                    <a:pt x="1" y="346"/>
                                  </a:lnTo>
                                  <a:lnTo>
                                    <a:pt x="1" y="347"/>
                                  </a:lnTo>
                                  <a:lnTo>
                                    <a:pt x="5" y="349"/>
                                  </a:lnTo>
                                  <a:lnTo>
                                    <a:pt x="8" y="349"/>
                                  </a:lnTo>
                                  <a:lnTo>
                                    <a:pt x="12" y="349"/>
                                  </a:lnTo>
                                  <a:lnTo>
                                    <a:pt x="15" y="349"/>
                                  </a:lnTo>
                                  <a:lnTo>
                                    <a:pt x="19" y="349"/>
                                  </a:lnTo>
                                  <a:lnTo>
                                    <a:pt x="22" y="347"/>
                                  </a:lnTo>
                                  <a:lnTo>
                                    <a:pt x="24" y="346"/>
                                  </a:lnTo>
                                  <a:lnTo>
                                    <a:pt x="24" y="176"/>
                                  </a:lnTo>
                                  <a:lnTo>
                                    <a:pt x="22" y="176"/>
                                  </a:lnTo>
                                  <a:lnTo>
                                    <a:pt x="20" y="175"/>
                                  </a:lnTo>
                                  <a:lnTo>
                                    <a:pt x="22" y="175"/>
                                  </a:lnTo>
                                  <a:lnTo>
                                    <a:pt x="24" y="173"/>
                                  </a:lnTo>
                                  <a:lnTo>
                                    <a:pt x="24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0" y="4420080"/>
                              <a:ext cx="8280" cy="1892880"/>
                            </a:xfrm>
                            <a:custGeom>
                              <a:avLst/>
                              <a:gdLst>
                                <a:gd name="textAreaLeft" fmla="*/ 0 w 4680"/>
                                <a:gd name="textAreaRight" fmla="*/ 5400 w 4680"/>
                                <a:gd name="textAreaTop" fmla="*/ 0 h 1073160"/>
                                <a:gd name="textAreaBottom" fmla="*/ 1073880 h 10731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23" h="5262">
                                  <a:moveTo>
                                    <a:pt x="24" y="4914"/>
                                  </a:moveTo>
                                  <a:lnTo>
                                    <a:pt x="22" y="4913"/>
                                  </a:lnTo>
                                  <a:lnTo>
                                    <a:pt x="19" y="4911"/>
                                  </a:lnTo>
                                  <a:lnTo>
                                    <a:pt x="15" y="4911"/>
                                  </a:lnTo>
                                  <a:lnTo>
                                    <a:pt x="8" y="4911"/>
                                  </a:lnTo>
                                  <a:lnTo>
                                    <a:pt x="5" y="4911"/>
                                  </a:lnTo>
                                  <a:lnTo>
                                    <a:pt x="1" y="4913"/>
                                  </a:lnTo>
                                  <a:lnTo>
                                    <a:pt x="1" y="4914"/>
                                  </a:lnTo>
                                  <a:lnTo>
                                    <a:pt x="1" y="5084"/>
                                  </a:lnTo>
                                  <a:lnTo>
                                    <a:pt x="1" y="5086"/>
                                  </a:lnTo>
                                  <a:lnTo>
                                    <a:pt x="3" y="5086"/>
                                  </a:lnTo>
                                  <a:lnTo>
                                    <a:pt x="1" y="5087"/>
                                  </a:lnTo>
                                  <a:lnTo>
                                    <a:pt x="1" y="5089"/>
                                  </a:lnTo>
                                  <a:lnTo>
                                    <a:pt x="1" y="5257"/>
                                  </a:lnTo>
                                  <a:lnTo>
                                    <a:pt x="1" y="5258"/>
                                  </a:lnTo>
                                  <a:lnTo>
                                    <a:pt x="5" y="5260"/>
                                  </a:lnTo>
                                  <a:lnTo>
                                    <a:pt x="8" y="5262"/>
                                  </a:lnTo>
                                  <a:lnTo>
                                    <a:pt x="12" y="5262"/>
                                  </a:lnTo>
                                  <a:lnTo>
                                    <a:pt x="15" y="5262"/>
                                  </a:lnTo>
                                  <a:lnTo>
                                    <a:pt x="19" y="5260"/>
                                  </a:lnTo>
                                  <a:lnTo>
                                    <a:pt x="22" y="5258"/>
                                  </a:lnTo>
                                  <a:lnTo>
                                    <a:pt x="24" y="5257"/>
                                  </a:lnTo>
                                  <a:lnTo>
                                    <a:pt x="24" y="5089"/>
                                  </a:lnTo>
                                  <a:lnTo>
                                    <a:pt x="22" y="5087"/>
                                  </a:lnTo>
                                  <a:lnTo>
                                    <a:pt x="20" y="5086"/>
                                  </a:lnTo>
                                  <a:lnTo>
                                    <a:pt x="22" y="5086"/>
                                  </a:lnTo>
                                  <a:lnTo>
                                    <a:pt x="24" y="5084"/>
                                  </a:lnTo>
                                  <a:lnTo>
                                    <a:pt x="24" y="4914"/>
                                  </a:lnTo>
                                  <a:moveTo>
                                    <a:pt x="24" y="4563"/>
                                  </a:moveTo>
                                  <a:lnTo>
                                    <a:pt x="22" y="4563"/>
                                  </a:lnTo>
                                  <a:lnTo>
                                    <a:pt x="19" y="4560"/>
                                  </a:lnTo>
                                  <a:lnTo>
                                    <a:pt x="15" y="4560"/>
                                  </a:lnTo>
                                  <a:lnTo>
                                    <a:pt x="8" y="4560"/>
                                  </a:lnTo>
                                  <a:lnTo>
                                    <a:pt x="5" y="4560"/>
                                  </a:lnTo>
                                  <a:lnTo>
                                    <a:pt x="1" y="4563"/>
                                  </a:lnTo>
                                  <a:lnTo>
                                    <a:pt x="1" y="4563"/>
                                  </a:lnTo>
                                  <a:lnTo>
                                    <a:pt x="1" y="4733"/>
                                  </a:lnTo>
                                  <a:lnTo>
                                    <a:pt x="1" y="4735"/>
                                  </a:lnTo>
                                  <a:lnTo>
                                    <a:pt x="3" y="4735"/>
                                  </a:lnTo>
                                  <a:lnTo>
                                    <a:pt x="1" y="4736"/>
                                  </a:lnTo>
                                  <a:lnTo>
                                    <a:pt x="1" y="4738"/>
                                  </a:lnTo>
                                  <a:lnTo>
                                    <a:pt x="1" y="4907"/>
                                  </a:lnTo>
                                  <a:lnTo>
                                    <a:pt x="1" y="4907"/>
                                  </a:lnTo>
                                  <a:lnTo>
                                    <a:pt x="5" y="4909"/>
                                  </a:lnTo>
                                  <a:lnTo>
                                    <a:pt x="8" y="4911"/>
                                  </a:lnTo>
                                  <a:lnTo>
                                    <a:pt x="12" y="4911"/>
                                  </a:lnTo>
                                  <a:lnTo>
                                    <a:pt x="15" y="4911"/>
                                  </a:lnTo>
                                  <a:lnTo>
                                    <a:pt x="19" y="4909"/>
                                  </a:lnTo>
                                  <a:lnTo>
                                    <a:pt x="22" y="4907"/>
                                  </a:lnTo>
                                  <a:lnTo>
                                    <a:pt x="24" y="4907"/>
                                  </a:lnTo>
                                  <a:lnTo>
                                    <a:pt x="24" y="4738"/>
                                  </a:lnTo>
                                  <a:lnTo>
                                    <a:pt x="22" y="4736"/>
                                  </a:lnTo>
                                  <a:lnTo>
                                    <a:pt x="20" y="4735"/>
                                  </a:lnTo>
                                  <a:lnTo>
                                    <a:pt x="22" y="4735"/>
                                  </a:lnTo>
                                  <a:lnTo>
                                    <a:pt x="24" y="4733"/>
                                  </a:lnTo>
                                  <a:lnTo>
                                    <a:pt x="24" y="4563"/>
                                  </a:lnTo>
                                  <a:moveTo>
                                    <a:pt x="24" y="4214"/>
                                  </a:moveTo>
                                  <a:lnTo>
                                    <a:pt x="22" y="4212"/>
                                  </a:lnTo>
                                  <a:lnTo>
                                    <a:pt x="19" y="4211"/>
                                  </a:lnTo>
                                  <a:lnTo>
                                    <a:pt x="15" y="4209"/>
                                  </a:lnTo>
                                  <a:lnTo>
                                    <a:pt x="8" y="4209"/>
                                  </a:lnTo>
                                  <a:lnTo>
                                    <a:pt x="5" y="4211"/>
                                  </a:lnTo>
                                  <a:lnTo>
                                    <a:pt x="1" y="4212"/>
                                  </a:lnTo>
                                  <a:lnTo>
                                    <a:pt x="1" y="4214"/>
                                  </a:lnTo>
                                  <a:lnTo>
                                    <a:pt x="1" y="4382"/>
                                  </a:lnTo>
                                  <a:lnTo>
                                    <a:pt x="1" y="4384"/>
                                  </a:lnTo>
                                  <a:lnTo>
                                    <a:pt x="3" y="4385"/>
                                  </a:lnTo>
                                  <a:lnTo>
                                    <a:pt x="1" y="4385"/>
                                  </a:lnTo>
                                  <a:lnTo>
                                    <a:pt x="1" y="4387"/>
                                  </a:lnTo>
                                  <a:lnTo>
                                    <a:pt x="1" y="4556"/>
                                  </a:lnTo>
                                  <a:lnTo>
                                    <a:pt x="1" y="4558"/>
                                  </a:lnTo>
                                  <a:lnTo>
                                    <a:pt x="5" y="4560"/>
                                  </a:lnTo>
                                  <a:lnTo>
                                    <a:pt x="8" y="4560"/>
                                  </a:lnTo>
                                  <a:lnTo>
                                    <a:pt x="12" y="4560"/>
                                  </a:lnTo>
                                  <a:lnTo>
                                    <a:pt x="15" y="4560"/>
                                  </a:lnTo>
                                  <a:lnTo>
                                    <a:pt x="19" y="4560"/>
                                  </a:lnTo>
                                  <a:lnTo>
                                    <a:pt x="22" y="4558"/>
                                  </a:lnTo>
                                  <a:lnTo>
                                    <a:pt x="24" y="4556"/>
                                  </a:lnTo>
                                  <a:lnTo>
                                    <a:pt x="24" y="4387"/>
                                  </a:lnTo>
                                  <a:lnTo>
                                    <a:pt x="22" y="4385"/>
                                  </a:lnTo>
                                  <a:lnTo>
                                    <a:pt x="20" y="4385"/>
                                  </a:lnTo>
                                  <a:lnTo>
                                    <a:pt x="22" y="4384"/>
                                  </a:lnTo>
                                  <a:lnTo>
                                    <a:pt x="24" y="4382"/>
                                  </a:lnTo>
                                  <a:lnTo>
                                    <a:pt x="24" y="4214"/>
                                  </a:lnTo>
                                  <a:moveTo>
                                    <a:pt x="24" y="3863"/>
                                  </a:moveTo>
                                  <a:lnTo>
                                    <a:pt x="22" y="3861"/>
                                  </a:lnTo>
                                  <a:lnTo>
                                    <a:pt x="19" y="3860"/>
                                  </a:lnTo>
                                  <a:lnTo>
                                    <a:pt x="15" y="3858"/>
                                  </a:lnTo>
                                  <a:lnTo>
                                    <a:pt x="8" y="3858"/>
                                  </a:lnTo>
                                  <a:lnTo>
                                    <a:pt x="5" y="3860"/>
                                  </a:lnTo>
                                  <a:lnTo>
                                    <a:pt x="1" y="3861"/>
                                  </a:lnTo>
                                  <a:lnTo>
                                    <a:pt x="1" y="3863"/>
                                  </a:lnTo>
                                  <a:lnTo>
                                    <a:pt x="1" y="4032"/>
                                  </a:lnTo>
                                  <a:lnTo>
                                    <a:pt x="1" y="4032"/>
                                  </a:lnTo>
                                  <a:lnTo>
                                    <a:pt x="3" y="4034"/>
                                  </a:lnTo>
                                  <a:lnTo>
                                    <a:pt x="1" y="4034"/>
                                  </a:lnTo>
                                  <a:lnTo>
                                    <a:pt x="1" y="4036"/>
                                  </a:lnTo>
                                  <a:lnTo>
                                    <a:pt x="1" y="4205"/>
                                  </a:lnTo>
                                  <a:lnTo>
                                    <a:pt x="1" y="4207"/>
                                  </a:lnTo>
                                  <a:lnTo>
                                    <a:pt x="5" y="4209"/>
                                  </a:lnTo>
                                  <a:lnTo>
                                    <a:pt x="8" y="4209"/>
                                  </a:lnTo>
                                  <a:lnTo>
                                    <a:pt x="12" y="4209"/>
                                  </a:lnTo>
                                  <a:lnTo>
                                    <a:pt x="15" y="4209"/>
                                  </a:lnTo>
                                  <a:lnTo>
                                    <a:pt x="19" y="4209"/>
                                  </a:lnTo>
                                  <a:lnTo>
                                    <a:pt x="22" y="4207"/>
                                  </a:lnTo>
                                  <a:lnTo>
                                    <a:pt x="24" y="4205"/>
                                  </a:lnTo>
                                  <a:lnTo>
                                    <a:pt x="24" y="4036"/>
                                  </a:lnTo>
                                  <a:lnTo>
                                    <a:pt x="22" y="4034"/>
                                  </a:lnTo>
                                  <a:lnTo>
                                    <a:pt x="20" y="4034"/>
                                  </a:lnTo>
                                  <a:lnTo>
                                    <a:pt x="22" y="4032"/>
                                  </a:lnTo>
                                  <a:lnTo>
                                    <a:pt x="24" y="4032"/>
                                  </a:lnTo>
                                  <a:lnTo>
                                    <a:pt x="24" y="3863"/>
                                  </a:lnTo>
                                  <a:moveTo>
                                    <a:pt x="24" y="3512"/>
                                  </a:moveTo>
                                  <a:lnTo>
                                    <a:pt x="22" y="3510"/>
                                  </a:lnTo>
                                  <a:lnTo>
                                    <a:pt x="19" y="3509"/>
                                  </a:lnTo>
                                  <a:lnTo>
                                    <a:pt x="15" y="3509"/>
                                  </a:lnTo>
                                  <a:lnTo>
                                    <a:pt x="8" y="3509"/>
                                  </a:lnTo>
                                  <a:lnTo>
                                    <a:pt x="5" y="3509"/>
                                  </a:lnTo>
                                  <a:lnTo>
                                    <a:pt x="1" y="3510"/>
                                  </a:lnTo>
                                  <a:lnTo>
                                    <a:pt x="1" y="3512"/>
                                  </a:lnTo>
                                  <a:lnTo>
                                    <a:pt x="1" y="3681"/>
                                  </a:lnTo>
                                  <a:lnTo>
                                    <a:pt x="1" y="3683"/>
                                  </a:lnTo>
                                  <a:lnTo>
                                    <a:pt x="3" y="3683"/>
                                  </a:lnTo>
                                  <a:lnTo>
                                    <a:pt x="1" y="3683"/>
                                  </a:lnTo>
                                  <a:lnTo>
                                    <a:pt x="1" y="3685"/>
                                  </a:lnTo>
                                  <a:lnTo>
                                    <a:pt x="1" y="3854"/>
                                  </a:lnTo>
                                  <a:lnTo>
                                    <a:pt x="1" y="3856"/>
                                  </a:lnTo>
                                  <a:lnTo>
                                    <a:pt x="5" y="3858"/>
                                  </a:lnTo>
                                  <a:lnTo>
                                    <a:pt x="8" y="3858"/>
                                  </a:lnTo>
                                  <a:lnTo>
                                    <a:pt x="12" y="3858"/>
                                  </a:lnTo>
                                  <a:lnTo>
                                    <a:pt x="15" y="3858"/>
                                  </a:lnTo>
                                  <a:lnTo>
                                    <a:pt x="19" y="3858"/>
                                  </a:lnTo>
                                  <a:lnTo>
                                    <a:pt x="22" y="3856"/>
                                  </a:lnTo>
                                  <a:lnTo>
                                    <a:pt x="24" y="3854"/>
                                  </a:lnTo>
                                  <a:lnTo>
                                    <a:pt x="24" y="3685"/>
                                  </a:lnTo>
                                  <a:lnTo>
                                    <a:pt x="22" y="3683"/>
                                  </a:lnTo>
                                  <a:lnTo>
                                    <a:pt x="20" y="3683"/>
                                  </a:lnTo>
                                  <a:lnTo>
                                    <a:pt x="22" y="3681"/>
                                  </a:lnTo>
                                  <a:lnTo>
                                    <a:pt x="24" y="3681"/>
                                  </a:lnTo>
                                  <a:lnTo>
                                    <a:pt x="24" y="3512"/>
                                  </a:lnTo>
                                  <a:moveTo>
                                    <a:pt x="24" y="3161"/>
                                  </a:moveTo>
                                  <a:lnTo>
                                    <a:pt x="22" y="3159"/>
                                  </a:lnTo>
                                  <a:lnTo>
                                    <a:pt x="19" y="3158"/>
                                  </a:lnTo>
                                  <a:lnTo>
                                    <a:pt x="15" y="3158"/>
                                  </a:lnTo>
                                  <a:lnTo>
                                    <a:pt x="8" y="3158"/>
                                  </a:lnTo>
                                  <a:lnTo>
                                    <a:pt x="5" y="3158"/>
                                  </a:lnTo>
                                  <a:lnTo>
                                    <a:pt x="1" y="3159"/>
                                  </a:lnTo>
                                  <a:lnTo>
                                    <a:pt x="1" y="3161"/>
                                  </a:lnTo>
                                  <a:lnTo>
                                    <a:pt x="1" y="3330"/>
                                  </a:lnTo>
                                  <a:lnTo>
                                    <a:pt x="1" y="3332"/>
                                  </a:lnTo>
                                  <a:lnTo>
                                    <a:pt x="3" y="3332"/>
                                  </a:lnTo>
                                  <a:lnTo>
                                    <a:pt x="1" y="3334"/>
                                  </a:lnTo>
                                  <a:lnTo>
                                    <a:pt x="1" y="3336"/>
                                  </a:lnTo>
                                  <a:lnTo>
                                    <a:pt x="1" y="3503"/>
                                  </a:lnTo>
                                  <a:lnTo>
                                    <a:pt x="1" y="3505"/>
                                  </a:lnTo>
                                  <a:lnTo>
                                    <a:pt x="5" y="3507"/>
                                  </a:lnTo>
                                  <a:lnTo>
                                    <a:pt x="8" y="3507"/>
                                  </a:lnTo>
                                  <a:lnTo>
                                    <a:pt x="12" y="3507"/>
                                  </a:lnTo>
                                  <a:lnTo>
                                    <a:pt x="15" y="3507"/>
                                  </a:lnTo>
                                  <a:lnTo>
                                    <a:pt x="19" y="3507"/>
                                  </a:lnTo>
                                  <a:lnTo>
                                    <a:pt x="22" y="3505"/>
                                  </a:lnTo>
                                  <a:lnTo>
                                    <a:pt x="24" y="3503"/>
                                  </a:lnTo>
                                  <a:lnTo>
                                    <a:pt x="24" y="3336"/>
                                  </a:lnTo>
                                  <a:lnTo>
                                    <a:pt x="22" y="3334"/>
                                  </a:lnTo>
                                  <a:lnTo>
                                    <a:pt x="20" y="3332"/>
                                  </a:lnTo>
                                  <a:lnTo>
                                    <a:pt x="22" y="3332"/>
                                  </a:lnTo>
                                  <a:lnTo>
                                    <a:pt x="24" y="3330"/>
                                  </a:lnTo>
                                  <a:lnTo>
                                    <a:pt x="24" y="3161"/>
                                  </a:lnTo>
                                  <a:moveTo>
                                    <a:pt x="24" y="2810"/>
                                  </a:moveTo>
                                  <a:lnTo>
                                    <a:pt x="22" y="2808"/>
                                  </a:lnTo>
                                  <a:lnTo>
                                    <a:pt x="19" y="2807"/>
                                  </a:lnTo>
                                  <a:lnTo>
                                    <a:pt x="15" y="2807"/>
                                  </a:lnTo>
                                  <a:lnTo>
                                    <a:pt x="8" y="2807"/>
                                  </a:lnTo>
                                  <a:lnTo>
                                    <a:pt x="5" y="2807"/>
                                  </a:lnTo>
                                  <a:lnTo>
                                    <a:pt x="1" y="2808"/>
                                  </a:lnTo>
                                  <a:lnTo>
                                    <a:pt x="1" y="2810"/>
                                  </a:lnTo>
                                  <a:lnTo>
                                    <a:pt x="1" y="2979"/>
                                  </a:lnTo>
                                  <a:lnTo>
                                    <a:pt x="1" y="2981"/>
                                  </a:lnTo>
                                  <a:lnTo>
                                    <a:pt x="3" y="2981"/>
                                  </a:lnTo>
                                  <a:lnTo>
                                    <a:pt x="1" y="2983"/>
                                  </a:lnTo>
                                  <a:lnTo>
                                    <a:pt x="1" y="2985"/>
                                  </a:lnTo>
                                  <a:lnTo>
                                    <a:pt x="1" y="3154"/>
                                  </a:lnTo>
                                  <a:lnTo>
                                    <a:pt x="1" y="3154"/>
                                  </a:lnTo>
                                  <a:lnTo>
                                    <a:pt x="5" y="3156"/>
                                  </a:lnTo>
                                  <a:lnTo>
                                    <a:pt x="8" y="3158"/>
                                  </a:lnTo>
                                  <a:lnTo>
                                    <a:pt x="12" y="3158"/>
                                  </a:lnTo>
                                  <a:lnTo>
                                    <a:pt x="15" y="3158"/>
                                  </a:lnTo>
                                  <a:lnTo>
                                    <a:pt x="19" y="3156"/>
                                  </a:lnTo>
                                  <a:lnTo>
                                    <a:pt x="22" y="3154"/>
                                  </a:lnTo>
                                  <a:lnTo>
                                    <a:pt x="24" y="3152"/>
                                  </a:lnTo>
                                  <a:lnTo>
                                    <a:pt x="24" y="2985"/>
                                  </a:lnTo>
                                  <a:lnTo>
                                    <a:pt x="22" y="2983"/>
                                  </a:lnTo>
                                  <a:lnTo>
                                    <a:pt x="20" y="2981"/>
                                  </a:lnTo>
                                  <a:lnTo>
                                    <a:pt x="22" y="2981"/>
                                  </a:lnTo>
                                  <a:lnTo>
                                    <a:pt x="24" y="2979"/>
                                  </a:lnTo>
                                  <a:lnTo>
                                    <a:pt x="24" y="2810"/>
                                  </a:lnTo>
                                  <a:moveTo>
                                    <a:pt x="24" y="2459"/>
                                  </a:moveTo>
                                  <a:lnTo>
                                    <a:pt x="22" y="2459"/>
                                  </a:lnTo>
                                  <a:lnTo>
                                    <a:pt x="19" y="2455"/>
                                  </a:lnTo>
                                  <a:lnTo>
                                    <a:pt x="15" y="2455"/>
                                  </a:lnTo>
                                  <a:lnTo>
                                    <a:pt x="8" y="2455"/>
                                  </a:lnTo>
                                  <a:lnTo>
                                    <a:pt x="5" y="2455"/>
                                  </a:lnTo>
                                  <a:lnTo>
                                    <a:pt x="1" y="2459"/>
                                  </a:lnTo>
                                  <a:lnTo>
                                    <a:pt x="1" y="2459"/>
                                  </a:lnTo>
                                  <a:lnTo>
                                    <a:pt x="1" y="2628"/>
                                  </a:lnTo>
                                  <a:lnTo>
                                    <a:pt x="1" y="2630"/>
                                  </a:lnTo>
                                  <a:lnTo>
                                    <a:pt x="3" y="2632"/>
                                  </a:lnTo>
                                  <a:lnTo>
                                    <a:pt x="1" y="2632"/>
                                  </a:lnTo>
                                  <a:lnTo>
                                    <a:pt x="1" y="2634"/>
                                  </a:lnTo>
                                  <a:lnTo>
                                    <a:pt x="1" y="2803"/>
                                  </a:lnTo>
                                  <a:lnTo>
                                    <a:pt x="1" y="2805"/>
                                  </a:lnTo>
                                  <a:lnTo>
                                    <a:pt x="5" y="2807"/>
                                  </a:lnTo>
                                  <a:lnTo>
                                    <a:pt x="8" y="2807"/>
                                  </a:lnTo>
                                  <a:lnTo>
                                    <a:pt x="12" y="2807"/>
                                  </a:lnTo>
                                  <a:lnTo>
                                    <a:pt x="15" y="2807"/>
                                  </a:lnTo>
                                  <a:lnTo>
                                    <a:pt x="19" y="2807"/>
                                  </a:lnTo>
                                  <a:lnTo>
                                    <a:pt x="22" y="2803"/>
                                  </a:lnTo>
                                  <a:lnTo>
                                    <a:pt x="24" y="2803"/>
                                  </a:lnTo>
                                  <a:lnTo>
                                    <a:pt x="24" y="2634"/>
                                  </a:lnTo>
                                  <a:lnTo>
                                    <a:pt x="22" y="2632"/>
                                  </a:lnTo>
                                  <a:lnTo>
                                    <a:pt x="20" y="2632"/>
                                  </a:lnTo>
                                  <a:lnTo>
                                    <a:pt x="22" y="2630"/>
                                  </a:lnTo>
                                  <a:lnTo>
                                    <a:pt x="24" y="2628"/>
                                  </a:lnTo>
                                  <a:lnTo>
                                    <a:pt x="24" y="2459"/>
                                  </a:lnTo>
                                  <a:moveTo>
                                    <a:pt x="24" y="2110"/>
                                  </a:moveTo>
                                  <a:lnTo>
                                    <a:pt x="22" y="2108"/>
                                  </a:lnTo>
                                  <a:lnTo>
                                    <a:pt x="19" y="2106"/>
                                  </a:lnTo>
                                  <a:lnTo>
                                    <a:pt x="15" y="2104"/>
                                  </a:lnTo>
                                  <a:lnTo>
                                    <a:pt x="8" y="2104"/>
                                  </a:lnTo>
                                  <a:lnTo>
                                    <a:pt x="5" y="2106"/>
                                  </a:lnTo>
                                  <a:lnTo>
                                    <a:pt x="1" y="2108"/>
                                  </a:lnTo>
                                  <a:lnTo>
                                    <a:pt x="1" y="2110"/>
                                  </a:lnTo>
                                  <a:lnTo>
                                    <a:pt x="1" y="2279"/>
                                  </a:lnTo>
                                  <a:lnTo>
                                    <a:pt x="1" y="2279"/>
                                  </a:lnTo>
                                  <a:lnTo>
                                    <a:pt x="3" y="2281"/>
                                  </a:lnTo>
                                  <a:lnTo>
                                    <a:pt x="1" y="2281"/>
                                  </a:lnTo>
                                  <a:lnTo>
                                    <a:pt x="1" y="2283"/>
                                  </a:lnTo>
                                  <a:lnTo>
                                    <a:pt x="1" y="2452"/>
                                  </a:lnTo>
                                  <a:lnTo>
                                    <a:pt x="1" y="2454"/>
                                  </a:lnTo>
                                  <a:lnTo>
                                    <a:pt x="5" y="2455"/>
                                  </a:lnTo>
                                  <a:lnTo>
                                    <a:pt x="8" y="2455"/>
                                  </a:lnTo>
                                  <a:lnTo>
                                    <a:pt x="12" y="2455"/>
                                  </a:lnTo>
                                  <a:lnTo>
                                    <a:pt x="15" y="2455"/>
                                  </a:lnTo>
                                  <a:lnTo>
                                    <a:pt x="19" y="2455"/>
                                  </a:lnTo>
                                  <a:lnTo>
                                    <a:pt x="22" y="2454"/>
                                  </a:lnTo>
                                  <a:lnTo>
                                    <a:pt x="24" y="2452"/>
                                  </a:lnTo>
                                  <a:lnTo>
                                    <a:pt x="24" y="2283"/>
                                  </a:lnTo>
                                  <a:lnTo>
                                    <a:pt x="22" y="2281"/>
                                  </a:lnTo>
                                  <a:lnTo>
                                    <a:pt x="20" y="2281"/>
                                  </a:lnTo>
                                  <a:lnTo>
                                    <a:pt x="22" y="2279"/>
                                  </a:lnTo>
                                  <a:lnTo>
                                    <a:pt x="24" y="2277"/>
                                  </a:lnTo>
                                  <a:lnTo>
                                    <a:pt x="24" y="2110"/>
                                  </a:lnTo>
                                  <a:moveTo>
                                    <a:pt x="24" y="1759"/>
                                  </a:moveTo>
                                  <a:lnTo>
                                    <a:pt x="22" y="1757"/>
                                  </a:lnTo>
                                  <a:lnTo>
                                    <a:pt x="19" y="1755"/>
                                  </a:lnTo>
                                  <a:lnTo>
                                    <a:pt x="15" y="1753"/>
                                  </a:lnTo>
                                  <a:lnTo>
                                    <a:pt x="8" y="1753"/>
                                  </a:lnTo>
                                  <a:lnTo>
                                    <a:pt x="5" y="1755"/>
                                  </a:lnTo>
                                  <a:lnTo>
                                    <a:pt x="1" y="1757"/>
                                  </a:lnTo>
                                  <a:lnTo>
                                    <a:pt x="1" y="1759"/>
                                  </a:lnTo>
                                  <a:lnTo>
                                    <a:pt x="1" y="1928"/>
                                  </a:lnTo>
                                  <a:lnTo>
                                    <a:pt x="1" y="1928"/>
                                  </a:lnTo>
                                  <a:lnTo>
                                    <a:pt x="3" y="1930"/>
                                  </a:lnTo>
                                  <a:lnTo>
                                    <a:pt x="1" y="1930"/>
                                  </a:lnTo>
                                  <a:lnTo>
                                    <a:pt x="1" y="1932"/>
                                  </a:lnTo>
                                  <a:lnTo>
                                    <a:pt x="1" y="2101"/>
                                  </a:lnTo>
                                  <a:lnTo>
                                    <a:pt x="1" y="2103"/>
                                  </a:lnTo>
                                  <a:lnTo>
                                    <a:pt x="5" y="2104"/>
                                  </a:lnTo>
                                  <a:lnTo>
                                    <a:pt x="8" y="2104"/>
                                  </a:lnTo>
                                  <a:lnTo>
                                    <a:pt x="12" y="2104"/>
                                  </a:lnTo>
                                  <a:lnTo>
                                    <a:pt x="15" y="2104"/>
                                  </a:lnTo>
                                  <a:lnTo>
                                    <a:pt x="19" y="2104"/>
                                  </a:lnTo>
                                  <a:lnTo>
                                    <a:pt x="22" y="2103"/>
                                  </a:lnTo>
                                  <a:lnTo>
                                    <a:pt x="24" y="2101"/>
                                  </a:lnTo>
                                  <a:lnTo>
                                    <a:pt x="24" y="1932"/>
                                  </a:lnTo>
                                  <a:lnTo>
                                    <a:pt x="22" y="1930"/>
                                  </a:lnTo>
                                  <a:lnTo>
                                    <a:pt x="20" y="1930"/>
                                  </a:lnTo>
                                  <a:lnTo>
                                    <a:pt x="22" y="1928"/>
                                  </a:lnTo>
                                  <a:lnTo>
                                    <a:pt x="24" y="1928"/>
                                  </a:lnTo>
                                  <a:lnTo>
                                    <a:pt x="24" y="1759"/>
                                  </a:lnTo>
                                  <a:moveTo>
                                    <a:pt x="24" y="1408"/>
                                  </a:moveTo>
                                  <a:lnTo>
                                    <a:pt x="22" y="1406"/>
                                  </a:lnTo>
                                  <a:lnTo>
                                    <a:pt x="19" y="1404"/>
                                  </a:lnTo>
                                  <a:lnTo>
                                    <a:pt x="15" y="1404"/>
                                  </a:lnTo>
                                  <a:lnTo>
                                    <a:pt x="8" y="1404"/>
                                  </a:lnTo>
                                  <a:lnTo>
                                    <a:pt x="5" y="1404"/>
                                  </a:lnTo>
                                  <a:lnTo>
                                    <a:pt x="1" y="1406"/>
                                  </a:lnTo>
                                  <a:lnTo>
                                    <a:pt x="1" y="1408"/>
                                  </a:lnTo>
                                  <a:lnTo>
                                    <a:pt x="1" y="1577"/>
                                  </a:lnTo>
                                  <a:lnTo>
                                    <a:pt x="1" y="1579"/>
                                  </a:lnTo>
                                  <a:lnTo>
                                    <a:pt x="3" y="1579"/>
                                  </a:lnTo>
                                  <a:lnTo>
                                    <a:pt x="1" y="1581"/>
                                  </a:lnTo>
                                  <a:lnTo>
                                    <a:pt x="1" y="1581"/>
                                  </a:lnTo>
                                  <a:lnTo>
                                    <a:pt x="1" y="1750"/>
                                  </a:lnTo>
                                  <a:lnTo>
                                    <a:pt x="1" y="1752"/>
                                  </a:lnTo>
                                  <a:lnTo>
                                    <a:pt x="5" y="1753"/>
                                  </a:lnTo>
                                  <a:lnTo>
                                    <a:pt x="8" y="1753"/>
                                  </a:lnTo>
                                  <a:lnTo>
                                    <a:pt x="12" y="1753"/>
                                  </a:lnTo>
                                  <a:lnTo>
                                    <a:pt x="15" y="1753"/>
                                  </a:lnTo>
                                  <a:lnTo>
                                    <a:pt x="19" y="1753"/>
                                  </a:lnTo>
                                  <a:lnTo>
                                    <a:pt x="22" y="1752"/>
                                  </a:lnTo>
                                  <a:lnTo>
                                    <a:pt x="24" y="1750"/>
                                  </a:lnTo>
                                  <a:lnTo>
                                    <a:pt x="24" y="1581"/>
                                  </a:lnTo>
                                  <a:lnTo>
                                    <a:pt x="22" y="1581"/>
                                  </a:lnTo>
                                  <a:lnTo>
                                    <a:pt x="20" y="1579"/>
                                  </a:lnTo>
                                  <a:lnTo>
                                    <a:pt x="22" y="1579"/>
                                  </a:lnTo>
                                  <a:lnTo>
                                    <a:pt x="24" y="1577"/>
                                  </a:lnTo>
                                  <a:lnTo>
                                    <a:pt x="24" y="1408"/>
                                  </a:lnTo>
                                  <a:moveTo>
                                    <a:pt x="24" y="1057"/>
                                  </a:moveTo>
                                  <a:lnTo>
                                    <a:pt x="22" y="1055"/>
                                  </a:lnTo>
                                  <a:lnTo>
                                    <a:pt x="19" y="1053"/>
                                  </a:lnTo>
                                  <a:lnTo>
                                    <a:pt x="15" y="1053"/>
                                  </a:lnTo>
                                  <a:lnTo>
                                    <a:pt x="8" y="1053"/>
                                  </a:lnTo>
                                  <a:lnTo>
                                    <a:pt x="5" y="1053"/>
                                  </a:lnTo>
                                  <a:lnTo>
                                    <a:pt x="1" y="1055"/>
                                  </a:lnTo>
                                  <a:lnTo>
                                    <a:pt x="1" y="1057"/>
                                  </a:lnTo>
                                  <a:lnTo>
                                    <a:pt x="1" y="1226"/>
                                  </a:lnTo>
                                  <a:lnTo>
                                    <a:pt x="1" y="1228"/>
                                  </a:lnTo>
                                  <a:lnTo>
                                    <a:pt x="3" y="1228"/>
                                  </a:lnTo>
                                  <a:lnTo>
                                    <a:pt x="1" y="1230"/>
                                  </a:lnTo>
                                  <a:lnTo>
                                    <a:pt x="1" y="1231"/>
                                  </a:lnTo>
                                  <a:lnTo>
                                    <a:pt x="1" y="1399"/>
                                  </a:lnTo>
                                  <a:lnTo>
                                    <a:pt x="1" y="1401"/>
                                  </a:lnTo>
                                  <a:lnTo>
                                    <a:pt x="5" y="1402"/>
                                  </a:lnTo>
                                  <a:lnTo>
                                    <a:pt x="8" y="1404"/>
                                  </a:lnTo>
                                  <a:lnTo>
                                    <a:pt x="12" y="1404"/>
                                  </a:lnTo>
                                  <a:lnTo>
                                    <a:pt x="15" y="1404"/>
                                  </a:lnTo>
                                  <a:lnTo>
                                    <a:pt x="19" y="1402"/>
                                  </a:lnTo>
                                  <a:lnTo>
                                    <a:pt x="22" y="1401"/>
                                  </a:lnTo>
                                  <a:lnTo>
                                    <a:pt x="24" y="1399"/>
                                  </a:lnTo>
                                  <a:lnTo>
                                    <a:pt x="24" y="1231"/>
                                  </a:lnTo>
                                  <a:lnTo>
                                    <a:pt x="22" y="1230"/>
                                  </a:lnTo>
                                  <a:lnTo>
                                    <a:pt x="20" y="1228"/>
                                  </a:lnTo>
                                  <a:lnTo>
                                    <a:pt x="22" y="1228"/>
                                  </a:lnTo>
                                  <a:lnTo>
                                    <a:pt x="24" y="1226"/>
                                  </a:lnTo>
                                  <a:lnTo>
                                    <a:pt x="24" y="1057"/>
                                  </a:lnTo>
                                  <a:moveTo>
                                    <a:pt x="24" y="706"/>
                                  </a:moveTo>
                                  <a:lnTo>
                                    <a:pt x="22" y="706"/>
                                  </a:lnTo>
                                  <a:lnTo>
                                    <a:pt x="19" y="702"/>
                                  </a:lnTo>
                                  <a:lnTo>
                                    <a:pt x="15" y="702"/>
                                  </a:lnTo>
                                  <a:lnTo>
                                    <a:pt x="8" y="702"/>
                                  </a:lnTo>
                                  <a:lnTo>
                                    <a:pt x="5" y="702"/>
                                  </a:lnTo>
                                  <a:lnTo>
                                    <a:pt x="1" y="706"/>
                                  </a:lnTo>
                                  <a:lnTo>
                                    <a:pt x="1" y="706"/>
                                  </a:lnTo>
                                  <a:lnTo>
                                    <a:pt x="1" y="875"/>
                                  </a:lnTo>
                                  <a:lnTo>
                                    <a:pt x="1" y="877"/>
                                  </a:lnTo>
                                  <a:lnTo>
                                    <a:pt x="3" y="877"/>
                                  </a:lnTo>
                                  <a:lnTo>
                                    <a:pt x="1" y="878"/>
                                  </a:lnTo>
                                  <a:lnTo>
                                    <a:pt x="1" y="880"/>
                                  </a:lnTo>
                                  <a:lnTo>
                                    <a:pt x="1" y="1050"/>
                                  </a:lnTo>
                                  <a:lnTo>
                                    <a:pt x="1" y="1050"/>
                                  </a:lnTo>
                                  <a:lnTo>
                                    <a:pt x="5" y="1051"/>
                                  </a:lnTo>
                                  <a:lnTo>
                                    <a:pt x="8" y="1053"/>
                                  </a:lnTo>
                                  <a:lnTo>
                                    <a:pt x="12" y="1053"/>
                                  </a:lnTo>
                                  <a:lnTo>
                                    <a:pt x="15" y="1053"/>
                                  </a:lnTo>
                                  <a:lnTo>
                                    <a:pt x="19" y="1051"/>
                                  </a:lnTo>
                                  <a:lnTo>
                                    <a:pt x="22" y="1050"/>
                                  </a:lnTo>
                                  <a:lnTo>
                                    <a:pt x="24" y="1050"/>
                                  </a:lnTo>
                                  <a:lnTo>
                                    <a:pt x="24" y="880"/>
                                  </a:lnTo>
                                  <a:lnTo>
                                    <a:pt x="22" y="878"/>
                                  </a:lnTo>
                                  <a:lnTo>
                                    <a:pt x="20" y="877"/>
                                  </a:lnTo>
                                  <a:lnTo>
                                    <a:pt x="22" y="877"/>
                                  </a:lnTo>
                                  <a:lnTo>
                                    <a:pt x="24" y="875"/>
                                  </a:lnTo>
                                  <a:lnTo>
                                    <a:pt x="24" y="706"/>
                                  </a:lnTo>
                                  <a:moveTo>
                                    <a:pt x="24" y="356"/>
                                  </a:moveTo>
                                  <a:lnTo>
                                    <a:pt x="22" y="355"/>
                                  </a:lnTo>
                                  <a:lnTo>
                                    <a:pt x="19" y="353"/>
                                  </a:lnTo>
                                  <a:lnTo>
                                    <a:pt x="15" y="351"/>
                                  </a:lnTo>
                                  <a:lnTo>
                                    <a:pt x="8" y="351"/>
                                  </a:lnTo>
                                  <a:lnTo>
                                    <a:pt x="5" y="353"/>
                                  </a:lnTo>
                                  <a:lnTo>
                                    <a:pt x="1" y="355"/>
                                  </a:lnTo>
                                  <a:lnTo>
                                    <a:pt x="1" y="356"/>
                                  </a:lnTo>
                                  <a:lnTo>
                                    <a:pt x="1" y="524"/>
                                  </a:lnTo>
                                  <a:lnTo>
                                    <a:pt x="1" y="526"/>
                                  </a:lnTo>
                                  <a:lnTo>
                                    <a:pt x="3" y="527"/>
                                  </a:lnTo>
                                  <a:lnTo>
                                    <a:pt x="1" y="527"/>
                                  </a:lnTo>
                                  <a:lnTo>
                                    <a:pt x="1" y="529"/>
                                  </a:lnTo>
                                  <a:lnTo>
                                    <a:pt x="1" y="699"/>
                                  </a:lnTo>
                                  <a:lnTo>
                                    <a:pt x="1" y="700"/>
                                  </a:lnTo>
                                  <a:lnTo>
                                    <a:pt x="5" y="702"/>
                                  </a:lnTo>
                                  <a:lnTo>
                                    <a:pt x="8" y="702"/>
                                  </a:lnTo>
                                  <a:lnTo>
                                    <a:pt x="12" y="702"/>
                                  </a:lnTo>
                                  <a:lnTo>
                                    <a:pt x="15" y="702"/>
                                  </a:lnTo>
                                  <a:lnTo>
                                    <a:pt x="19" y="702"/>
                                  </a:lnTo>
                                  <a:lnTo>
                                    <a:pt x="22" y="700"/>
                                  </a:lnTo>
                                  <a:lnTo>
                                    <a:pt x="24" y="699"/>
                                  </a:lnTo>
                                  <a:lnTo>
                                    <a:pt x="24" y="529"/>
                                  </a:lnTo>
                                  <a:lnTo>
                                    <a:pt x="22" y="527"/>
                                  </a:lnTo>
                                  <a:lnTo>
                                    <a:pt x="20" y="527"/>
                                  </a:lnTo>
                                  <a:lnTo>
                                    <a:pt x="22" y="526"/>
                                  </a:lnTo>
                                  <a:lnTo>
                                    <a:pt x="24" y="524"/>
                                  </a:lnTo>
                                  <a:lnTo>
                                    <a:pt x="24" y="356"/>
                                  </a:lnTo>
                                  <a:moveTo>
                                    <a:pt x="24" y="5"/>
                                  </a:moveTo>
                                  <a:lnTo>
                                    <a:pt x="22" y="4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5" y="2"/>
                                  </a:lnTo>
                                  <a:lnTo>
                                    <a:pt x="1" y="4"/>
                                  </a:lnTo>
                                  <a:lnTo>
                                    <a:pt x="1" y="5"/>
                                  </a:lnTo>
                                  <a:lnTo>
                                    <a:pt x="1" y="175"/>
                                  </a:lnTo>
                                  <a:lnTo>
                                    <a:pt x="1" y="175"/>
                                  </a:lnTo>
                                  <a:lnTo>
                                    <a:pt x="3" y="176"/>
                                  </a:lnTo>
                                  <a:lnTo>
                                    <a:pt x="1" y="176"/>
                                  </a:lnTo>
                                  <a:lnTo>
                                    <a:pt x="1" y="178"/>
                                  </a:lnTo>
                                  <a:lnTo>
                                    <a:pt x="1" y="348"/>
                                  </a:lnTo>
                                  <a:lnTo>
                                    <a:pt x="1" y="349"/>
                                  </a:lnTo>
                                  <a:lnTo>
                                    <a:pt x="5" y="351"/>
                                  </a:lnTo>
                                  <a:lnTo>
                                    <a:pt x="8" y="351"/>
                                  </a:lnTo>
                                  <a:lnTo>
                                    <a:pt x="12" y="351"/>
                                  </a:lnTo>
                                  <a:lnTo>
                                    <a:pt x="15" y="351"/>
                                  </a:lnTo>
                                  <a:lnTo>
                                    <a:pt x="19" y="351"/>
                                  </a:lnTo>
                                  <a:lnTo>
                                    <a:pt x="22" y="349"/>
                                  </a:lnTo>
                                  <a:lnTo>
                                    <a:pt x="24" y="348"/>
                                  </a:lnTo>
                                  <a:lnTo>
                                    <a:pt x="24" y="178"/>
                                  </a:lnTo>
                                  <a:lnTo>
                                    <a:pt x="22" y="176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22" y="175"/>
                                  </a:lnTo>
                                  <a:lnTo>
                                    <a:pt x="24" y="173"/>
                                  </a:lnTo>
                                  <a:lnTo>
                                    <a:pt x="24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118" style="position:absolute;margin-left:489.6pt;margin-top:-528.95pt;width:0.65pt;height:497.1pt" coordorigin="9792,-10579" coordsize="13,9942"/>
              </w:pict>
            </mc:Fallback>
          </mc:AlternateContent>
          <w:delText>​​​​</w:delText>
        </w:r>
      </w:del>
      <w:del w:id="388" w:author="User" w:date="2023-04-17T13:51:00Z">
        <w:r>
          <w:rPr/>
          <mc:AlternateContent>
            <mc:Choice Requires="wpg">
              <w:drawing>
                <wp:anchor behindDoc="1" distT="0" distB="635" distL="635" distR="0" simplePos="0" locked="0" layoutInCell="0" allowOverlap="1" relativeHeight="223">
                  <wp:simplePos x="0" y="0"/>
                  <wp:positionH relativeFrom="page">
                    <wp:posOffset>5948045</wp:posOffset>
                  </wp:positionH>
                  <wp:positionV relativeFrom="paragraph">
                    <wp:posOffset>-6717665</wp:posOffset>
                  </wp:positionV>
                  <wp:extent cx="8255" cy="6322695"/>
                  <wp:effectExtent l="635" t="0" r="0" b="635"/>
                  <wp:wrapNone/>
                  <wp:docPr id="196" name="Фигура119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8280" cy="6322680"/>
                            <a:chOff x="0" y="0"/>
                            <a:chExt cx="8280" cy="632268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8280" cy="4482360"/>
                            </a:xfrm>
                            <a:custGeom>
                              <a:avLst/>
                              <a:gdLst>
                                <a:gd name="textAreaLeft" fmla="*/ 0 w 4680"/>
                                <a:gd name="textAreaRight" fmla="*/ 5400 w 4680"/>
                                <a:gd name="textAreaTop" fmla="*/ 0 h 2541240"/>
                                <a:gd name="textAreaBottom" fmla="*/ 2541960 h 254124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23" h="12451">
                                  <a:moveTo>
                                    <a:pt x="23" y="12278"/>
                                  </a:moveTo>
                                  <a:lnTo>
                                    <a:pt x="21" y="12276"/>
                                  </a:lnTo>
                                  <a:lnTo>
                                    <a:pt x="18" y="12275"/>
                                  </a:lnTo>
                                  <a:lnTo>
                                    <a:pt x="14" y="12273"/>
                                  </a:lnTo>
                                  <a:lnTo>
                                    <a:pt x="7" y="12273"/>
                                  </a:lnTo>
                                  <a:lnTo>
                                    <a:pt x="4" y="12275"/>
                                  </a:lnTo>
                                  <a:lnTo>
                                    <a:pt x="0" y="12276"/>
                                  </a:lnTo>
                                  <a:lnTo>
                                    <a:pt x="0" y="12278"/>
                                  </a:lnTo>
                                  <a:lnTo>
                                    <a:pt x="0" y="12447"/>
                                  </a:lnTo>
                                  <a:lnTo>
                                    <a:pt x="0" y="12447"/>
                                  </a:lnTo>
                                  <a:lnTo>
                                    <a:pt x="4" y="12449"/>
                                  </a:lnTo>
                                  <a:lnTo>
                                    <a:pt x="7" y="12451"/>
                                  </a:lnTo>
                                  <a:lnTo>
                                    <a:pt x="11" y="12451"/>
                                  </a:lnTo>
                                  <a:lnTo>
                                    <a:pt x="16" y="12451"/>
                                  </a:lnTo>
                                  <a:lnTo>
                                    <a:pt x="18" y="12449"/>
                                  </a:lnTo>
                                  <a:lnTo>
                                    <a:pt x="21" y="12447"/>
                                  </a:lnTo>
                                  <a:lnTo>
                                    <a:pt x="23" y="12446"/>
                                  </a:lnTo>
                                  <a:lnTo>
                                    <a:pt x="23" y="12278"/>
                                  </a:lnTo>
                                  <a:moveTo>
                                    <a:pt x="23" y="11927"/>
                                  </a:moveTo>
                                  <a:lnTo>
                                    <a:pt x="21" y="11925"/>
                                  </a:lnTo>
                                  <a:lnTo>
                                    <a:pt x="18" y="11924"/>
                                  </a:lnTo>
                                  <a:lnTo>
                                    <a:pt x="14" y="11924"/>
                                  </a:lnTo>
                                  <a:lnTo>
                                    <a:pt x="7" y="11924"/>
                                  </a:lnTo>
                                  <a:lnTo>
                                    <a:pt x="4" y="11924"/>
                                  </a:lnTo>
                                  <a:lnTo>
                                    <a:pt x="0" y="11925"/>
                                  </a:lnTo>
                                  <a:lnTo>
                                    <a:pt x="0" y="11927"/>
                                  </a:lnTo>
                                  <a:lnTo>
                                    <a:pt x="0" y="12096"/>
                                  </a:lnTo>
                                  <a:lnTo>
                                    <a:pt x="0" y="12098"/>
                                  </a:lnTo>
                                  <a:lnTo>
                                    <a:pt x="2" y="12098"/>
                                  </a:lnTo>
                                  <a:lnTo>
                                    <a:pt x="0" y="12098"/>
                                  </a:lnTo>
                                  <a:lnTo>
                                    <a:pt x="0" y="12100"/>
                                  </a:lnTo>
                                  <a:lnTo>
                                    <a:pt x="0" y="12269"/>
                                  </a:lnTo>
                                  <a:lnTo>
                                    <a:pt x="0" y="12271"/>
                                  </a:lnTo>
                                  <a:lnTo>
                                    <a:pt x="4" y="12273"/>
                                  </a:lnTo>
                                  <a:lnTo>
                                    <a:pt x="7" y="12273"/>
                                  </a:lnTo>
                                  <a:lnTo>
                                    <a:pt x="11" y="12273"/>
                                  </a:lnTo>
                                  <a:lnTo>
                                    <a:pt x="16" y="12273"/>
                                  </a:lnTo>
                                  <a:lnTo>
                                    <a:pt x="18" y="12273"/>
                                  </a:lnTo>
                                  <a:lnTo>
                                    <a:pt x="21" y="12271"/>
                                  </a:lnTo>
                                  <a:lnTo>
                                    <a:pt x="23" y="12269"/>
                                  </a:lnTo>
                                  <a:lnTo>
                                    <a:pt x="23" y="12100"/>
                                  </a:lnTo>
                                  <a:lnTo>
                                    <a:pt x="21" y="12098"/>
                                  </a:lnTo>
                                  <a:lnTo>
                                    <a:pt x="19" y="12098"/>
                                  </a:lnTo>
                                  <a:lnTo>
                                    <a:pt x="21" y="12096"/>
                                  </a:lnTo>
                                  <a:lnTo>
                                    <a:pt x="23" y="12096"/>
                                  </a:lnTo>
                                  <a:lnTo>
                                    <a:pt x="23" y="11927"/>
                                  </a:lnTo>
                                  <a:moveTo>
                                    <a:pt x="23" y="11576"/>
                                  </a:moveTo>
                                  <a:lnTo>
                                    <a:pt x="21" y="11574"/>
                                  </a:lnTo>
                                  <a:lnTo>
                                    <a:pt x="18" y="11573"/>
                                  </a:lnTo>
                                  <a:lnTo>
                                    <a:pt x="14" y="11573"/>
                                  </a:lnTo>
                                  <a:lnTo>
                                    <a:pt x="7" y="11573"/>
                                  </a:lnTo>
                                  <a:lnTo>
                                    <a:pt x="4" y="11573"/>
                                  </a:lnTo>
                                  <a:lnTo>
                                    <a:pt x="0" y="11574"/>
                                  </a:lnTo>
                                  <a:lnTo>
                                    <a:pt x="0" y="11576"/>
                                  </a:lnTo>
                                  <a:lnTo>
                                    <a:pt x="0" y="11745"/>
                                  </a:lnTo>
                                  <a:lnTo>
                                    <a:pt x="0" y="11747"/>
                                  </a:lnTo>
                                  <a:lnTo>
                                    <a:pt x="2" y="11747"/>
                                  </a:lnTo>
                                  <a:lnTo>
                                    <a:pt x="0" y="11749"/>
                                  </a:lnTo>
                                  <a:lnTo>
                                    <a:pt x="0" y="11749"/>
                                  </a:lnTo>
                                  <a:lnTo>
                                    <a:pt x="0" y="11918"/>
                                  </a:lnTo>
                                  <a:lnTo>
                                    <a:pt x="0" y="11920"/>
                                  </a:lnTo>
                                  <a:lnTo>
                                    <a:pt x="4" y="11922"/>
                                  </a:lnTo>
                                  <a:lnTo>
                                    <a:pt x="7" y="11922"/>
                                  </a:lnTo>
                                  <a:lnTo>
                                    <a:pt x="11" y="11922"/>
                                  </a:lnTo>
                                  <a:lnTo>
                                    <a:pt x="16" y="11922"/>
                                  </a:lnTo>
                                  <a:lnTo>
                                    <a:pt x="18" y="11922"/>
                                  </a:lnTo>
                                  <a:lnTo>
                                    <a:pt x="21" y="11920"/>
                                  </a:lnTo>
                                  <a:lnTo>
                                    <a:pt x="23" y="11918"/>
                                  </a:lnTo>
                                  <a:lnTo>
                                    <a:pt x="23" y="11749"/>
                                  </a:lnTo>
                                  <a:lnTo>
                                    <a:pt x="21" y="11749"/>
                                  </a:lnTo>
                                  <a:lnTo>
                                    <a:pt x="19" y="11747"/>
                                  </a:lnTo>
                                  <a:lnTo>
                                    <a:pt x="21" y="11747"/>
                                  </a:lnTo>
                                  <a:lnTo>
                                    <a:pt x="23" y="11745"/>
                                  </a:lnTo>
                                  <a:lnTo>
                                    <a:pt x="23" y="11576"/>
                                  </a:lnTo>
                                  <a:moveTo>
                                    <a:pt x="23" y="11225"/>
                                  </a:moveTo>
                                  <a:lnTo>
                                    <a:pt x="21" y="11223"/>
                                  </a:lnTo>
                                  <a:lnTo>
                                    <a:pt x="18" y="11222"/>
                                  </a:lnTo>
                                  <a:lnTo>
                                    <a:pt x="14" y="11222"/>
                                  </a:lnTo>
                                  <a:lnTo>
                                    <a:pt x="7" y="11222"/>
                                  </a:lnTo>
                                  <a:lnTo>
                                    <a:pt x="4" y="11222"/>
                                  </a:lnTo>
                                  <a:lnTo>
                                    <a:pt x="0" y="11223"/>
                                  </a:lnTo>
                                  <a:lnTo>
                                    <a:pt x="0" y="11225"/>
                                  </a:lnTo>
                                  <a:lnTo>
                                    <a:pt x="0" y="11394"/>
                                  </a:lnTo>
                                  <a:lnTo>
                                    <a:pt x="0" y="11396"/>
                                  </a:lnTo>
                                  <a:lnTo>
                                    <a:pt x="2" y="11396"/>
                                  </a:lnTo>
                                  <a:lnTo>
                                    <a:pt x="0" y="11398"/>
                                  </a:lnTo>
                                  <a:lnTo>
                                    <a:pt x="0" y="11400"/>
                                  </a:lnTo>
                                  <a:lnTo>
                                    <a:pt x="0" y="11569"/>
                                  </a:lnTo>
                                  <a:lnTo>
                                    <a:pt x="0" y="11569"/>
                                  </a:lnTo>
                                  <a:lnTo>
                                    <a:pt x="4" y="11571"/>
                                  </a:lnTo>
                                  <a:lnTo>
                                    <a:pt x="7" y="11573"/>
                                  </a:lnTo>
                                  <a:lnTo>
                                    <a:pt x="11" y="11573"/>
                                  </a:lnTo>
                                  <a:lnTo>
                                    <a:pt x="16" y="11573"/>
                                  </a:lnTo>
                                  <a:lnTo>
                                    <a:pt x="18" y="11571"/>
                                  </a:lnTo>
                                  <a:lnTo>
                                    <a:pt x="21" y="11569"/>
                                  </a:lnTo>
                                  <a:lnTo>
                                    <a:pt x="23" y="11567"/>
                                  </a:lnTo>
                                  <a:lnTo>
                                    <a:pt x="23" y="11400"/>
                                  </a:lnTo>
                                  <a:lnTo>
                                    <a:pt x="21" y="11398"/>
                                  </a:lnTo>
                                  <a:lnTo>
                                    <a:pt x="19" y="11396"/>
                                  </a:lnTo>
                                  <a:lnTo>
                                    <a:pt x="21" y="11396"/>
                                  </a:lnTo>
                                  <a:lnTo>
                                    <a:pt x="23" y="11394"/>
                                  </a:lnTo>
                                  <a:lnTo>
                                    <a:pt x="23" y="11225"/>
                                  </a:lnTo>
                                  <a:moveTo>
                                    <a:pt x="23" y="10874"/>
                                  </a:moveTo>
                                  <a:lnTo>
                                    <a:pt x="21" y="10874"/>
                                  </a:lnTo>
                                  <a:lnTo>
                                    <a:pt x="18" y="10871"/>
                                  </a:lnTo>
                                  <a:lnTo>
                                    <a:pt x="14" y="10871"/>
                                  </a:lnTo>
                                  <a:lnTo>
                                    <a:pt x="7" y="10871"/>
                                  </a:lnTo>
                                  <a:lnTo>
                                    <a:pt x="4" y="10871"/>
                                  </a:lnTo>
                                  <a:lnTo>
                                    <a:pt x="0" y="10874"/>
                                  </a:lnTo>
                                  <a:lnTo>
                                    <a:pt x="0" y="10874"/>
                                  </a:lnTo>
                                  <a:lnTo>
                                    <a:pt x="0" y="11043"/>
                                  </a:lnTo>
                                  <a:lnTo>
                                    <a:pt x="0" y="11045"/>
                                  </a:lnTo>
                                  <a:lnTo>
                                    <a:pt x="2" y="11047"/>
                                  </a:lnTo>
                                  <a:lnTo>
                                    <a:pt x="0" y="11047"/>
                                  </a:lnTo>
                                  <a:lnTo>
                                    <a:pt x="0" y="11049"/>
                                  </a:lnTo>
                                  <a:lnTo>
                                    <a:pt x="0" y="11218"/>
                                  </a:lnTo>
                                  <a:lnTo>
                                    <a:pt x="0" y="11220"/>
                                  </a:lnTo>
                                  <a:lnTo>
                                    <a:pt x="4" y="11222"/>
                                  </a:lnTo>
                                  <a:lnTo>
                                    <a:pt x="7" y="11222"/>
                                  </a:lnTo>
                                  <a:lnTo>
                                    <a:pt x="11" y="11222"/>
                                  </a:lnTo>
                                  <a:lnTo>
                                    <a:pt x="16" y="11222"/>
                                  </a:lnTo>
                                  <a:lnTo>
                                    <a:pt x="18" y="11220"/>
                                  </a:lnTo>
                                  <a:lnTo>
                                    <a:pt x="21" y="11218"/>
                                  </a:lnTo>
                                  <a:lnTo>
                                    <a:pt x="23" y="11218"/>
                                  </a:lnTo>
                                  <a:lnTo>
                                    <a:pt x="23" y="11049"/>
                                  </a:lnTo>
                                  <a:lnTo>
                                    <a:pt x="21" y="11047"/>
                                  </a:lnTo>
                                  <a:lnTo>
                                    <a:pt x="19" y="11047"/>
                                  </a:lnTo>
                                  <a:lnTo>
                                    <a:pt x="21" y="11045"/>
                                  </a:lnTo>
                                  <a:lnTo>
                                    <a:pt x="23" y="11043"/>
                                  </a:lnTo>
                                  <a:lnTo>
                                    <a:pt x="23" y="10874"/>
                                  </a:lnTo>
                                  <a:moveTo>
                                    <a:pt x="23" y="10525"/>
                                  </a:moveTo>
                                  <a:lnTo>
                                    <a:pt x="21" y="10523"/>
                                  </a:lnTo>
                                  <a:lnTo>
                                    <a:pt x="18" y="10521"/>
                                  </a:lnTo>
                                  <a:lnTo>
                                    <a:pt x="14" y="10520"/>
                                  </a:lnTo>
                                  <a:lnTo>
                                    <a:pt x="7" y="10520"/>
                                  </a:lnTo>
                                  <a:lnTo>
                                    <a:pt x="4" y="10521"/>
                                  </a:lnTo>
                                  <a:lnTo>
                                    <a:pt x="0" y="10523"/>
                                  </a:lnTo>
                                  <a:lnTo>
                                    <a:pt x="0" y="10525"/>
                                  </a:lnTo>
                                  <a:lnTo>
                                    <a:pt x="0" y="10692"/>
                                  </a:lnTo>
                                  <a:lnTo>
                                    <a:pt x="0" y="10694"/>
                                  </a:lnTo>
                                  <a:lnTo>
                                    <a:pt x="2" y="10696"/>
                                  </a:lnTo>
                                  <a:lnTo>
                                    <a:pt x="0" y="10696"/>
                                  </a:lnTo>
                                  <a:lnTo>
                                    <a:pt x="0" y="10698"/>
                                  </a:lnTo>
                                  <a:lnTo>
                                    <a:pt x="0" y="10867"/>
                                  </a:lnTo>
                                  <a:lnTo>
                                    <a:pt x="0" y="10869"/>
                                  </a:lnTo>
                                  <a:lnTo>
                                    <a:pt x="4" y="10871"/>
                                  </a:lnTo>
                                  <a:lnTo>
                                    <a:pt x="7" y="10871"/>
                                  </a:lnTo>
                                  <a:lnTo>
                                    <a:pt x="11" y="10871"/>
                                  </a:lnTo>
                                  <a:lnTo>
                                    <a:pt x="16" y="10871"/>
                                  </a:lnTo>
                                  <a:lnTo>
                                    <a:pt x="18" y="10871"/>
                                  </a:lnTo>
                                  <a:lnTo>
                                    <a:pt x="21" y="10869"/>
                                  </a:lnTo>
                                  <a:lnTo>
                                    <a:pt x="23" y="10867"/>
                                  </a:lnTo>
                                  <a:lnTo>
                                    <a:pt x="23" y="10698"/>
                                  </a:lnTo>
                                  <a:lnTo>
                                    <a:pt x="21" y="10696"/>
                                  </a:lnTo>
                                  <a:lnTo>
                                    <a:pt x="19" y="10696"/>
                                  </a:lnTo>
                                  <a:lnTo>
                                    <a:pt x="21" y="10694"/>
                                  </a:lnTo>
                                  <a:lnTo>
                                    <a:pt x="23" y="10692"/>
                                  </a:lnTo>
                                  <a:lnTo>
                                    <a:pt x="23" y="10525"/>
                                  </a:lnTo>
                                  <a:moveTo>
                                    <a:pt x="23" y="10174"/>
                                  </a:moveTo>
                                  <a:lnTo>
                                    <a:pt x="21" y="10172"/>
                                  </a:lnTo>
                                  <a:lnTo>
                                    <a:pt x="18" y="10170"/>
                                  </a:lnTo>
                                  <a:lnTo>
                                    <a:pt x="14" y="10169"/>
                                  </a:lnTo>
                                  <a:lnTo>
                                    <a:pt x="7" y="10169"/>
                                  </a:lnTo>
                                  <a:lnTo>
                                    <a:pt x="4" y="10170"/>
                                  </a:lnTo>
                                  <a:lnTo>
                                    <a:pt x="0" y="10172"/>
                                  </a:lnTo>
                                  <a:lnTo>
                                    <a:pt x="0" y="10174"/>
                                  </a:lnTo>
                                  <a:lnTo>
                                    <a:pt x="0" y="10343"/>
                                  </a:lnTo>
                                  <a:lnTo>
                                    <a:pt x="0" y="10343"/>
                                  </a:lnTo>
                                  <a:lnTo>
                                    <a:pt x="2" y="10345"/>
                                  </a:lnTo>
                                  <a:lnTo>
                                    <a:pt x="0" y="10345"/>
                                  </a:lnTo>
                                  <a:lnTo>
                                    <a:pt x="0" y="10347"/>
                                  </a:lnTo>
                                  <a:lnTo>
                                    <a:pt x="0" y="10516"/>
                                  </a:lnTo>
                                  <a:lnTo>
                                    <a:pt x="0" y="10518"/>
                                  </a:lnTo>
                                  <a:lnTo>
                                    <a:pt x="4" y="10520"/>
                                  </a:lnTo>
                                  <a:lnTo>
                                    <a:pt x="7" y="10520"/>
                                  </a:lnTo>
                                  <a:lnTo>
                                    <a:pt x="11" y="10520"/>
                                  </a:lnTo>
                                  <a:lnTo>
                                    <a:pt x="16" y="10520"/>
                                  </a:lnTo>
                                  <a:lnTo>
                                    <a:pt x="18" y="10520"/>
                                  </a:lnTo>
                                  <a:lnTo>
                                    <a:pt x="21" y="10518"/>
                                  </a:lnTo>
                                  <a:lnTo>
                                    <a:pt x="23" y="10516"/>
                                  </a:lnTo>
                                  <a:lnTo>
                                    <a:pt x="23" y="10347"/>
                                  </a:lnTo>
                                  <a:lnTo>
                                    <a:pt x="21" y="10345"/>
                                  </a:lnTo>
                                  <a:lnTo>
                                    <a:pt x="19" y="10345"/>
                                  </a:lnTo>
                                  <a:lnTo>
                                    <a:pt x="21" y="10343"/>
                                  </a:lnTo>
                                  <a:lnTo>
                                    <a:pt x="23" y="10343"/>
                                  </a:lnTo>
                                  <a:lnTo>
                                    <a:pt x="23" y="10174"/>
                                  </a:lnTo>
                                  <a:moveTo>
                                    <a:pt x="23" y="9823"/>
                                  </a:moveTo>
                                  <a:lnTo>
                                    <a:pt x="21" y="9821"/>
                                  </a:lnTo>
                                  <a:lnTo>
                                    <a:pt x="18" y="9819"/>
                                  </a:lnTo>
                                  <a:lnTo>
                                    <a:pt x="14" y="9819"/>
                                  </a:lnTo>
                                  <a:lnTo>
                                    <a:pt x="7" y="9819"/>
                                  </a:lnTo>
                                  <a:lnTo>
                                    <a:pt x="4" y="9819"/>
                                  </a:lnTo>
                                  <a:lnTo>
                                    <a:pt x="0" y="9821"/>
                                  </a:lnTo>
                                  <a:lnTo>
                                    <a:pt x="0" y="9823"/>
                                  </a:lnTo>
                                  <a:lnTo>
                                    <a:pt x="0" y="9992"/>
                                  </a:lnTo>
                                  <a:lnTo>
                                    <a:pt x="0" y="9994"/>
                                  </a:lnTo>
                                  <a:lnTo>
                                    <a:pt x="2" y="9994"/>
                                  </a:lnTo>
                                  <a:lnTo>
                                    <a:pt x="0" y="9996"/>
                                  </a:lnTo>
                                  <a:lnTo>
                                    <a:pt x="0" y="9996"/>
                                  </a:lnTo>
                                  <a:lnTo>
                                    <a:pt x="0" y="10165"/>
                                  </a:lnTo>
                                  <a:lnTo>
                                    <a:pt x="0" y="10167"/>
                                  </a:lnTo>
                                  <a:lnTo>
                                    <a:pt x="4" y="10169"/>
                                  </a:lnTo>
                                  <a:lnTo>
                                    <a:pt x="7" y="10169"/>
                                  </a:lnTo>
                                  <a:lnTo>
                                    <a:pt x="11" y="10169"/>
                                  </a:lnTo>
                                  <a:lnTo>
                                    <a:pt x="16" y="10169"/>
                                  </a:lnTo>
                                  <a:lnTo>
                                    <a:pt x="18" y="10169"/>
                                  </a:lnTo>
                                  <a:lnTo>
                                    <a:pt x="21" y="10167"/>
                                  </a:lnTo>
                                  <a:lnTo>
                                    <a:pt x="23" y="10165"/>
                                  </a:lnTo>
                                  <a:lnTo>
                                    <a:pt x="23" y="9996"/>
                                  </a:lnTo>
                                  <a:lnTo>
                                    <a:pt x="21" y="9996"/>
                                  </a:lnTo>
                                  <a:lnTo>
                                    <a:pt x="19" y="9994"/>
                                  </a:lnTo>
                                  <a:lnTo>
                                    <a:pt x="21" y="9994"/>
                                  </a:lnTo>
                                  <a:lnTo>
                                    <a:pt x="23" y="9992"/>
                                  </a:lnTo>
                                  <a:lnTo>
                                    <a:pt x="23" y="9823"/>
                                  </a:lnTo>
                                  <a:moveTo>
                                    <a:pt x="23" y="9472"/>
                                  </a:moveTo>
                                  <a:lnTo>
                                    <a:pt x="21" y="9470"/>
                                  </a:lnTo>
                                  <a:lnTo>
                                    <a:pt x="18" y="9468"/>
                                  </a:lnTo>
                                  <a:lnTo>
                                    <a:pt x="14" y="9468"/>
                                  </a:lnTo>
                                  <a:lnTo>
                                    <a:pt x="7" y="9468"/>
                                  </a:lnTo>
                                  <a:lnTo>
                                    <a:pt x="4" y="9468"/>
                                  </a:lnTo>
                                  <a:lnTo>
                                    <a:pt x="0" y="9470"/>
                                  </a:lnTo>
                                  <a:lnTo>
                                    <a:pt x="0" y="9472"/>
                                  </a:lnTo>
                                  <a:lnTo>
                                    <a:pt x="0" y="9641"/>
                                  </a:lnTo>
                                  <a:lnTo>
                                    <a:pt x="0" y="9643"/>
                                  </a:lnTo>
                                  <a:lnTo>
                                    <a:pt x="2" y="9643"/>
                                  </a:lnTo>
                                  <a:lnTo>
                                    <a:pt x="0" y="9645"/>
                                  </a:lnTo>
                                  <a:lnTo>
                                    <a:pt x="0" y="9646"/>
                                  </a:lnTo>
                                  <a:lnTo>
                                    <a:pt x="0" y="9814"/>
                                  </a:lnTo>
                                  <a:lnTo>
                                    <a:pt x="0" y="9816"/>
                                  </a:lnTo>
                                  <a:lnTo>
                                    <a:pt x="4" y="9818"/>
                                  </a:lnTo>
                                  <a:lnTo>
                                    <a:pt x="7" y="9819"/>
                                  </a:lnTo>
                                  <a:lnTo>
                                    <a:pt x="11" y="9819"/>
                                  </a:lnTo>
                                  <a:lnTo>
                                    <a:pt x="16" y="9819"/>
                                  </a:lnTo>
                                  <a:lnTo>
                                    <a:pt x="18" y="9818"/>
                                  </a:lnTo>
                                  <a:lnTo>
                                    <a:pt x="21" y="9816"/>
                                  </a:lnTo>
                                  <a:lnTo>
                                    <a:pt x="23" y="9814"/>
                                  </a:lnTo>
                                  <a:lnTo>
                                    <a:pt x="23" y="9646"/>
                                  </a:lnTo>
                                  <a:lnTo>
                                    <a:pt x="21" y="9645"/>
                                  </a:lnTo>
                                  <a:lnTo>
                                    <a:pt x="19" y="9643"/>
                                  </a:lnTo>
                                  <a:lnTo>
                                    <a:pt x="21" y="9643"/>
                                  </a:lnTo>
                                  <a:lnTo>
                                    <a:pt x="23" y="9641"/>
                                  </a:lnTo>
                                  <a:lnTo>
                                    <a:pt x="23" y="9472"/>
                                  </a:lnTo>
                                  <a:moveTo>
                                    <a:pt x="23" y="9121"/>
                                  </a:moveTo>
                                  <a:lnTo>
                                    <a:pt x="21" y="9119"/>
                                  </a:lnTo>
                                  <a:lnTo>
                                    <a:pt x="18" y="9117"/>
                                  </a:lnTo>
                                  <a:lnTo>
                                    <a:pt x="14" y="9117"/>
                                  </a:lnTo>
                                  <a:lnTo>
                                    <a:pt x="7" y="9117"/>
                                  </a:lnTo>
                                  <a:lnTo>
                                    <a:pt x="4" y="9117"/>
                                  </a:lnTo>
                                  <a:lnTo>
                                    <a:pt x="0" y="9119"/>
                                  </a:lnTo>
                                  <a:lnTo>
                                    <a:pt x="0" y="9121"/>
                                  </a:lnTo>
                                  <a:lnTo>
                                    <a:pt x="0" y="9290"/>
                                  </a:lnTo>
                                  <a:lnTo>
                                    <a:pt x="0" y="9292"/>
                                  </a:lnTo>
                                  <a:lnTo>
                                    <a:pt x="2" y="9292"/>
                                  </a:lnTo>
                                  <a:lnTo>
                                    <a:pt x="0" y="9294"/>
                                  </a:lnTo>
                                  <a:lnTo>
                                    <a:pt x="0" y="9295"/>
                                  </a:lnTo>
                                  <a:lnTo>
                                    <a:pt x="0" y="9465"/>
                                  </a:lnTo>
                                  <a:lnTo>
                                    <a:pt x="0" y="9465"/>
                                  </a:lnTo>
                                  <a:lnTo>
                                    <a:pt x="4" y="9467"/>
                                  </a:lnTo>
                                  <a:lnTo>
                                    <a:pt x="7" y="9468"/>
                                  </a:lnTo>
                                  <a:lnTo>
                                    <a:pt x="11" y="9468"/>
                                  </a:lnTo>
                                  <a:lnTo>
                                    <a:pt x="16" y="9468"/>
                                  </a:lnTo>
                                  <a:lnTo>
                                    <a:pt x="18" y="9467"/>
                                  </a:lnTo>
                                  <a:lnTo>
                                    <a:pt x="21" y="9465"/>
                                  </a:lnTo>
                                  <a:lnTo>
                                    <a:pt x="23" y="9465"/>
                                  </a:lnTo>
                                  <a:lnTo>
                                    <a:pt x="23" y="9295"/>
                                  </a:lnTo>
                                  <a:lnTo>
                                    <a:pt x="21" y="9294"/>
                                  </a:lnTo>
                                  <a:lnTo>
                                    <a:pt x="19" y="9292"/>
                                  </a:lnTo>
                                  <a:lnTo>
                                    <a:pt x="21" y="9292"/>
                                  </a:lnTo>
                                  <a:lnTo>
                                    <a:pt x="23" y="9290"/>
                                  </a:lnTo>
                                  <a:lnTo>
                                    <a:pt x="23" y="9121"/>
                                  </a:lnTo>
                                  <a:moveTo>
                                    <a:pt x="23" y="8770"/>
                                  </a:moveTo>
                                  <a:lnTo>
                                    <a:pt x="21" y="8770"/>
                                  </a:lnTo>
                                  <a:lnTo>
                                    <a:pt x="18" y="8766"/>
                                  </a:lnTo>
                                  <a:lnTo>
                                    <a:pt x="14" y="8766"/>
                                  </a:lnTo>
                                  <a:lnTo>
                                    <a:pt x="7" y="8766"/>
                                  </a:lnTo>
                                  <a:lnTo>
                                    <a:pt x="4" y="8766"/>
                                  </a:lnTo>
                                  <a:lnTo>
                                    <a:pt x="0" y="8770"/>
                                  </a:lnTo>
                                  <a:lnTo>
                                    <a:pt x="0" y="8770"/>
                                  </a:lnTo>
                                  <a:lnTo>
                                    <a:pt x="0" y="8939"/>
                                  </a:lnTo>
                                  <a:lnTo>
                                    <a:pt x="0" y="8941"/>
                                  </a:lnTo>
                                  <a:lnTo>
                                    <a:pt x="2" y="8943"/>
                                  </a:lnTo>
                                  <a:lnTo>
                                    <a:pt x="0" y="8943"/>
                                  </a:lnTo>
                                  <a:lnTo>
                                    <a:pt x="0" y="8944"/>
                                  </a:lnTo>
                                  <a:lnTo>
                                    <a:pt x="0" y="9114"/>
                                  </a:lnTo>
                                  <a:lnTo>
                                    <a:pt x="0" y="9116"/>
                                  </a:lnTo>
                                  <a:lnTo>
                                    <a:pt x="4" y="9117"/>
                                  </a:lnTo>
                                  <a:lnTo>
                                    <a:pt x="7" y="9117"/>
                                  </a:lnTo>
                                  <a:lnTo>
                                    <a:pt x="11" y="9117"/>
                                  </a:lnTo>
                                  <a:lnTo>
                                    <a:pt x="16" y="9117"/>
                                  </a:lnTo>
                                  <a:lnTo>
                                    <a:pt x="18" y="9117"/>
                                  </a:lnTo>
                                  <a:lnTo>
                                    <a:pt x="21" y="9116"/>
                                  </a:lnTo>
                                  <a:lnTo>
                                    <a:pt x="23" y="9114"/>
                                  </a:lnTo>
                                  <a:lnTo>
                                    <a:pt x="23" y="8944"/>
                                  </a:lnTo>
                                  <a:lnTo>
                                    <a:pt x="21" y="8943"/>
                                  </a:lnTo>
                                  <a:lnTo>
                                    <a:pt x="19" y="8943"/>
                                  </a:lnTo>
                                  <a:lnTo>
                                    <a:pt x="21" y="8941"/>
                                  </a:lnTo>
                                  <a:lnTo>
                                    <a:pt x="23" y="8939"/>
                                  </a:lnTo>
                                  <a:lnTo>
                                    <a:pt x="23" y="8770"/>
                                  </a:lnTo>
                                  <a:moveTo>
                                    <a:pt x="23" y="8421"/>
                                  </a:moveTo>
                                  <a:lnTo>
                                    <a:pt x="21" y="8419"/>
                                  </a:lnTo>
                                  <a:lnTo>
                                    <a:pt x="18" y="8417"/>
                                  </a:lnTo>
                                  <a:lnTo>
                                    <a:pt x="14" y="8415"/>
                                  </a:lnTo>
                                  <a:lnTo>
                                    <a:pt x="7" y="8415"/>
                                  </a:lnTo>
                                  <a:lnTo>
                                    <a:pt x="4" y="8417"/>
                                  </a:lnTo>
                                  <a:lnTo>
                                    <a:pt x="0" y="8419"/>
                                  </a:lnTo>
                                  <a:lnTo>
                                    <a:pt x="0" y="8421"/>
                                  </a:lnTo>
                                  <a:lnTo>
                                    <a:pt x="0" y="8590"/>
                                  </a:lnTo>
                                  <a:lnTo>
                                    <a:pt x="0" y="8590"/>
                                  </a:lnTo>
                                  <a:lnTo>
                                    <a:pt x="2" y="8592"/>
                                  </a:lnTo>
                                  <a:lnTo>
                                    <a:pt x="0" y="8592"/>
                                  </a:lnTo>
                                  <a:lnTo>
                                    <a:pt x="0" y="8593"/>
                                  </a:lnTo>
                                  <a:lnTo>
                                    <a:pt x="0" y="8763"/>
                                  </a:lnTo>
                                  <a:lnTo>
                                    <a:pt x="0" y="8765"/>
                                  </a:lnTo>
                                  <a:lnTo>
                                    <a:pt x="4" y="8766"/>
                                  </a:lnTo>
                                  <a:lnTo>
                                    <a:pt x="7" y="8766"/>
                                  </a:lnTo>
                                  <a:lnTo>
                                    <a:pt x="11" y="8766"/>
                                  </a:lnTo>
                                  <a:lnTo>
                                    <a:pt x="16" y="8766"/>
                                  </a:lnTo>
                                  <a:lnTo>
                                    <a:pt x="18" y="8766"/>
                                  </a:lnTo>
                                  <a:lnTo>
                                    <a:pt x="21" y="8765"/>
                                  </a:lnTo>
                                  <a:lnTo>
                                    <a:pt x="23" y="8763"/>
                                  </a:lnTo>
                                  <a:lnTo>
                                    <a:pt x="23" y="8593"/>
                                  </a:lnTo>
                                  <a:lnTo>
                                    <a:pt x="21" y="8592"/>
                                  </a:lnTo>
                                  <a:lnTo>
                                    <a:pt x="19" y="8592"/>
                                  </a:lnTo>
                                  <a:lnTo>
                                    <a:pt x="21" y="8590"/>
                                  </a:lnTo>
                                  <a:lnTo>
                                    <a:pt x="23" y="8588"/>
                                  </a:lnTo>
                                  <a:lnTo>
                                    <a:pt x="23" y="8421"/>
                                  </a:lnTo>
                                  <a:moveTo>
                                    <a:pt x="23" y="8070"/>
                                  </a:moveTo>
                                  <a:lnTo>
                                    <a:pt x="21" y="8068"/>
                                  </a:lnTo>
                                  <a:lnTo>
                                    <a:pt x="18" y="8066"/>
                                  </a:lnTo>
                                  <a:lnTo>
                                    <a:pt x="14" y="8066"/>
                                  </a:lnTo>
                                  <a:lnTo>
                                    <a:pt x="7" y="8066"/>
                                  </a:lnTo>
                                  <a:lnTo>
                                    <a:pt x="4" y="8066"/>
                                  </a:lnTo>
                                  <a:lnTo>
                                    <a:pt x="0" y="8068"/>
                                  </a:lnTo>
                                  <a:lnTo>
                                    <a:pt x="0" y="8070"/>
                                  </a:lnTo>
                                  <a:lnTo>
                                    <a:pt x="0" y="8239"/>
                                  </a:lnTo>
                                  <a:lnTo>
                                    <a:pt x="0" y="8241"/>
                                  </a:lnTo>
                                  <a:lnTo>
                                    <a:pt x="2" y="8241"/>
                                  </a:lnTo>
                                  <a:lnTo>
                                    <a:pt x="0" y="8241"/>
                                  </a:lnTo>
                                  <a:lnTo>
                                    <a:pt x="0" y="8242"/>
                                  </a:lnTo>
                                  <a:lnTo>
                                    <a:pt x="0" y="8412"/>
                                  </a:lnTo>
                                  <a:lnTo>
                                    <a:pt x="0" y="8414"/>
                                  </a:lnTo>
                                  <a:lnTo>
                                    <a:pt x="4" y="8415"/>
                                  </a:lnTo>
                                  <a:lnTo>
                                    <a:pt x="7" y="8415"/>
                                  </a:lnTo>
                                  <a:lnTo>
                                    <a:pt x="11" y="8415"/>
                                  </a:lnTo>
                                  <a:lnTo>
                                    <a:pt x="16" y="8415"/>
                                  </a:lnTo>
                                  <a:lnTo>
                                    <a:pt x="18" y="8415"/>
                                  </a:lnTo>
                                  <a:lnTo>
                                    <a:pt x="21" y="8414"/>
                                  </a:lnTo>
                                  <a:lnTo>
                                    <a:pt x="23" y="8412"/>
                                  </a:lnTo>
                                  <a:lnTo>
                                    <a:pt x="23" y="8242"/>
                                  </a:lnTo>
                                  <a:lnTo>
                                    <a:pt x="21" y="8241"/>
                                  </a:lnTo>
                                  <a:lnTo>
                                    <a:pt x="19" y="8241"/>
                                  </a:lnTo>
                                  <a:lnTo>
                                    <a:pt x="21" y="8239"/>
                                  </a:lnTo>
                                  <a:lnTo>
                                    <a:pt x="23" y="8239"/>
                                  </a:lnTo>
                                  <a:lnTo>
                                    <a:pt x="23" y="8070"/>
                                  </a:lnTo>
                                  <a:moveTo>
                                    <a:pt x="23" y="7719"/>
                                  </a:moveTo>
                                  <a:lnTo>
                                    <a:pt x="21" y="7717"/>
                                  </a:lnTo>
                                  <a:lnTo>
                                    <a:pt x="18" y="7715"/>
                                  </a:lnTo>
                                  <a:lnTo>
                                    <a:pt x="14" y="7715"/>
                                  </a:lnTo>
                                  <a:lnTo>
                                    <a:pt x="7" y="7715"/>
                                  </a:lnTo>
                                  <a:lnTo>
                                    <a:pt x="4" y="7715"/>
                                  </a:lnTo>
                                  <a:lnTo>
                                    <a:pt x="0" y="7717"/>
                                  </a:lnTo>
                                  <a:lnTo>
                                    <a:pt x="0" y="7719"/>
                                  </a:lnTo>
                                  <a:lnTo>
                                    <a:pt x="0" y="7888"/>
                                  </a:lnTo>
                                  <a:lnTo>
                                    <a:pt x="0" y="7890"/>
                                  </a:lnTo>
                                  <a:lnTo>
                                    <a:pt x="2" y="7890"/>
                                  </a:lnTo>
                                  <a:lnTo>
                                    <a:pt x="0" y="7891"/>
                                  </a:lnTo>
                                  <a:lnTo>
                                    <a:pt x="0" y="7891"/>
                                  </a:lnTo>
                                  <a:lnTo>
                                    <a:pt x="0" y="8061"/>
                                  </a:lnTo>
                                  <a:lnTo>
                                    <a:pt x="0" y="8063"/>
                                  </a:lnTo>
                                  <a:lnTo>
                                    <a:pt x="4" y="8064"/>
                                  </a:lnTo>
                                  <a:lnTo>
                                    <a:pt x="7" y="8064"/>
                                  </a:lnTo>
                                  <a:lnTo>
                                    <a:pt x="11" y="8064"/>
                                  </a:lnTo>
                                  <a:lnTo>
                                    <a:pt x="16" y="8064"/>
                                  </a:lnTo>
                                  <a:lnTo>
                                    <a:pt x="18" y="8064"/>
                                  </a:lnTo>
                                  <a:lnTo>
                                    <a:pt x="21" y="8063"/>
                                  </a:lnTo>
                                  <a:lnTo>
                                    <a:pt x="23" y="8061"/>
                                  </a:lnTo>
                                  <a:lnTo>
                                    <a:pt x="23" y="7891"/>
                                  </a:lnTo>
                                  <a:lnTo>
                                    <a:pt x="21" y="7891"/>
                                  </a:lnTo>
                                  <a:lnTo>
                                    <a:pt x="19" y="7890"/>
                                  </a:lnTo>
                                  <a:lnTo>
                                    <a:pt x="21" y="7890"/>
                                  </a:lnTo>
                                  <a:lnTo>
                                    <a:pt x="23" y="7888"/>
                                  </a:lnTo>
                                  <a:lnTo>
                                    <a:pt x="23" y="7719"/>
                                  </a:lnTo>
                                  <a:moveTo>
                                    <a:pt x="23" y="7368"/>
                                  </a:moveTo>
                                  <a:lnTo>
                                    <a:pt x="21" y="7366"/>
                                  </a:lnTo>
                                  <a:lnTo>
                                    <a:pt x="18" y="7364"/>
                                  </a:lnTo>
                                  <a:lnTo>
                                    <a:pt x="14" y="7364"/>
                                  </a:lnTo>
                                  <a:lnTo>
                                    <a:pt x="7" y="7364"/>
                                  </a:lnTo>
                                  <a:lnTo>
                                    <a:pt x="4" y="7364"/>
                                  </a:lnTo>
                                  <a:lnTo>
                                    <a:pt x="0" y="7366"/>
                                  </a:lnTo>
                                  <a:lnTo>
                                    <a:pt x="0" y="7368"/>
                                  </a:lnTo>
                                  <a:lnTo>
                                    <a:pt x="0" y="7537"/>
                                  </a:lnTo>
                                  <a:lnTo>
                                    <a:pt x="0" y="7539"/>
                                  </a:lnTo>
                                  <a:lnTo>
                                    <a:pt x="2" y="7539"/>
                                  </a:lnTo>
                                  <a:lnTo>
                                    <a:pt x="0" y="7540"/>
                                  </a:lnTo>
                                  <a:lnTo>
                                    <a:pt x="0" y="7542"/>
                                  </a:lnTo>
                                  <a:lnTo>
                                    <a:pt x="0" y="7710"/>
                                  </a:lnTo>
                                  <a:lnTo>
                                    <a:pt x="0" y="7712"/>
                                  </a:lnTo>
                                  <a:lnTo>
                                    <a:pt x="4" y="7713"/>
                                  </a:lnTo>
                                  <a:lnTo>
                                    <a:pt x="7" y="7715"/>
                                  </a:lnTo>
                                  <a:lnTo>
                                    <a:pt x="11" y="7715"/>
                                  </a:lnTo>
                                  <a:lnTo>
                                    <a:pt x="16" y="7715"/>
                                  </a:lnTo>
                                  <a:lnTo>
                                    <a:pt x="18" y="7713"/>
                                  </a:lnTo>
                                  <a:lnTo>
                                    <a:pt x="21" y="7712"/>
                                  </a:lnTo>
                                  <a:lnTo>
                                    <a:pt x="23" y="7710"/>
                                  </a:lnTo>
                                  <a:lnTo>
                                    <a:pt x="23" y="7542"/>
                                  </a:lnTo>
                                  <a:lnTo>
                                    <a:pt x="21" y="7540"/>
                                  </a:lnTo>
                                  <a:lnTo>
                                    <a:pt x="19" y="7539"/>
                                  </a:lnTo>
                                  <a:lnTo>
                                    <a:pt x="21" y="7539"/>
                                  </a:lnTo>
                                  <a:lnTo>
                                    <a:pt x="23" y="7537"/>
                                  </a:lnTo>
                                  <a:lnTo>
                                    <a:pt x="23" y="7368"/>
                                  </a:lnTo>
                                  <a:moveTo>
                                    <a:pt x="23" y="7017"/>
                                  </a:moveTo>
                                  <a:lnTo>
                                    <a:pt x="21" y="7017"/>
                                  </a:lnTo>
                                  <a:lnTo>
                                    <a:pt x="18" y="7013"/>
                                  </a:lnTo>
                                  <a:lnTo>
                                    <a:pt x="14" y="7013"/>
                                  </a:lnTo>
                                  <a:lnTo>
                                    <a:pt x="7" y="7013"/>
                                  </a:lnTo>
                                  <a:lnTo>
                                    <a:pt x="4" y="7013"/>
                                  </a:lnTo>
                                  <a:lnTo>
                                    <a:pt x="0" y="7017"/>
                                  </a:lnTo>
                                  <a:lnTo>
                                    <a:pt x="0" y="7017"/>
                                  </a:lnTo>
                                  <a:lnTo>
                                    <a:pt x="0" y="7186"/>
                                  </a:lnTo>
                                  <a:lnTo>
                                    <a:pt x="0" y="7188"/>
                                  </a:lnTo>
                                  <a:lnTo>
                                    <a:pt x="2" y="7188"/>
                                  </a:lnTo>
                                  <a:lnTo>
                                    <a:pt x="0" y="7189"/>
                                  </a:lnTo>
                                  <a:lnTo>
                                    <a:pt x="0" y="7191"/>
                                  </a:lnTo>
                                  <a:lnTo>
                                    <a:pt x="0" y="7361"/>
                                  </a:lnTo>
                                  <a:lnTo>
                                    <a:pt x="0" y="7361"/>
                                  </a:lnTo>
                                  <a:lnTo>
                                    <a:pt x="4" y="7362"/>
                                  </a:lnTo>
                                  <a:lnTo>
                                    <a:pt x="7" y="7364"/>
                                  </a:lnTo>
                                  <a:lnTo>
                                    <a:pt x="11" y="7364"/>
                                  </a:lnTo>
                                  <a:lnTo>
                                    <a:pt x="16" y="7364"/>
                                  </a:lnTo>
                                  <a:lnTo>
                                    <a:pt x="18" y="7362"/>
                                  </a:lnTo>
                                  <a:lnTo>
                                    <a:pt x="21" y="7361"/>
                                  </a:lnTo>
                                  <a:lnTo>
                                    <a:pt x="23" y="7361"/>
                                  </a:lnTo>
                                  <a:lnTo>
                                    <a:pt x="23" y="7191"/>
                                  </a:lnTo>
                                  <a:lnTo>
                                    <a:pt x="21" y="7189"/>
                                  </a:lnTo>
                                  <a:lnTo>
                                    <a:pt x="19" y="7188"/>
                                  </a:lnTo>
                                  <a:lnTo>
                                    <a:pt x="21" y="7188"/>
                                  </a:lnTo>
                                  <a:lnTo>
                                    <a:pt x="23" y="7186"/>
                                  </a:lnTo>
                                  <a:lnTo>
                                    <a:pt x="23" y="7017"/>
                                  </a:lnTo>
                                  <a:moveTo>
                                    <a:pt x="23" y="6667"/>
                                  </a:moveTo>
                                  <a:lnTo>
                                    <a:pt x="21" y="6666"/>
                                  </a:lnTo>
                                  <a:lnTo>
                                    <a:pt x="18" y="6664"/>
                                  </a:lnTo>
                                  <a:lnTo>
                                    <a:pt x="14" y="6662"/>
                                  </a:lnTo>
                                  <a:lnTo>
                                    <a:pt x="7" y="6662"/>
                                  </a:lnTo>
                                  <a:lnTo>
                                    <a:pt x="4" y="6664"/>
                                  </a:lnTo>
                                  <a:lnTo>
                                    <a:pt x="0" y="6666"/>
                                  </a:lnTo>
                                  <a:lnTo>
                                    <a:pt x="0" y="6667"/>
                                  </a:lnTo>
                                  <a:lnTo>
                                    <a:pt x="0" y="6835"/>
                                  </a:lnTo>
                                  <a:lnTo>
                                    <a:pt x="0" y="6837"/>
                                  </a:lnTo>
                                  <a:lnTo>
                                    <a:pt x="2" y="6838"/>
                                  </a:lnTo>
                                  <a:lnTo>
                                    <a:pt x="0" y="6838"/>
                                  </a:lnTo>
                                  <a:lnTo>
                                    <a:pt x="0" y="6840"/>
                                  </a:lnTo>
                                  <a:lnTo>
                                    <a:pt x="0" y="7010"/>
                                  </a:lnTo>
                                  <a:lnTo>
                                    <a:pt x="0" y="7011"/>
                                  </a:lnTo>
                                  <a:lnTo>
                                    <a:pt x="4" y="7013"/>
                                  </a:lnTo>
                                  <a:lnTo>
                                    <a:pt x="7" y="7013"/>
                                  </a:lnTo>
                                  <a:lnTo>
                                    <a:pt x="11" y="7013"/>
                                  </a:lnTo>
                                  <a:lnTo>
                                    <a:pt x="16" y="7013"/>
                                  </a:lnTo>
                                  <a:lnTo>
                                    <a:pt x="18" y="7013"/>
                                  </a:lnTo>
                                  <a:lnTo>
                                    <a:pt x="21" y="7011"/>
                                  </a:lnTo>
                                  <a:lnTo>
                                    <a:pt x="23" y="7010"/>
                                  </a:lnTo>
                                  <a:lnTo>
                                    <a:pt x="23" y="6840"/>
                                  </a:lnTo>
                                  <a:lnTo>
                                    <a:pt x="21" y="6838"/>
                                  </a:lnTo>
                                  <a:lnTo>
                                    <a:pt x="19" y="6838"/>
                                  </a:lnTo>
                                  <a:lnTo>
                                    <a:pt x="21" y="6837"/>
                                  </a:lnTo>
                                  <a:lnTo>
                                    <a:pt x="23" y="6835"/>
                                  </a:lnTo>
                                  <a:lnTo>
                                    <a:pt x="23" y="6667"/>
                                  </a:lnTo>
                                  <a:moveTo>
                                    <a:pt x="23" y="6316"/>
                                  </a:moveTo>
                                  <a:lnTo>
                                    <a:pt x="21" y="6315"/>
                                  </a:lnTo>
                                  <a:lnTo>
                                    <a:pt x="18" y="6313"/>
                                  </a:lnTo>
                                  <a:lnTo>
                                    <a:pt x="14" y="6311"/>
                                  </a:lnTo>
                                  <a:lnTo>
                                    <a:pt x="7" y="6311"/>
                                  </a:lnTo>
                                  <a:lnTo>
                                    <a:pt x="4" y="6313"/>
                                  </a:lnTo>
                                  <a:lnTo>
                                    <a:pt x="0" y="6315"/>
                                  </a:lnTo>
                                  <a:lnTo>
                                    <a:pt x="0" y="6316"/>
                                  </a:lnTo>
                                  <a:lnTo>
                                    <a:pt x="0" y="6486"/>
                                  </a:lnTo>
                                  <a:lnTo>
                                    <a:pt x="0" y="6486"/>
                                  </a:lnTo>
                                  <a:lnTo>
                                    <a:pt x="2" y="6487"/>
                                  </a:lnTo>
                                  <a:lnTo>
                                    <a:pt x="0" y="6487"/>
                                  </a:lnTo>
                                  <a:lnTo>
                                    <a:pt x="0" y="6489"/>
                                  </a:lnTo>
                                  <a:lnTo>
                                    <a:pt x="0" y="6659"/>
                                  </a:lnTo>
                                  <a:lnTo>
                                    <a:pt x="0" y="6660"/>
                                  </a:lnTo>
                                  <a:lnTo>
                                    <a:pt x="4" y="6662"/>
                                  </a:lnTo>
                                  <a:lnTo>
                                    <a:pt x="7" y="6662"/>
                                  </a:lnTo>
                                  <a:lnTo>
                                    <a:pt x="11" y="6662"/>
                                  </a:lnTo>
                                  <a:lnTo>
                                    <a:pt x="16" y="6662"/>
                                  </a:lnTo>
                                  <a:lnTo>
                                    <a:pt x="18" y="6662"/>
                                  </a:lnTo>
                                  <a:lnTo>
                                    <a:pt x="21" y="6660"/>
                                  </a:lnTo>
                                  <a:lnTo>
                                    <a:pt x="23" y="6659"/>
                                  </a:lnTo>
                                  <a:lnTo>
                                    <a:pt x="23" y="6489"/>
                                  </a:lnTo>
                                  <a:lnTo>
                                    <a:pt x="21" y="6487"/>
                                  </a:lnTo>
                                  <a:lnTo>
                                    <a:pt x="19" y="6487"/>
                                  </a:lnTo>
                                  <a:lnTo>
                                    <a:pt x="21" y="6486"/>
                                  </a:lnTo>
                                  <a:lnTo>
                                    <a:pt x="23" y="6486"/>
                                  </a:lnTo>
                                  <a:lnTo>
                                    <a:pt x="23" y="6316"/>
                                  </a:lnTo>
                                  <a:moveTo>
                                    <a:pt x="23" y="5965"/>
                                  </a:moveTo>
                                  <a:lnTo>
                                    <a:pt x="21" y="5964"/>
                                  </a:lnTo>
                                  <a:lnTo>
                                    <a:pt x="18" y="5962"/>
                                  </a:lnTo>
                                  <a:lnTo>
                                    <a:pt x="14" y="5962"/>
                                  </a:lnTo>
                                  <a:lnTo>
                                    <a:pt x="7" y="5962"/>
                                  </a:lnTo>
                                  <a:lnTo>
                                    <a:pt x="4" y="5962"/>
                                  </a:lnTo>
                                  <a:lnTo>
                                    <a:pt x="0" y="5964"/>
                                  </a:lnTo>
                                  <a:lnTo>
                                    <a:pt x="0" y="5965"/>
                                  </a:lnTo>
                                  <a:lnTo>
                                    <a:pt x="0" y="6135"/>
                                  </a:lnTo>
                                  <a:lnTo>
                                    <a:pt x="0" y="6136"/>
                                  </a:lnTo>
                                  <a:lnTo>
                                    <a:pt x="2" y="6136"/>
                                  </a:lnTo>
                                  <a:lnTo>
                                    <a:pt x="0" y="6138"/>
                                  </a:lnTo>
                                  <a:lnTo>
                                    <a:pt x="0" y="6138"/>
                                  </a:lnTo>
                                  <a:lnTo>
                                    <a:pt x="0" y="6308"/>
                                  </a:lnTo>
                                  <a:lnTo>
                                    <a:pt x="0" y="6309"/>
                                  </a:lnTo>
                                  <a:lnTo>
                                    <a:pt x="4" y="6311"/>
                                  </a:lnTo>
                                  <a:lnTo>
                                    <a:pt x="7" y="6311"/>
                                  </a:lnTo>
                                  <a:lnTo>
                                    <a:pt x="11" y="6311"/>
                                  </a:lnTo>
                                  <a:lnTo>
                                    <a:pt x="16" y="6311"/>
                                  </a:lnTo>
                                  <a:lnTo>
                                    <a:pt x="18" y="6311"/>
                                  </a:lnTo>
                                  <a:lnTo>
                                    <a:pt x="21" y="6309"/>
                                  </a:lnTo>
                                  <a:lnTo>
                                    <a:pt x="23" y="6308"/>
                                  </a:lnTo>
                                  <a:lnTo>
                                    <a:pt x="23" y="6138"/>
                                  </a:lnTo>
                                  <a:lnTo>
                                    <a:pt x="21" y="6138"/>
                                  </a:lnTo>
                                  <a:lnTo>
                                    <a:pt x="19" y="6136"/>
                                  </a:lnTo>
                                  <a:lnTo>
                                    <a:pt x="21" y="6136"/>
                                  </a:lnTo>
                                  <a:lnTo>
                                    <a:pt x="23" y="6135"/>
                                  </a:lnTo>
                                  <a:lnTo>
                                    <a:pt x="23" y="5965"/>
                                  </a:lnTo>
                                  <a:moveTo>
                                    <a:pt x="23" y="5614"/>
                                  </a:moveTo>
                                  <a:lnTo>
                                    <a:pt x="21" y="5613"/>
                                  </a:lnTo>
                                  <a:lnTo>
                                    <a:pt x="18" y="5611"/>
                                  </a:lnTo>
                                  <a:lnTo>
                                    <a:pt x="14" y="5611"/>
                                  </a:lnTo>
                                  <a:lnTo>
                                    <a:pt x="7" y="5611"/>
                                  </a:lnTo>
                                  <a:lnTo>
                                    <a:pt x="4" y="5611"/>
                                  </a:lnTo>
                                  <a:lnTo>
                                    <a:pt x="0" y="5613"/>
                                  </a:lnTo>
                                  <a:lnTo>
                                    <a:pt x="0" y="5614"/>
                                  </a:lnTo>
                                  <a:lnTo>
                                    <a:pt x="0" y="5784"/>
                                  </a:lnTo>
                                  <a:lnTo>
                                    <a:pt x="0" y="5785"/>
                                  </a:lnTo>
                                  <a:lnTo>
                                    <a:pt x="2" y="5785"/>
                                  </a:lnTo>
                                  <a:lnTo>
                                    <a:pt x="0" y="5787"/>
                                  </a:lnTo>
                                  <a:lnTo>
                                    <a:pt x="0" y="5789"/>
                                  </a:lnTo>
                                  <a:lnTo>
                                    <a:pt x="0" y="5957"/>
                                  </a:lnTo>
                                  <a:lnTo>
                                    <a:pt x="0" y="5958"/>
                                  </a:lnTo>
                                  <a:lnTo>
                                    <a:pt x="4" y="5960"/>
                                  </a:lnTo>
                                  <a:lnTo>
                                    <a:pt x="7" y="5960"/>
                                  </a:lnTo>
                                  <a:lnTo>
                                    <a:pt x="11" y="5960"/>
                                  </a:lnTo>
                                  <a:lnTo>
                                    <a:pt x="16" y="5960"/>
                                  </a:lnTo>
                                  <a:lnTo>
                                    <a:pt x="18" y="5960"/>
                                  </a:lnTo>
                                  <a:lnTo>
                                    <a:pt x="21" y="5958"/>
                                  </a:lnTo>
                                  <a:lnTo>
                                    <a:pt x="23" y="5957"/>
                                  </a:lnTo>
                                  <a:lnTo>
                                    <a:pt x="23" y="5789"/>
                                  </a:lnTo>
                                  <a:lnTo>
                                    <a:pt x="21" y="5787"/>
                                  </a:lnTo>
                                  <a:lnTo>
                                    <a:pt x="19" y="5785"/>
                                  </a:lnTo>
                                  <a:lnTo>
                                    <a:pt x="21" y="5785"/>
                                  </a:lnTo>
                                  <a:lnTo>
                                    <a:pt x="23" y="5784"/>
                                  </a:lnTo>
                                  <a:lnTo>
                                    <a:pt x="23" y="5614"/>
                                  </a:lnTo>
                                  <a:moveTo>
                                    <a:pt x="23" y="5263"/>
                                  </a:moveTo>
                                  <a:lnTo>
                                    <a:pt x="21" y="5262"/>
                                  </a:lnTo>
                                  <a:lnTo>
                                    <a:pt x="18" y="5260"/>
                                  </a:lnTo>
                                  <a:lnTo>
                                    <a:pt x="14" y="5260"/>
                                  </a:lnTo>
                                  <a:lnTo>
                                    <a:pt x="7" y="5260"/>
                                  </a:lnTo>
                                  <a:lnTo>
                                    <a:pt x="4" y="5260"/>
                                  </a:lnTo>
                                  <a:lnTo>
                                    <a:pt x="0" y="5262"/>
                                  </a:lnTo>
                                  <a:lnTo>
                                    <a:pt x="0" y="5263"/>
                                  </a:lnTo>
                                  <a:lnTo>
                                    <a:pt x="0" y="5433"/>
                                  </a:lnTo>
                                  <a:lnTo>
                                    <a:pt x="0" y="5434"/>
                                  </a:lnTo>
                                  <a:lnTo>
                                    <a:pt x="2" y="5434"/>
                                  </a:lnTo>
                                  <a:lnTo>
                                    <a:pt x="0" y="5436"/>
                                  </a:lnTo>
                                  <a:lnTo>
                                    <a:pt x="0" y="5438"/>
                                  </a:lnTo>
                                  <a:lnTo>
                                    <a:pt x="0" y="5607"/>
                                  </a:lnTo>
                                  <a:lnTo>
                                    <a:pt x="0" y="5607"/>
                                  </a:lnTo>
                                  <a:lnTo>
                                    <a:pt x="4" y="5609"/>
                                  </a:lnTo>
                                  <a:lnTo>
                                    <a:pt x="7" y="5611"/>
                                  </a:lnTo>
                                  <a:lnTo>
                                    <a:pt x="11" y="5611"/>
                                  </a:lnTo>
                                  <a:lnTo>
                                    <a:pt x="16" y="5611"/>
                                  </a:lnTo>
                                  <a:lnTo>
                                    <a:pt x="18" y="5609"/>
                                  </a:lnTo>
                                  <a:lnTo>
                                    <a:pt x="21" y="5607"/>
                                  </a:lnTo>
                                  <a:lnTo>
                                    <a:pt x="23" y="5607"/>
                                  </a:lnTo>
                                  <a:lnTo>
                                    <a:pt x="23" y="5438"/>
                                  </a:lnTo>
                                  <a:lnTo>
                                    <a:pt x="21" y="5436"/>
                                  </a:lnTo>
                                  <a:lnTo>
                                    <a:pt x="19" y="5434"/>
                                  </a:lnTo>
                                  <a:lnTo>
                                    <a:pt x="21" y="5434"/>
                                  </a:lnTo>
                                  <a:lnTo>
                                    <a:pt x="23" y="5433"/>
                                  </a:lnTo>
                                  <a:lnTo>
                                    <a:pt x="23" y="5263"/>
                                  </a:lnTo>
                                  <a:moveTo>
                                    <a:pt x="23" y="4912"/>
                                  </a:moveTo>
                                  <a:lnTo>
                                    <a:pt x="21" y="4912"/>
                                  </a:lnTo>
                                  <a:lnTo>
                                    <a:pt x="18" y="4909"/>
                                  </a:lnTo>
                                  <a:lnTo>
                                    <a:pt x="14" y="4909"/>
                                  </a:lnTo>
                                  <a:lnTo>
                                    <a:pt x="7" y="4909"/>
                                  </a:lnTo>
                                  <a:lnTo>
                                    <a:pt x="4" y="4909"/>
                                  </a:lnTo>
                                  <a:lnTo>
                                    <a:pt x="0" y="4912"/>
                                  </a:lnTo>
                                  <a:lnTo>
                                    <a:pt x="0" y="4912"/>
                                  </a:lnTo>
                                  <a:lnTo>
                                    <a:pt x="0" y="5082"/>
                                  </a:lnTo>
                                  <a:lnTo>
                                    <a:pt x="0" y="5083"/>
                                  </a:lnTo>
                                  <a:lnTo>
                                    <a:pt x="2" y="5085"/>
                                  </a:lnTo>
                                  <a:lnTo>
                                    <a:pt x="0" y="5085"/>
                                  </a:lnTo>
                                  <a:lnTo>
                                    <a:pt x="0" y="5087"/>
                                  </a:lnTo>
                                  <a:lnTo>
                                    <a:pt x="0" y="5256"/>
                                  </a:lnTo>
                                  <a:lnTo>
                                    <a:pt x="0" y="5258"/>
                                  </a:lnTo>
                                  <a:lnTo>
                                    <a:pt x="4" y="5260"/>
                                  </a:lnTo>
                                  <a:lnTo>
                                    <a:pt x="7" y="5260"/>
                                  </a:lnTo>
                                  <a:lnTo>
                                    <a:pt x="11" y="5260"/>
                                  </a:lnTo>
                                  <a:lnTo>
                                    <a:pt x="16" y="5260"/>
                                  </a:lnTo>
                                  <a:lnTo>
                                    <a:pt x="18" y="5260"/>
                                  </a:lnTo>
                                  <a:lnTo>
                                    <a:pt x="21" y="5256"/>
                                  </a:lnTo>
                                  <a:lnTo>
                                    <a:pt x="23" y="5256"/>
                                  </a:lnTo>
                                  <a:lnTo>
                                    <a:pt x="23" y="5087"/>
                                  </a:lnTo>
                                  <a:lnTo>
                                    <a:pt x="21" y="5085"/>
                                  </a:lnTo>
                                  <a:lnTo>
                                    <a:pt x="19" y="5085"/>
                                  </a:lnTo>
                                  <a:lnTo>
                                    <a:pt x="21" y="5083"/>
                                  </a:lnTo>
                                  <a:lnTo>
                                    <a:pt x="23" y="5082"/>
                                  </a:lnTo>
                                  <a:lnTo>
                                    <a:pt x="23" y="4912"/>
                                  </a:lnTo>
                                  <a:moveTo>
                                    <a:pt x="23" y="4563"/>
                                  </a:moveTo>
                                  <a:lnTo>
                                    <a:pt x="21" y="4561"/>
                                  </a:lnTo>
                                  <a:lnTo>
                                    <a:pt x="18" y="4560"/>
                                  </a:lnTo>
                                  <a:lnTo>
                                    <a:pt x="14" y="4558"/>
                                  </a:lnTo>
                                  <a:lnTo>
                                    <a:pt x="7" y="4558"/>
                                  </a:lnTo>
                                  <a:lnTo>
                                    <a:pt x="4" y="4560"/>
                                  </a:lnTo>
                                  <a:lnTo>
                                    <a:pt x="0" y="4561"/>
                                  </a:lnTo>
                                  <a:lnTo>
                                    <a:pt x="0" y="4563"/>
                                  </a:lnTo>
                                  <a:lnTo>
                                    <a:pt x="0" y="4732"/>
                                  </a:lnTo>
                                  <a:lnTo>
                                    <a:pt x="0" y="4732"/>
                                  </a:lnTo>
                                  <a:lnTo>
                                    <a:pt x="2" y="4734"/>
                                  </a:lnTo>
                                  <a:lnTo>
                                    <a:pt x="0" y="4734"/>
                                  </a:lnTo>
                                  <a:lnTo>
                                    <a:pt x="0" y="4736"/>
                                  </a:lnTo>
                                  <a:lnTo>
                                    <a:pt x="0" y="4905"/>
                                  </a:lnTo>
                                  <a:lnTo>
                                    <a:pt x="0" y="4907"/>
                                  </a:lnTo>
                                  <a:lnTo>
                                    <a:pt x="4" y="4909"/>
                                  </a:lnTo>
                                  <a:lnTo>
                                    <a:pt x="7" y="4909"/>
                                  </a:lnTo>
                                  <a:lnTo>
                                    <a:pt x="11" y="4909"/>
                                  </a:lnTo>
                                  <a:lnTo>
                                    <a:pt x="16" y="4909"/>
                                  </a:lnTo>
                                  <a:lnTo>
                                    <a:pt x="18" y="4909"/>
                                  </a:lnTo>
                                  <a:lnTo>
                                    <a:pt x="21" y="4907"/>
                                  </a:lnTo>
                                  <a:lnTo>
                                    <a:pt x="23" y="4905"/>
                                  </a:lnTo>
                                  <a:lnTo>
                                    <a:pt x="23" y="4736"/>
                                  </a:lnTo>
                                  <a:lnTo>
                                    <a:pt x="21" y="4734"/>
                                  </a:lnTo>
                                  <a:lnTo>
                                    <a:pt x="19" y="4734"/>
                                  </a:lnTo>
                                  <a:lnTo>
                                    <a:pt x="21" y="4732"/>
                                  </a:lnTo>
                                  <a:lnTo>
                                    <a:pt x="23" y="4731"/>
                                  </a:lnTo>
                                  <a:lnTo>
                                    <a:pt x="23" y="4563"/>
                                  </a:lnTo>
                                  <a:moveTo>
                                    <a:pt x="23" y="4212"/>
                                  </a:moveTo>
                                  <a:lnTo>
                                    <a:pt x="21" y="4210"/>
                                  </a:lnTo>
                                  <a:lnTo>
                                    <a:pt x="18" y="4209"/>
                                  </a:lnTo>
                                  <a:lnTo>
                                    <a:pt x="14" y="4209"/>
                                  </a:lnTo>
                                  <a:lnTo>
                                    <a:pt x="7" y="4209"/>
                                  </a:lnTo>
                                  <a:lnTo>
                                    <a:pt x="4" y="4209"/>
                                  </a:lnTo>
                                  <a:lnTo>
                                    <a:pt x="0" y="4210"/>
                                  </a:lnTo>
                                  <a:lnTo>
                                    <a:pt x="0" y="4212"/>
                                  </a:lnTo>
                                  <a:lnTo>
                                    <a:pt x="0" y="4381"/>
                                  </a:lnTo>
                                  <a:lnTo>
                                    <a:pt x="0" y="4383"/>
                                  </a:lnTo>
                                  <a:lnTo>
                                    <a:pt x="2" y="4383"/>
                                  </a:lnTo>
                                  <a:lnTo>
                                    <a:pt x="0" y="4383"/>
                                  </a:lnTo>
                                  <a:lnTo>
                                    <a:pt x="0" y="4385"/>
                                  </a:lnTo>
                                  <a:lnTo>
                                    <a:pt x="0" y="4554"/>
                                  </a:lnTo>
                                  <a:lnTo>
                                    <a:pt x="0" y="4556"/>
                                  </a:lnTo>
                                  <a:lnTo>
                                    <a:pt x="4" y="4558"/>
                                  </a:lnTo>
                                  <a:lnTo>
                                    <a:pt x="7" y="4558"/>
                                  </a:lnTo>
                                  <a:lnTo>
                                    <a:pt x="11" y="4558"/>
                                  </a:lnTo>
                                  <a:lnTo>
                                    <a:pt x="16" y="4558"/>
                                  </a:lnTo>
                                  <a:lnTo>
                                    <a:pt x="18" y="4558"/>
                                  </a:lnTo>
                                  <a:lnTo>
                                    <a:pt x="21" y="4556"/>
                                  </a:lnTo>
                                  <a:lnTo>
                                    <a:pt x="23" y="4554"/>
                                  </a:lnTo>
                                  <a:lnTo>
                                    <a:pt x="23" y="4385"/>
                                  </a:lnTo>
                                  <a:lnTo>
                                    <a:pt x="21" y="4383"/>
                                  </a:lnTo>
                                  <a:lnTo>
                                    <a:pt x="19" y="4383"/>
                                  </a:lnTo>
                                  <a:lnTo>
                                    <a:pt x="21" y="4381"/>
                                  </a:lnTo>
                                  <a:lnTo>
                                    <a:pt x="23" y="4381"/>
                                  </a:lnTo>
                                  <a:lnTo>
                                    <a:pt x="23" y="4212"/>
                                  </a:lnTo>
                                  <a:moveTo>
                                    <a:pt x="23" y="3861"/>
                                  </a:moveTo>
                                  <a:lnTo>
                                    <a:pt x="21" y="3859"/>
                                  </a:lnTo>
                                  <a:lnTo>
                                    <a:pt x="18" y="3858"/>
                                  </a:lnTo>
                                  <a:lnTo>
                                    <a:pt x="14" y="3858"/>
                                  </a:lnTo>
                                  <a:lnTo>
                                    <a:pt x="7" y="3858"/>
                                  </a:lnTo>
                                  <a:lnTo>
                                    <a:pt x="4" y="3858"/>
                                  </a:lnTo>
                                  <a:lnTo>
                                    <a:pt x="0" y="3859"/>
                                  </a:lnTo>
                                  <a:lnTo>
                                    <a:pt x="0" y="3861"/>
                                  </a:lnTo>
                                  <a:lnTo>
                                    <a:pt x="0" y="4030"/>
                                  </a:lnTo>
                                  <a:lnTo>
                                    <a:pt x="0" y="4032"/>
                                  </a:lnTo>
                                  <a:lnTo>
                                    <a:pt x="2" y="4032"/>
                                  </a:lnTo>
                                  <a:lnTo>
                                    <a:pt x="0" y="4034"/>
                                  </a:lnTo>
                                  <a:lnTo>
                                    <a:pt x="0" y="4034"/>
                                  </a:lnTo>
                                  <a:lnTo>
                                    <a:pt x="0" y="4203"/>
                                  </a:lnTo>
                                  <a:lnTo>
                                    <a:pt x="0" y="4205"/>
                                  </a:lnTo>
                                  <a:lnTo>
                                    <a:pt x="4" y="4207"/>
                                  </a:lnTo>
                                  <a:lnTo>
                                    <a:pt x="7" y="4207"/>
                                  </a:lnTo>
                                  <a:lnTo>
                                    <a:pt x="11" y="4207"/>
                                  </a:lnTo>
                                  <a:lnTo>
                                    <a:pt x="16" y="4207"/>
                                  </a:lnTo>
                                  <a:lnTo>
                                    <a:pt x="18" y="4207"/>
                                  </a:lnTo>
                                  <a:lnTo>
                                    <a:pt x="21" y="4205"/>
                                  </a:lnTo>
                                  <a:lnTo>
                                    <a:pt x="23" y="4203"/>
                                  </a:lnTo>
                                  <a:lnTo>
                                    <a:pt x="23" y="4034"/>
                                  </a:lnTo>
                                  <a:lnTo>
                                    <a:pt x="21" y="4034"/>
                                  </a:lnTo>
                                  <a:lnTo>
                                    <a:pt x="19" y="4032"/>
                                  </a:lnTo>
                                  <a:lnTo>
                                    <a:pt x="21" y="4032"/>
                                  </a:lnTo>
                                  <a:lnTo>
                                    <a:pt x="23" y="4030"/>
                                  </a:lnTo>
                                  <a:lnTo>
                                    <a:pt x="23" y="3861"/>
                                  </a:lnTo>
                                  <a:moveTo>
                                    <a:pt x="23" y="3510"/>
                                  </a:moveTo>
                                  <a:lnTo>
                                    <a:pt x="21" y="3508"/>
                                  </a:lnTo>
                                  <a:lnTo>
                                    <a:pt x="18" y="3507"/>
                                  </a:lnTo>
                                  <a:lnTo>
                                    <a:pt x="14" y="3507"/>
                                  </a:lnTo>
                                  <a:lnTo>
                                    <a:pt x="7" y="3507"/>
                                  </a:lnTo>
                                  <a:lnTo>
                                    <a:pt x="4" y="3507"/>
                                  </a:lnTo>
                                  <a:lnTo>
                                    <a:pt x="0" y="3508"/>
                                  </a:lnTo>
                                  <a:lnTo>
                                    <a:pt x="0" y="3510"/>
                                  </a:lnTo>
                                  <a:lnTo>
                                    <a:pt x="0" y="3679"/>
                                  </a:lnTo>
                                  <a:lnTo>
                                    <a:pt x="0" y="3681"/>
                                  </a:lnTo>
                                  <a:lnTo>
                                    <a:pt x="2" y="3681"/>
                                  </a:lnTo>
                                  <a:lnTo>
                                    <a:pt x="0" y="3683"/>
                                  </a:lnTo>
                                  <a:lnTo>
                                    <a:pt x="0" y="3685"/>
                                  </a:lnTo>
                                  <a:lnTo>
                                    <a:pt x="0" y="3852"/>
                                  </a:lnTo>
                                  <a:lnTo>
                                    <a:pt x="0" y="3854"/>
                                  </a:lnTo>
                                  <a:lnTo>
                                    <a:pt x="4" y="3856"/>
                                  </a:lnTo>
                                  <a:lnTo>
                                    <a:pt x="7" y="3858"/>
                                  </a:lnTo>
                                  <a:lnTo>
                                    <a:pt x="11" y="3858"/>
                                  </a:lnTo>
                                  <a:lnTo>
                                    <a:pt x="16" y="3858"/>
                                  </a:lnTo>
                                  <a:lnTo>
                                    <a:pt x="18" y="3856"/>
                                  </a:lnTo>
                                  <a:lnTo>
                                    <a:pt x="21" y="3854"/>
                                  </a:lnTo>
                                  <a:lnTo>
                                    <a:pt x="23" y="3852"/>
                                  </a:lnTo>
                                  <a:lnTo>
                                    <a:pt x="23" y="3685"/>
                                  </a:lnTo>
                                  <a:lnTo>
                                    <a:pt x="21" y="3683"/>
                                  </a:lnTo>
                                  <a:lnTo>
                                    <a:pt x="19" y="3681"/>
                                  </a:lnTo>
                                  <a:lnTo>
                                    <a:pt x="21" y="3681"/>
                                  </a:lnTo>
                                  <a:lnTo>
                                    <a:pt x="23" y="3679"/>
                                  </a:lnTo>
                                  <a:lnTo>
                                    <a:pt x="23" y="3510"/>
                                  </a:lnTo>
                                  <a:moveTo>
                                    <a:pt x="23" y="3159"/>
                                  </a:moveTo>
                                  <a:lnTo>
                                    <a:pt x="21" y="3159"/>
                                  </a:lnTo>
                                  <a:lnTo>
                                    <a:pt x="18" y="3156"/>
                                  </a:lnTo>
                                  <a:lnTo>
                                    <a:pt x="14" y="3156"/>
                                  </a:lnTo>
                                  <a:lnTo>
                                    <a:pt x="7" y="3156"/>
                                  </a:lnTo>
                                  <a:lnTo>
                                    <a:pt x="4" y="3156"/>
                                  </a:lnTo>
                                  <a:lnTo>
                                    <a:pt x="0" y="3159"/>
                                  </a:lnTo>
                                  <a:lnTo>
                                    <a:pt x="0" y="3159"/>
                                  </a:lnTo>
                                  <a:lnTo>
                                    <a:pt x="0" y="3328"/>
                                  </a:lnTo>
                                  <a:lnTo>
                                    <a:pt x="0" y="3330"/>
                                  </a:lnTo>
                                  <a:lnTo>
                                    <a:pt x="2" y="3330"/>
                                  </a:lnTo>
                                  <a:lnTo>
                                    <a:pt x="0" y="3332"/>
                                  </a:lnTo>
                                  <a:lnTo>
                                    <a:pt x="0" y="3334"/>
                                  </a:lnTo>
                                  <a:lnTo>
                                    <a:pt x="0" y="3503"/>
                                  </a:lnTo>
                                  <a:lnTo>
                                    <a:pt x="0" y="3503"/>
                                  </a:lnTo>
                                  <a:lnTo>
                                    <a:pt x="4" y="3505"/>
                                  </a:lnTo>
                                  <a:lnTo>
                                    <a:pt x="7" y="3507"/>
                                  </a:lnTo>
                                  <a:lnTo>
                                    <a:pt x="11" y="3507"/>
                                  </a:lnTo>
                                  <a:lnTo>
                                    <a:pt x="16" y="3507"/>
                                  </a:lnTo>
                                  <a:lnTo>
                                    <a:pt x="18" y="3505"/>
                                  </a:lnTo>
                                  <a:lnTo>
                                    <a:pt x="21" y="3503"/>
                                  </a:lnTo>
                                  <a:lnTo>
                                    <a:pt x="23" y="3503"/>
                                  </a:lnTo>
                                  <a:lnTo>
                                    <a:pt x="23" y="3334"/>
                                  </a:lnTo>
                                  <a:lnTo>
                                    <a:pt x="21" y="3332"/>
                                  </a:lnTo>
                                  <a:lnTo>
                                    <a:pt x="19" y="3330"/>
                                  </a:lnTo>
                                  <a:lnTo>
                                    <a:pt x="21" y="3330"/>
                                  </a:lnTo>
                                  <a:lnTo>
                                    <a:pt x="23" y="3328"/>
                                  </a:lnTo>
                                  <a:lnTo>
                                    <a:pt x="23" y="3159"/>
                                  </a:lnTo>
                                  <a:moveTo>
                                    <a:pt x="23" y="2810"/>
                                  </a:moveTo>
                                  <a:lnTo>
                                    <a:pt x="21" y="2808"/>
                                  </a:lnTo>
                                  <a:lnTo>
                                    <a:pt x="18" y="2806"/>
                                  </a:lnTo>
                                  <a:lnTo>
                                    <a:pt x="14" y="2805"/>
                                  </a:lnTo>
                                  <a:lnTo>
                                    <a:pt x="7" y="2805"/>
                                  </a:lnTo>
                                  <a:lnTo>
                                    <a:pt x="4" y="2806"/>
                                  </a:lnTo>
                                  <a:lnTo>
                                    <a:pt x="0" y="2808"/>
                                  </a:lnTo>
                                  <a:lnTo>
                                    <a:pt x="0" y="2810"/>
                                  </a:lnTo>
                                  <a:lnTo>
                                    <a:pt x="0" y="2977"/>
                                  </a:lnTo>
                                  <a:lnTo>
                                    <a:pt x="0" y="2979"/>
                                  </a:lnTo>
                                  <a:lnTo>
                                    <a:pt x="2" y="2981"/>
                                  </a:lnTo>
                                  <a:lnTo>
                                    <a:pt x="0" y="2981"/>
                                  </a:lnTo>
                                  <a:lnTo>
                                    <a:pt x="0" y="2983"/>
                                  </a:lnTo>
                                  <a:lnTo>
                                    <a:pt x="0" y="3152"/>
                                  </a:lnTo>
                                  <a:lnTo>
                                    <a:pt x="0" y="3154"/>
                                  </a:lnTo>
                                  <a:lnTo>
                                    <a:pt x="4" y="3156"/>
                                  </a:lnTo>
                                  <a:lnTo>
                                    <a:pt x="7" y="3156"/>
                                  </a:lnTo>
                                  <a:lnTo>
                                    <a:pt x="11" y="3156"/>
                                  </a:lnTo>
                                  <a:lnTo>
                                    <a:pt x="16" y="3156"/>
                                  </a:lnTo>
                                  <a:lnTo>
                                    <a:pt x="18" y="3156"/>
                                  </a:lnTo>
                                  <a:lnTo>
                                    <a:pt x="21" y="3154"/>
                                  </a:lnTo>
                                  <a:lnTo>
                                    <a:pt x="23" y="3152"/>
                                  </a:lnTo>
                                  <a:lnTo>
                                    <a:pt x="23" y="2983"/>
                                  </a:lnTo>
                                  <a:lnTo>
                                    <a:pt x="21" y="2981"/>
                                  </a:lnTo>
                                  <a:lnTo>
                                    <a:pt x="19" y="2981"/>
                                  </a:lnTo>
                                  <a:lnTo>
                                    <a:pt x="21" y="2979"/>
                                  </a:lnTo>
                                  <a:lnTo>
                                    <a:pt x="23" y="2977"/>
                                  </a:lnTo>
                                  <a:lnTo>
                                    <a:pt x="23" y="2810"/>
                                  </a:lnTo>
                                  <a:moveTo>
                                    <a:pt x="23" y="2459"/>
                                  </a:moveTo>
                                  <a:lnTo>
                                    <a:pt x="21" y="2457"/>
                                  </a:lnTo>
                                  <a:lnTo>
                                    <a:pt x="18" y="2455"/>
                                  </a:lnTo>
                                  <a:lnTo>
                                    <a:pt x="14" y="2454"/>
                                  </a:lnTo>
                                  <a:lnTo>
                                    <a:pt x="7" y="2454"/>
                                  </a:lnTo>
                                  <a:lnTo>
                                    <a:pt x="4" y="2455"/>
                                  </a:lnTo>
                                  <a:lnTo>
                                    <a:pt x="0" y="2457"/>
                                  </a:lnTo>
                                  <a:lnTo>
                                    <a:pt x="0" y="2459"/>
                                  </a:lnTo>
                                  <a:lnTo>
                                    <a:pt x="0" y="2628"/>
                                  </a:lnTo>
                                  <a:lnTo>
                                    <a:pt x="0" y="2628"/>
                                  </a:lnTo>
                                  <a:lnTo>
                                    <a:pt x="2" y="2630"/>
                                  </a:lnTo>
                                  <a:lnTo>
                                    <a:pt x="0" y="2630"/>
                                  </a:lnTo>
                                  <a:lnTo>
                                    <a:pt x="0" y="2632"/>
                                  </a:lnTo>
                                  <a:lnTo>
                                    <a:pt x="0" y="2801"/>
                                  </a:lnTo>
                                  <a:lnTo>
                                    <a:pt x="0" y="2803"/>
                                  </a:lnTo>
                                  <a:lnTo>
                                    <a:pt x="4" y="2805"/>
                                  </a:lnTo>
                                  <a:lnTo>
                                    <a:pt x="7" y="2805"/>
                                  </a:lnTo>
                                  <a:lnTo>
                                    <a:pt x="11" y="2805"/>
                                  </a:lnTo>
                                  <a:lnTo>
                                    <a:pt x="16" y="2805"/>
                                  </a:lnTo>
                                  <a:lnTo>
                                    <a:pt x="18" y="2805"/>
                                  </a:lnTo>
                                  <a:lnTo>
                                    <a:pt x="21" y="2803"/>
                                  </a:lnTo>
                                  <a:lnTo>
                                    <a:pt x="23" y="2801"/>
                                  </a:lnTo>
                                  <a:lnTo>
                                    <a:pt x="23" y="2632"/>
                                  </a:lnTo>
                                  <a:lnTo>
                                    <a:pt x="21" y="2630"/>
                                  </a:lnTo>
                                  <a:lnTo>
                                    <a:pt x="19" y="2630"/>
                                  </a:lnTo>
                                  <a:lnTo>
                                    <a:pt x="21" y="2628"/>
                                  </a:lnTo>
                                  <a:lnTo>
                                    <a:pt x="23" y="2628"/>
                                  </a:lnTo>
                                  <a:lnTo>
                                    <a:pt x="23" y="2459"/>
                                  </a:lnTo>
                                  <a:moveTo>
                                    <a:pt x="23" y="2108"/>
                                  </a:moveTo>
                                  <a:lnTo>
                                    <a:pt x="21" y="2106"/>
                                  </a:lnTo>
                                  <a:lnTo>
                                    <a:pt x="18" y="2104"/>
                                  </a:lnTo>
                                  <a:lnTo>
                                    <a:pt x="14" y="2104"/>
                                  </a:lnTo>
                                  <a:lnTo>
                                    <a:pt x="7" y="2104"/>
                                  </a:lnTo>
                                  <a:lnTo>
                                    <a:pt x="4" y="2104"/>
                                  </a:lnTo>
                                  <a:lnTo>
                                    <a:pt x="0" y="2106"/>
                                  </a:lnTo>
                                  <a:lnTo>
                                    <a:pt x="0" y="2108"/>
                                  </a:lnTo>
                                  <a:lnTo>
                                    <a:pt x="0" y="2277"/>
                                  </a:lnTo>
                                  <a:lnTo>
                                    <a:pt x="0" y="2279"/>
                                  </a:lnTo>
                                  <a:lnTo>
                                    <a:pt x="2" y="2279"/>
                                  </a:lnTo>
                                  <a:lnTo>
                                    <a:pt x="0" y="2279"/>
                                  </a:lnTo>
                                  <a:lnTo>
                                    <a:pt x="0" y="2281"/>
                                  </a:lnTo>
                                  <a:lnTo>
                                    <a:pt x="0" y="2450"/>
                                  </a:lnTo>
                                  <a:lnTo>
                                    <a:pt x="0" y="2452"/>
                                  </a:lnTo>
                                  <a:lnTo>
                                    <a:pt x="4" y="2454"/>
                                  </a:lnTo>
                                  <a:lnTo>
                                    <a:pt x="7" y="2454"/>
                                  </a:lnTo>
                                  <a:lnTo>
                                    <a:pt x="11" y="2454"/>
                                  </a:lnTo>
                                  <a:lnTo>
                                    <a:pt x="16" y="2454"/>
                                  </a:lnTo>
                                  <a:lnTo>
                                    <a:pt x="18" y="2454"/>
                                  </a:lnTo>
                                  <a:lnTo>
                                    <a:pt x="21" y="2452"/>
                                  </a:lnTo>
                                  <a:lnTo>
                                    <a:pt x="23" y="2450"/>
                                  </a:lnTo>
                                  <a:lnTo>
                                    <a:pt x="23" y="2281"/>
                                  </a:lnTo>
                                  <a:lnTo>
                                    <a:pt x="21" y="2279"/>
                                  </a:lnTo>
                                  <a:lnTo>
                                    <a:pt x="19" y="2279"/>
                                  </a:lnTo>
                                  <a:lnTo>
                                    <a:pt x="21" y="2279"/>
                                  </a:lnTo>
                                  <a:lnTo>
                                    <a:pt x="23" y="2277"/>
                                  </a:lnTo>
                                  <a:lnTo>
                                    <a:pt x="23" y="2108"/>
                                  </a:lnTo>
                                  <a:moveTo>
                                    <a:pt x="23" y="1757"/>
                                  </a:moveTo>
                                  <a:lnTo>
                                    <a:pt x="21" y="1755"/>
                                  </a:lnTo>
                                  <a:lnTo>
                                    <a:pt x="18" y="1753"/>
                                  </a:lnTo>
                                  <a:lnTo>
                                    <a:pt x="14" y="1753"/>
                                  </a:lnTo>
                                  <a:lnTo>
                                    <a:pt x="7" y="1753"/>
                                  </a:lnTo>
                                  <a:lnTo>
                                    <a:pt x="4" y="1753"/>
                                  </a:lnTo>
                                  <a:lnTo>
                                    <a:pt x="0" y="1755"/>
                                  </a:lnTo>
                                  <a:lnTo>
                                    <a:pt x="0" y="1757"/>
                                  </a:lnTo>
                                  <a:lnTo>
                                    <a:pt x="0" y="1926"/>
                                  </a:lnTo>
                                  <a:lnTo>
                                    <a:pt x="0" y="1928"/>
                                  </a:lnTo>
                                  <a:lnTo>
                                    <a:pt x="2" y="1928"/>
                                  </a:lnTo>
                                  <a:lnTo>
                                    <a:pt x="0" y="1930"/>
                                  </a:lnTo>
                                  <a:lnTo>
                                    <a:pt x="0" y="1931"/>
                                  </a:lnTo>
                                  <a:lnTo>
                                    <a:pt x="0" y="2099"/>
                                  </a:lnTo>
                                  <a:lnTo>
                                    <a:pt x="0" y="2101"/>
                                  </a:lnTo>
                                  <a:lnTo>
                                    <a:pt x="4" y="2103"/>
                                  </a:lnTo>
                                  <a:lnTo>
                                    <a:pt x="7" y="2103"/>
                                  </a:lnTo>
                                  <a:lnTo>
                                    <a:pt x="11" y="2103"/>
                                  </a:lnTo>
                                  <a:lnTo>
                                    <a:pt x="16" y="2103"/>
                                  </a:lnTo>
                                  <a:lnTo>
                                    <a:pt x="18" y="2103"/>
                                  </a:lnTo>
                                  <a:lnTo>
                                    <a:pt x="21" y="2101"/>
                                  </a:lnTo>
                                  <a:lnTo>
                                    <a:pt x="23" y="2099"/>
                                  </a:lnTo>
                                  <a:lnTo>
                                    <a:pt x="23" y="1931"/>
                                  </a:lnTo>
                                  <a:lnTo>
                                    <a:pt x="21" y="1930"/>
                                  </a:lnTo>
                                  <a:lnTo>
                                    <a:pt x="19" y="1928"/>
                                  </a:lnTo>
                                  <a:lnTo>
                                    <a:pt x="21" y="1928"/>
                                  </a:lnTo>
                                  <a:lnTo>
                                    <a:pt x="23" y="1926"/>
                                  </a:lnTo>
                                  <a:lnTo>
                                    <a:pt x="23" y="1757"/>
                                  </a:lnTo>
                                  <a:moveTo>
                                    <a:pt x="23" y="1406"/>
                                  </a:moveTo>
                                  <a:lnTo>
                                    <a:pt x="21" y="1404"/>
                                  </a:lnTo>
                                  <a:lnTo>
                                    <a:pt x="18" y="1402"/>
                                  </a:lnTo>
                                  <a:lnTo>
                                    <a:pt x="14" y="1402"/>
                                  </a:lnTo>
                                  <a:lnTo>
                                    <a:pt x="7" y="1402"/>
                                  </a:lnTo>
                                  <a:lnTo>
                                    <a:pt x="4" y="1402"/>
                                  </a:lnTo>
                                  <a:lnTo>
                                    <a:pt x="0" y="1404"/>
                                  </a:lnTo>
                                  <a:lnTo>
                                    <a:pt x="0" y="1406"/>
                                  </a:lnTo>
                                  <a:lnTo>
                                    <a:pt x="0" y="1575"/>
                                  </a:lnTo>
                                  <a:lnTo>
                                    <a:pt x="0" y="1577"/>
                                  </a:lnTo>
                                  <a:lnTo>
                                    <a:pt x="2" y="1577"/>
                                  </a:lnTo>
                                  <a:lnTo>
                                    <a:pt x="0" y="1579"/>
                                  </a:lnTo>
                                  <a:lnTo>
                                    <a:pt x="0" y="1580"/>
                                  </a:lnTo>
                                  <a:lnTo>
                                    <a:pt x="0" y="1750"/>
                                  </a:lnTo>
                                  <a:lnTo>
                                    <a:pt x="0" y="1750"/>
                                  </a:lnTo>
                                  <a:lnTo>
                                    <a:pt x="4" y="1752"/>
                                  </a:lnTo>
                                  <a:lnTo>
                                    <a:pt x="7" y="1753"/>
                                  </a:lnTo>
                                  <a:lnTo>
                                    <a:pt x="11" y="1753"/>
                                  </a:lnTo>
                                  <a:lnTo>
                                    <a:pt x="16" y="1753"/>
                                  </a:lnTo>
                                  <a:lnTo>
                                    <a:pt x="18" y="1752"/>
                                  </a:lnTo>
                                  <a:lnTo>
                                    <a:pt x="21" y="1750"/>
                                  </a:lnTo>
                                  <a:lnTo>
                                    <a:pt x="23" y="1748"/>
                                  </a:lnTo>
                                  <a:lnTo>
                                    <a:pt x="23" y="1580"/>
                                  </a:lnTo>
                                  <a:lnTo>
                                    <a:pt x="21" y="1579"/>
                                  </a:lnTo>
                                  <a:lnTo>
                                    <a:pt x="19" y="1577"/>
                                  </a:lnTo>
                                  <a:lnTo>
                                    <a:pt x="21" y="1577"/>
                                  </a:lnTo>
                                  <a:lnTo>
                                    <a:pt x="23" y="1575"/>
                                  </a:lnTo>
                                  <a:lnTo>
                                    <a:pt x="23" y="1406"/>
                                  </a:lnTo>
                                  <a:moveTo>
                                    <a:pt x="23" y="1055"/>
                                  </a:moveTo>
                                  <a:lnTo>
                                    <a:pt x="21" y="1055"/>
                                  </a:lnTo>
                                  <a:lnTo>
                                    <a:pt x="18" y="1051"/>
                                  </a:lnTo>
                                  <a:lnTo>
                                    <a:pt x="14" y="1051"/>
                                  </a:lnTo>
                                  <a:lnTo>
                                    <a:pt x="7" y="1051"/>
                                  </a:lnTo>
                                  <a:lnTo>
                                    <a:pt x="4" y="1051"/>
                                  </a:lnTo>
                                  <a:lnTo>
                                    <a:pt x="0" y="1055"/>
                                  </a:lnTo>
                                  <a:lnTo>
                                    <a:pt x="0" y="1055"/>
                                  </a:lnTo>
                                  <a:lnTo>
                                    <a:pt x="0" y="1224"/>
                                  </a:lnTo>
                                  <a:lnTo>
                                    <a:pt x="0" y="1226"/>
                                  </a:lnTo>
                                  <a:lnTo>
                                    <a:pt x="2" y="1228"/>
                                  </a:lnTo>
                                  <a:lnTo>
                                    <a:pt x="0" y="1228"/>
                                  </a:lnTo>
                                  <a:lnTo>
                                    <a:pt x="0" y="1229"/>
                                  </a:lnTo>
                                  <a:lnTo>
                                    <a:pt x="0" y="1399"/>
                                  </a:lnTo>
                                  <a:lnTo>
                                    <a:pt x="0" y="1400"/>
                                  </a:lnTo>
                                  <a:lnTo>
                                    <a:pt x="4" y="1402"/>
                                  </a:lnTo>
                                  <a:lnTo>
                                    <a:pt x="7" y="1402"/>
                                  </a:lnTo>
                                  <a:lnTo>
                                    <a:pt x="11" y="1402"/>
                                  </a:lnTo>
                                  <a:lnTo>
                                    <a:pt x="16" y="1402"/>
                                  </a:lnTo>
                                  <a:lnTo>
                                    <a:pt x="18" y="1402"/>
                                  </a:lnTo>
                                  <a:lnTo>
                                    <a:pt x="21" y="1399"/>
                                  </a:lnTo>
                                  <a:lnTo>
                                    <a:pt x="23" y="1399"/>
                                  </a:lnTo>
                                  <a:lnTo>
                                    <a:pt x="23" y="1229"/>
                                  </a:lnTo>
                                  <a:lnTo>
                                    <a:pt x="21" y="1228"/>
                                  </a:lnTo>
                                  <a:lnTo>
                                    <a:pt x="19" y="1228"/>
                                  </a:lnTo>
                                  <a:lnTo>
                                    <a:pt x="21" y="1226"/>
                                  </a:lnTo>
                                  <a:lnTo>
                                    <a:pt x="23" y="1224"/>
                                  </a:lnTo>
                                  <a:lnTo>
                                    <a:pt x="23" y="1055"/>
                                  </a:lnTo>
                                  <a:moveTo>
                                    <a:pt x="23" y="706"/>
                                  </a:moveTo>
                                  <a:lnTo>
                                    <a:pt x="21" y="704"/>
                                  </a:lnTo>
                                  <a:lnTo>
                                    <a:pt x="18" y="702"/>
                                  </a:lnTo>
                                  <a:lnTo>
                                    <a:pt x="14" y="700"/>
                                  </a:lnTo>
                                  <a:lnTo>
                                    <a:pt x="7" y="700"/>
                                  </a:lnTo>
                                  <a:lnTo>
                                    <a:pt x="4" y="702"/>
                                  </a:lnTo>
                                  <a:lnTo>
                                    <a:pt x="0" y="704"/>
                                  </a:lnTo>
                                  <a:lnTo>
                                    <a:pt x="0" y="706"/>
                                  </a:lnTo>
                                  <a:lnTo>
                                    <a:pt x="0" y="875"/>
                                  </a:lnTo>
                                  <a:lnTo>
                                    <a:pt x="0" y="875"/>
                                  </a:lnTo>
                                  <a:lnTo>
                                    <a:pt x="2" y="877"/>
                                  </a:lnTo>
                                  <a:lnTo>
                                    <a:pt x="0" y="877"/>
                                  </a:lnTo>
                                  <a:lnTo>
                                    <a:pt x="0" y="878"/>
                                  </a:lnTo>
                                  <a:lnTo>
                                    <a:pt x="0" y="1048"/>
                                  </a:lnTo>
                                  <a:lnTo>
                                    <a:pt x="0" y="1049"/>
                                  </a:lnTo>
                                  <a:lnTo>
                                    <a:pt x="4" y="1051"/>
                                  </a:lnTo>
                                  <a:lnTo>
                                    <a:pt x="7" y="1051"/>
                                  </a:lnTo>
                                  <a:lnTo>
                                    <a:pt x="11" y="1051"/>
                                  </a:lnTo>
                                  <a:lnTo>
                                    <a:pt x="16" y="1051"/>
                                  </a:lnTo>
                                  <a:lnTo>
                                    <a:pt x="18" y="1051"/>
                                  </a:lnTo>
                                  <a:lnTo>
                                    <a:pt x="21" y="1049"/>
                                  </a:lnTo>
                                  <a:lnTo>
                                    <a:pt x="23" y="1048"/>
                                  </a:lnTo>
                                  <a:lnTo>
                                    <a:pt x="23" y="878"/>
                                  </a:lnTo>
                                  <a:lnTo>
                                    <a:pt x="21" y="877"/>
                                  </a:lnTo>
                                  <a:lnTo>
                                    <a:pt x="19" y="877"/>
                                  </a:lnTo>
                                  <a:lnTo>
                                    <a:pt x="21" y="875"/>
                                  </a:lnTo>
                                  <a:lnTo>
                                    <a:pt x="23" y="873"/>
                                  </a:lnTo>
                                  <a:lnTo>
                                    <a:pt x="23" y="706"/>
                                  </a:lnTo>
                                  <a:moveTo>
                                    <a:pt x="23" y="355"/>
                                  </a:moveTo>
                                  <a:lnTo>
                                    <a:pt x="21" y="353"/>
                                  </a:lnTo>
                                  <a:lnTo>
                                    <a:pt x="18" y="351"/>
                                  </a:lnTo>
                                  <a:lnTo>
                                    <a:pt x="14" y="349"/>
                                  </a:lnTo>
                                  <a:lnTo>
                                    <a:pt x="7" y="349"/>
                                  </a:lnTo>
                                  <a:lnTo>
                                    <a:pt x="4" y="351"/>
                                  </a:lnTo>
                                  <a:lnTo>
                                    <a:pt x="0" y="353"/>
                                  </a:lnTo>
                                  <a:lnTo>
                                    <a:pt x="0" y="355"/>
                                  </a:lnTo>
                                  <a:lnTo>
                                    <a:pt x="0" y="524"/>
                                  </a:lnTo>
                                  <a:lnTo>
                                    <a:pt x="0" y="524"/>
                                  </a:lnTo>
                                  <a:lnTo>
                                    <a:pt x="2" y="526"/>
                                  </a:lnTo>
                                  <a:lnTo>
                                    <a:pt x="0" y="526"/>
                                  </a:lnTo>
                                  <a:lnTo>
                                    <a:pt x="0" y="527"/>
                                  </a:lnTo>
                                  <a:lnTo>
                                    <a:pt x="0" y="697"/>
                                  </a:lnTo>
                                  <a:lnTo>
                                    <a:pt x="0" y="698"/>
                                  </a:lnTo>
                                  <a:lnTo>
                                    <a:pt x="4" y="700"/>
                                  </a:lnTo>
                                  <a:lnTo>
                                    <a:pt x="7" y="700"/>
                                  </a:lnTo>
                                  <a:lnTo>
                                    <a:pt x="11" y="700"/>
                                  </a:lnTo>
                                  <a:lnTo>
                                    <a:pt x="16" y="700"/>
                                  </a:lnTo>
                                  <a:lnTo>
                                    <a:pt x="18" y="700"/>
                                  </a:lnTo>
                                  <a:lnTo>
                                    <a:pt x="21" y="698"/>
                                  </a:lnTo>
                                  <a:lnTo>
                                    <a:pt x="23" y="697"/>
                                  </a:lnTo>
                                  <a:lnTo>
                                    <a:pt x="23" y="527"/>
                                  </a:lnTo>
                                  <a:lnTo>
                                    <a:pt x="21" y="526"/>
                                  </a:lnTo>
                                  <a:lnTo>
                                    <a:pt x="19" y="526"/>
                                  </a:lnTo>
                                  <a:lnTo>
                                    <a:pt x="21" y="524"/>
                                  </a:lnTo>
                                  <a:lnTo>
                                    <a:pt x="23" y="524"/>
                                  </a:lnTo>
                                  <a:lnTo>
                                    <a:pt x="23" y="355"/>
                                  </a:lnTo>
                                  <a:moveTo>
                                    <a:pt x="23" y="4"/>
                                  </a:moveTo>
                                  <a:lnTo>
                                    <a:pt x="21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2" y="175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346"/>
                                  </a:lnTo>
                                  <a:lnTo>
                                    <a:pt x="0" y="347"/>
                                  </a:lnTo>
                                  <a:lnTo>
                                    <a:pt x="4" y="349"/>
                                  </a:lnTo>
                                  <a:lnTo>
                                    <a:pt x="7" y="349"/>
                                  </a:lnTo>
                                  <a:lnTo>
                                    <a:pt x="11" y="349"/>
                                  </a:lnTo>
                                  <a:lnTo>
                                    <a:pt x="16" y="349"/>
                                  </a:lnTo>
                                  <a:lnTo>
                                    <a:pt x="18" y="349"/>
                                  </a:lnTo>
                                  <a:lnTo>
                                    <a:pt x="21" y="347"/>
                                  </a:lnTo>
                                  <a:lnTo>
                                    <a:pt x="23" y="346"/>
                                  </a:lnTo>
                                  <a:lnTo>
                                    <a:pt x="23" y="176"/>
                                  </a:lnTo>
                                  <a:lnTo>
                                    <a:pt x="21" y="176"/>
                                  </a:lnTo>
                                  <a:lnTo>
                                    <a:pt x="19" y="175"/>
                                  </a:lnTo>
                                  <a:lnTo>
                                    <a:pt x="21" y="175"/>
                                  </a:lnTo>
                                  <a:lnTo>
                                    <a:pt x="23" y="173"/>
                                  </a:lnTo>
                                  <a:lnTo>
                                    <a:pt x="23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0" y="4420080"/>
                              <a:ext cx="8280" cy="1902600"/>
                            </a:xfrm>
                            <a:custGeom>
                              <a:avLst/>
                              <a:gdLst>
                                <a:gd name="textAreaLeft" fmla="*/ 0 w 4680"/>
                                <a:gd name="textAreaRight" fmla="*/ 5400 w 4680"/>
                                <a:gd name="textAreaTop" fmla="*/ 0 h 1078560"/>
                                <a:gd name="textAreaBottom" fmla="*/ 1079280 h 1078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23" h="5288">
                                  <a:moveTo>
                                    <a:pt x="23" y="4943"/>
                                  </a:moveTo>
                                  <a:lnTo>
                                    <a:pt x="21" y="4941"/>
                                  </a:lnTo>
                                  <a:lnTo>
                                    <a:pt x="18" y="4939"/>
                                  </a:lnTo>
                                  <a:lnTo>
                                    <a:pt x="14" y="4939"/>
                                  </a:lnTo>
                                  <a:lnTo>
                                    <a:pt x="7" y="4939"/>
                                  </a:lnTo>
                                  <a:lnTo>
                                    <a:pt x="4" y="4939"/>
                                  </a:lnTo>
                                  <a:lnTo>
                                    <a:pt x="0" y="4941"/>
                                  </a:lnTo>
                                  <a:lnTo>
                                    <a:pt x="0" y="4943"/>
                                  </a:lnTo>
                                  <a:lnTo>
                                    <a:pt x="0" y="5112"/>
                                  </a:lnTo>
                                  <a:lnTo>
                                    <a:pt x="0" y="5114"/>
                                  </a:lnTo>
                                  <a:lnTo>
                                    <a:pt x="2" y="5114"/>
                                  </a:lnTo>
                                  <a:lnTo>
                                    <a:pt x="0" y="5115"/>
                                  </a:lnTo>
                                  <a:lnTo>
                                    <a:pt x="0" y="5115"/>
                                  </a:lnTo>
                                  <a:lnTo>
                                    <a:pt x="0" y="5285"/>
                                  </a:lnTo>
                                  <a:lnTo>
                                    <a:pt x="0" y="5286"/>
                                  </a:lnTo>
                                  <a:lnTo>
                                    <a:pt x="4" y="5288"/>
                                  </a:lnTo>
                                  <a:lnTo>
                                    <a:pt x="7" y="5288"/>
                                  </a:lnTo>
                                  <a:lnTo>
                                    <a:pt x="11" y="5288"/>
                                  </a:lnTo>
                                  <a:lnTo>
                                    <a:pt x="16" y="5288"/>
                                  </a:lnTo>
                                  <a:lnTo>
                                    <a:pt x="18" y="5288"/>
                                  </a:lnTo>
                                  <a:lnTo>
                                    <a:pt x="21" y="5286"/>
                                  </a:lnTo>
                                  <a:lnTo>
                                    <a:pt x="23" y="5285"/>
                                  </a:lnTo>
                                  <a:lnTo>
                                    <a:pt x="23" y="5115"/>
                                  </a:lnTo>
                                  <a:lnTo>
                                    <a:pt x="21" y="5115"/>
                                  </a:lnTo>
                                  <a:lnTo>
                                    <a:pt x="19" y="5114"/>
                                  </a:lnTo>
                                  <a:lnTo>
                                    <a:pt x="21" y="5114"/>
                                  </a:lnTo>
                                  <a:lnTo>
                                    <a:pt x="23" y="5112"/>
                                  </a:lnTo>
                                  <a:lnTo>
                                    <a:pt x="23" y="4943"/>
                                  </a:lnTo>
                                  <a:moveTo>
                                    <a:pt x="23" y="4591"/>
                                  </a:moveTo>
                                  <a:lnTo>
                                    <a:pt x="21" y="4590"/>
                                  </a:lnTo>
                                  <a:lnTo>
                                    <a:pt x="18" y="4588"/>
                                  </a:lnTo>
                                  <a:lnTo>
                                    <a:pt x="14" y="4588"/>
                                  </a:lnTo>
                                  <a:lnTo>
                                    <a:pt x="7" y="4588"/>
                                  </a:lnTo>
                                  <a:lnTo>
                                    <a:pt x="4" y="4588"/>
                                  </a:lnTo>
                                  <a:lnTo>
                                    <a:pt x="0" y="4590"/>
                                  </a:lnTo>
                                  <a:lnTo>
                                    <a:pt x="0" y="4591"/>
                                  </a:lnTo>
                                  <a:lnTo>
                                    <a:pt x="0" y="4761"/>
                                  </a:lnTo>
                                  <a:lnTo>
                                    <a:pt x="0" y="4763"/>
                                  </a:lnTo>
                                  <a:lnTo>
                                    <a:pt x="2" y="4763"/>
                                  </a:lnTo>
                                  <a:lnTo>
                                    <a:pt x="0" y="4764"/>
                                  </a:lnTo>
                                  <a:lnTo>
                                    <a:pt x="0" y="4766"/>
                                  </a:lnTo>
                                  <a:lnTo>
                                    <a:pt x="0" y="4935"/>
                                  </a:lnTo>
                                  <a:lnTo>
                                    <a:pt x="0" y="4935"/>
                                  </a:lnTo>
                                  <a:lnTo>
                                    <a:pt x="4" y="4937"/>
                                  </a:lnTo>
                                  <a:lnTo>
                                    <a:pt x="7" y="4939"/>
                                  </a:lnTo>
                                  <a:lnTo>
                                    <a:pt x="11" y="4939"/>
                                  </a:lnTo>
                                  <a:lnTo>
                                    <a:pt x="16" y="4939"/>
                                  </a:lnTo>
                                  <a:lnTo>
                                    <a:pt x="18" y="4937"/>
                                  </a:lnTo>
                                  <a:lnTo>
                                    <a:pt x="21" y="4935"/>
                                  </a:lnTo>
                                  <a:lnTo>
                                    <a:pt x="23" y="4934"/>
                                  </a:lnTo>
                                  <a:lnTo>
                                    <a:pt x="23" y="4766"/>
                                  </a:lnTo>
                                  <a:lnTo>
                                    <a:pt x="21" y="4764"/>
                                  </a:lnTo>
                                  <a:lnTo>
                                    <a:pt x="19" y="4763"/>
                                  </a:lnTo>
                                  <a:lnTo>
                                    <a:pt x="21" y="4763"/>
                                  </a:lnTo>
                                  <a:lnTo>
                                    <a:pt x="23" y="4761"/>
                                  </a:lnTo>
                                  <a:lnTo>
                                    <a:pt x="23" y="4591"/>
                                  </a:lnTo>
                                  <a:moveTo>
                                    <a:pt x="23" y="4240"/>
                                  </a:moveTo>
                                  <a:lnTo>
                                    <a:pt x="21" y="4240"/>
                                  </a:lnTo>
                                  <a:lnTo>
                                    <a:pt x="18" y="4237"/>
                                  </a:lnTo>
                                  <a:lnTo>
                                    <a:pt x="14" y="4237"/>
                                  </a:lnTo>
                                  <a:lnTo>
                                    <a:pt x="7" y="4237"/>
                                  </a:lnTo>
                                  <a:lnTo>
                                    <a:pt x="4" y="4237"/>
                                  </a:lnTo>
                                  <a:lnTo>
                                    <a:pt x="0" y="4240"/>
                                  </a:lnTo>
                                  <a:lnTo>
                                    <a:pt x="0" y="4240"/>
                                  </a:lnTo>
                                  <a:lnTo>
                                    <a:pt x="0" y="4410"/>
                                  </a:lnTo>
                                  <a:lnTo>
                                    <a:pt x="0" y="4412"/>
                                  </a:lnTo>
                                  <a:lnTo>
                                    <a:pt x="2" y="4412"/>
                                  </a:lnTo>
                                  <a:lnTo>
                                    <a:pt x="0" y="4413"/>
                                  </a:lnTo>
                                  <a:lnTo>
                                    <a:pt x="0" y="4415"/>
                                  </a:lnTo>
                                  <a:lnTo>
                                    <a:pt x="0" y="4584"/>
                                  </a:lnTo>
                                  <a:lnTo>
                                    <a:pt x="0" y="4584"/>
                                  </a:lnTo>
                                  <a:lnTo>
                                    <a:pt x="4" y="4586"/>
                                  </a:lnTo>
                                  <a:lnTo>
                                    <a:pt x="7" y="4588"/>
                                  </a:lnTo>
                                  <a:lnTo>
                                    <a:pt x="11" y="4588"/>
                                  </a:lnTo>
                                  <a:lnTo>
                                    <a:pt x="16" y="4588"/>
                                  </a:lnTo>
                                  <a:lnTo>
                                    <a:pt x="18" y="4586"/>
                                  </a:lnTo>
                                  <a:lnTo>
                                    <a:pt x="21" y="4584"/>
                                  </a:lnTo>
                                  <a:lnTo>
                                    <a:pt x="23" y="4584"/>
                                  </a:lnTo>
                                  <a:lnTo>
                                    <a:pt x="23" y="4415"/>
                                  </a:lnTo>
                                  <a:lnTo>
                                    <a:pt x="21" y="4413"/>
                                  </a:lnTo>
                                  <a:lnTo>
                                    <a:pt x="19" y="4412"/>
                                  </a:lnTo>
                                  <a:lnTo>
                                    <a:pt x="21" y="4412"/>
                                  </a:lnTo>
                                  <a:lnTo>
                                    <a:pt x="23" y="4410"/>
                                  </a:lnTo>
                                  <a:lnTo>
                                    <a:pt x="23" y="4240"/>
                                  </a:lnTo>
                                  <a:moveTo>
                                    <a:pt x="23" y="3891"/>
                                  </a:moveTo>
                                  <a:lnTo>
                                    <a:pt x="21" y="3889"/>
                                  </a:lnTo>
                                  <a:lnTo>
                                    <a:pt x="18" y="3888"/>
                                  </a:lnTo>
                                  <a:lnTo>
                                    <a:pt x="14" y="3886"/>
                                  </a:lnTo>
                                  <a:lnTo>
                                    <a:pt x="7" y="3886"/>
                                  </a:lnTo>
                                  <a:lnTo>
                                    <a:pt x="4" y="3888"/>
                                  </a:lnTo>
                                  <a:lnTo>
                                    <a:pt x="0" y="3889"/>
                                  </a:lnTo>
                                  <a:lnTo>
                                    <a:pt x="0" y="3891"/>
                                  </a:lnTo>
                                  <a:lnTo>
                                    <a:pt x="0" y="4059"/>
                                  </a:lnTo>
                                  <a:lnTo>
                                    <a:pt x="0" y="4061"/>
                                  </a:lnTo>
                                  <a:lnTo>
                                    <a:pt x="2" y="4062"/>
                                  </a:lnTo>
                                  <a:lnTo>
                                    <a:pt x="0" y="4062"/>
                                  </a:lnTo>
                                  <a:lnTo>
                                    <a:pt x="0" y="4064"/>
                                  </a:lnTo>
                                  <a:lnTo>
                                    <a:pt x="0" y="4233"/>
                                  </a:lnTo>
                                  <a:lnTo>
                                    <a:pt x="0" y="4235"/>
                                  </a:lnTo>
                                  <a:lnTo>
                                    <a:pt x="4" y="4237"/>
                                  </a:lnTo>
                                  <a:lnTo>
                                    <a:pt x="7" y="4237"/>
                                  </a:lnTo>
                                  <a:lnTo>
                                    <a:pt x="11" y="4237"/>
                                  </a:lnTo>
                                  <a:lnTo>
                                    <a:pt x="16" y="4237"/>
                                  </a:lnTo>
                                  <a:lnTo>
                                    <a:pt x="18" y="4237"/>
                                  </a:lnTo>
                                  <a:lnTo>
                                    <a:pt x="21" y="4235"/>
                                  </a:lnTo>
                                  <a:lnTo>
                                    <a:pt x="23" y="4233"/>
                                  </a:lnTo>
                                  <a:lnTo>
                                    <a:pt x="23" y="4064"/>
                                  </a:lnTo>
                                  <a:lnTo>
                                    <a:pt x="21" y="4062"/>
                                  </a:lnTo>
                                  <a:lnTo>
                                    <a:pt x="19" y="4062"/>
                                  </a:lnTo>
                                  <a:lnTo>
                                    <a:pt x="21" y="4061"/>
                                  </a:lnTo>
                                  <a:lnTo>
                                    <a:pt x="23" y="4059"/>
                                  </a:lnTo>
                                  <a:lnTo>
                                    <a:pt x="23" y="3891"/>
                                  </a:lnTo>
                                  <a:moveTo>
                                    <a:pt x="23" y="3540"/>
                                  </a:moveTo>
                                  <a:lnTo>
                                    <a:pt x="21" y="3538"/>
                                  </a:lnTo>
                                  <a:lnTo>
                                    <a:pt x="18" y="3537"/>
                                  </a:lnTo>
                                  <a:lnTo>
                                    <a:pt x="14" y="3535"/>
                                  </a:lnTo>
                                  <a:lnTo>
                                    <a:pt x="7" y="3535"/>
                                  </a:lnTo>
                                  <a:lnTo>
                                    <a:pt x="4" y="3537"/>
                                  </a:lnTo>
                                  <a:lnTo>
                                    <a:pt x="0" y="3538"/>
                                  </a:lnTo>
                                  <a:lnTo>
                                    <a:pt x="0" y="3540"/>
                                  </a:lnTo>
                                  <a:lnTo>
                                    <a:pt x="0" y="3710"/>
                                  </a:lnTo>
                                  <a:lnTo>
                                    <a:pt x="0" y="3710"/>
                                  </a:lnTo>
                                  <a:lnTo>
                                    <a:pt x="2" y="3711"/>
                                  </a:lnTo>
                                  <a:lnTo>
                                    <a:pt x="0" y="3711"/>
                                  </a:lnTo>
                                  <a:lnTo>
                                    <a:pt x="0" y="3713"/>
                                  </a:lnTo>
                                  <a:lnTo>
                                    <a:pt x="0" y="3882"/>
                                  </a:lnTo>
                                  <a:lnTo>
                                    <a:pt x="0" y="3884"/>
                                  </a:lnTo>
                                  <a:lnTo>
                                    <a:pt x="4" y="3886"/>
                                  </a:lnTo>
                                  <a:lnTo>
                                    <a:pt x="7" y="3886"/>
                                  </a:lnTo>
                                  <a:lnTo>
                                    <a:pt x="11" y="3886"/>
                                  </a:lnTo>
                                  <a:lnTo>
                                    <a:pt x="16" y="3886"/>
                                  </a:lnTo>
                                  <a:lnTo>
                                    <a:pt x="18" y="3886"/>
                                  </a:lnTo>
                                  <a:lnTo>
                                    <a:pt x="21" y="3884"/>
                                  </a:lnTo>
                                  <a:lnTo>
                                    <a:pt x="23" y="3882"/>
                                  </a:lnTo>
                                  <a:lnTo>
                                    <a:pt x="23" y="3713"/>
                                  </a:lnTo>
                                  <a:lnTo>
                                    <a:pt x="21" y="3711"/>
                                  </a:lnTo>
                                  <a:lnTo>
                                    <a:pt x="19" y="3711"/>
                                  </a:lnTo>
                                  <a:lnTo>
                                    <a:pt x="21" y="3710"/>
                                  </a:lnTo>
                                  <a:lnTo>
                                    <a:pt x="23" y="3710"/>
                                  </a:lnTo>
                                  <a:lnTo>
                                    <a:pt x="23" y="3540"/>
                                  </a:lnTo>
                                  <a:moveTo>
                                    <a:pt x="23" y="3189"/>
                                  </a:moveTo>
                                  <a:lnTo>
                                    <a:pt x="21" y="3187"/>
                                  </a:lnTo>
                                  <a:lnTo>
                                    <a:pt x="18" y="3186"/>
                                  </a:lnTo>
                                  <a:lnTo>
                                    <a:pt x="14" y="3186"/>
                                  </a:lnTo>
                                  <a:lnTo>
                                    <a:pt x="7" y="3186"/>
                                  </a:lnTo>
                                  <a:lnTo>
                                    <a:pt x="4" y="3186"/>
                                  </a:lnTo>
                                  <a:lnTo>
                                    <a:pt x="0" y="3187"/>
                                  </a:lnTo>
                                  <a:lnTo>
                                    <a:pt x="0" y="3189"/>
                                  </a:lnTo>
                                  <a:lnTo>
                                    <a:pt x="0" y="3359"/>
                                  </a:lnTo>
                                  <a:lnTo>
                                    <a:pt x="0" y="3360"/>
                                  </a:lnTo>
                                  <a:lnTo>
                                    <a:pt x="2" y="3360"/>
                                  </a:lnTo>
                                  <a:lnTo>
                                    <a:pt x="0" y="3360"/>
                                  </a:lnTo>
                                  <a:lnTo>
                                    <a:pt x="0" y="3362"/>
                                  </a:lnTo>
                                  <a:lnTo>
                                    <a:pt x="0" y="3531"/>
                                  </a:lnTo>
                                  <a:lnTo>
                                    <a:pt x="0" y="3533"/>
                                  </a:lnTo>
                                  <a:lnTo>
                                    <a:pt x="4" y="3535"/>
                                  </a:lnTo>
                                  <a:lnTo>
                                    <a:pt x="7" y="3535"/>
                                  </a:lnTo>
                                  <a:lnTo>
                                    <a:pt x="11" y="3535"/>
                                  </a:lnTo>
                                  <a:lnTo>
                                    <a:pt x="16" y="3535"/>
                                  </a:lnTo>
                                  <a:lnTo>
                                    <a:pt x="18" y="3535"/>
                                  </a:lnTo>
                                  <a:lnTo>
                                    <a:pt x="21" y="3533"/>
                                  </a:lnTo>
                                  <a:lnTo>
                                    <a:pt x="23" y="3531"/>
                                  </a:lnTo>
                                  <a:lnTo>
                                    <a:pt x="23" y="3362"/>
                                  </a:lnTo>
                                  <a:lnTo>
                                    <a:pt x="21" y="3360"/>
                                  </a:lnTo>
                                  <a:lnTo>
                                    <a:pt x="19" y="3360"/>
                                  </a:lnTo>
                                  <a:lnTo>
                                    <a:pt x="21" y="3360"/>
                                  </a:lnTo>
                                  <a:lnTo>
                                    <a:pt x="23" y="3359"/>
                                  </a:lnTo>
                                  <a:lnTo>
                                    <a:pt x="23" y="3189"/>
                                  </a:lnTo>
                                  <a:moveTo>
                                    <a:pt x="23" y="2838"/>
                                  </a:moveTo>
                                  <a:lnTo>
                                    <a:pt x="21" y="2836"/>
                                  </a:lnTo>
                                  <a:lnTo>
                                    <a:pt x="18" y="2835"/>
                                  </a:lnTo>
                                  <a:lnTo>
                                    <a:pt x="14" y="2835"/>
                                  </a:lnTo>
                                  <a:lnTo>
                                    <a:pt x="7" y="2835"/>
                                  </a:lnTo>
                                  <a:lnTo>
                                    <a:pt x="4" y="2835"/>
                                  </a:lnTo>
                                  <a:lnTo>
                                    <a:pt x="0" y="2836"/>
                                  </a:lnTo>
                                  <a:lnTo>
                                    <a:pt x="0" y="2838"/>
                                  </a:lnTo>
                                  <a:lnTo>
                                    <a:pt x="0" y="3007"/>
                                  </a:lnTo>
                                  <a:lnTo>
                                    <a:pt x="0" y="3009"/>
                                  </a:lnTo>
                                  <a:lnTo>
                                    <a:pt x="2" y="3009"/>
                                  </a:lnTo>
                                  <a:lnTo>
                                    <a:pt x="0" y="3011"/>
                                  </a:lnTo>
                                  <a:lnTo>
                                    <a:pt x="0" y="3013"/>
                                  </a:lnTo>
                                  <a:lnTo>
                                    <a:pt x="0" y="3180"/>
                                  </a:lnTo>
                                  <a:lnTo>
                                    <a:pt x="0" y="3182"/>
                                  </a:lnTo>
                                  <a:lnTo>
                                    <a:pt x="4" y="3184"/>
                                  </a:lnTo>
                                  <a:lnTo>
                                    <a:pt x="7" y="3184"/>
                                  </a:lnTo>
                                  <a:lnTo>
                                    <a:pt x="11" y="3184"/>
                                  </a:lnTo>
                                  <a:lnTo>
                                    <a:pt x="16" y="3184"/>
                                  </a:lnTo>
                                  <a:lnTo>
                                    <a:pt x="18" y="3184"/>
                                  </a:lnTo>
                                  <a:lnTo>
                                    <a:pt x="21" y="3182"/>
                                  </a:lnTo>
                                  <a:lnTo>
                                    <a:pt x="23" y="3180"/>
                                  </a:lnTo>
                                  <a:lnTo>
                                    <a:pt x="23" y="3013"/>
                                  </a:lnTo>
                                  <a:lnTo>
                                    <a:pt x="21" y="3011"/>
                                  </a:lnTo>
                                  <a:lnTo>
                                    <a:pt x="19" y="3009"/>
                                  </a:lnTo>
                                  <a:lnTo>
                                    <a:pt x="21" y="3009"/>
                                  </a:lnTo>
                                  <a:lnTo>
                                    <a:pt x="23" y="3007"/>
                                  </a:lnTo>
                                  <a:lnTo>
                                    <a:pt x="23" y="2838"/>
                                  </a:lnTo>
                                  <a:moveTo>
                                    <a:pt x="23" y="2487"/>
                                  </a:moveTo>
                                  <a:lnTo>
                                    <a:pt x="21" y="2485"/>
                                  </a:lnTo>
                                  <a:lnTo>
                                    <a:pt x="18" y="2484"/>
                                  </a:lnTo>
                                  <a:lnTo>
                                    <a:pt x="14" y="2484"/>
                                  </a:lnTo>
                                  <a:lnTo>
                                    <a:pt x="7" y="2484"/>
                                  </a:lnTo>
                                  <a:lnTo>
                                    <a:pt x="4" y="2484"/>
                                  </a:lnTo>
                                  <a:lnTo>
                                    <a:pt x="0" y="2485"/>
                                  </a:lnTo>
                                  <a:lnTo>
                                    <a:pt x="0" y="2487"/>
                                  </a:lnTo>
                                  <a:lnTo>
                                    <a:pt x="0" y="2656"/>
                                  </a:lnTo>
                                  <a:lnTo>
                                    <a:pt x="0" y="2658"/>
                                  </a:lnTo>
                                  <a:lnTo>
                                    <a:pt x="2" y="2658"/>
                                  </a:lnTo>
                                  <a:lnTo>
                                    <a:pt x="0" y="2660"/>
                                  </a:lnTo>
                                  <a:lnTo>
                                    <a:pt x="0" y="2662"/>
                                  </a:lnTo>
                                  <a:lnTo>
                                    <a:pt x="0" y="2831"/>
                                  </a:lnTo>
                                  <a:lnTo>
                                    <a:pt x="0" y="2831"/>
                                  </a:lnTo>
                                  <a:lnTo>
                                    <a:pt x="4" y="2833"/>
                                  </a:lnTo>
                                  <a:lnTo>
                                    <a:pt x="7" y="2835"/>
                                  </a:lnTo>
                                  <a:lnTo>
                                    <a:pt x="11" y="2835"/>
                                  </a:lnTo>
                                  <a:lnTo>
                                    <a:pt x="16" y="2835"/>
                                  </a:lnTo>
                                  <a:lnTo>
                                    <a:pt x="18" y="2833"/>
                                  </a:lnTo>
                                  <a:lnTo>
                                    <a:pt x="21" y="2831"/>
                                  </a:lnTo>
                                  <a:lnTo>
                                    <a:pt x="23" y="2829"/>
                                  </a:lnTo>
                                  <a:lnTo>
                                    <a:pt x="23" y="2662"/>
                                  </a:lnTo>
                                  <a:lnTo>
                                    <a:pt x="21" y="2660"/>
                                  </a:lnTo>
                                  <a:lnTo>
                                    <a:pt x="19" y="2658"/>
                                  </a:lnTo>
                                  <a:lnTo>
                                    <a:pt x="21" y="2658"/>
                                  </a:lnTo>
                                  <a:lnTo>
                                    <a:pt x="23" y="2656"/>
                                  </a:lnTo>
                                  <a:lnTo>
                                    <a:pt x="23" y="2487"/>
                                  </a:lnTo>
                                  <a:moveTo>
                                    <a:pt x="23" y="2136"/>
                                  </a:moveTo>
                                  <a:lnTo>
                                    <a:pt x="21" y="2136"/>
                                  </a:lnTo>
                                  <a:lnTo>
                                    <a:pt x="18" y="2133"/>
                                  </a:lnTo>
                                  <a:lnTo>
                                    <a:pt x="14" y="2133"/>
                                  </a:lnTo>
                                  <a:lnTo>
                                    <a:pt x="7" y="2133"/>
                                  </a:lnTo>
                                  <a:lnTo>
                                    <a:pt x="4" y="2133"/>
                                  </a:lnTo>
                                  <a:lnTo>
                                    <a:pt x="0" y="2136"/>
                                  </a:lnTo>
                                  <a:lnTo>
                                    <a:pt x="0" y="2136"/>
                                  </a:lnTo>
                                  <a:lnTo>
                                    <a:pt x="0" y="2305"/>
                                  </a:lnTo>
                                  <a:lnTo>
                                    <a:pt x="0" y="2307"/>
                                  </a:lnTo>
                                  <a:lnTo>
                                    <a:pt x="2" y="2309"/>
                                  </a:lnTo>
                                  <a:lnTo>
                                    <a:pt x="0" y="2309"/>
                                  </a:lnTo>
                                  <a:lnTo>
                                    <a:pt x="0" y="2311"/>
                                  </a:lnTo>
                                  <a:lnTo>
                                    <a:pt x="0" y="2480"/>
                                  </a:lnTo>
                                  <a:lnTo>
                                    <a:pt x="0" y="2482"/>
                                  </a:lnTo>
                                  <a:lnTo>
                                    <a:pt x="4" y="2484"/>
                                  </a:lnTo>
                                  <a:lnTo>
                                    <a:pt x="7" y="2484"/>
                                  </a:lnTo>
                                  <a:lnTo>
                                    <a:pt x="11" y="2484"/>
                                  </a:lnTo>
                                  <a:lnTo>
                                    <a:pt x="16" y="2484"/>
                                  </a:lnTo>
                                  <a:lnTo>
                                    <a:pt x="18" y="2484"/>
                                  </a:lnTo>
                                  <a:lnTo>
                                    <a:pt x="21" y="2480"/>
                                  </a:lnTo>
                                  <a:lnTo>
                                    <a:pt x="23" y="2480"/>
                                  </a:lnTo>
                                  <a:lnTo>
                                    <a:pt x="23" y="2311"/>
                                  </a:lnTo>
                                  <a:lnTo>
                                    <a:pt x="21" y="2309"/>
                                  </a:lnTo>
                                  <a:lnTo>
                                    <a:pt x="19" y="2309"/>
                                  </a:lnTo>
                                  <a:lnTo>
                                    <a:pt x="21" y="2307"/>
                                  </a:lnTo>
                                  <a:lnTo>
                                    <a:pt x="23" y="2305"/>
                                  </a:lnTo>
                                  <a:lnTo>
                                    <a:pt x="23" y="2136"/>
                                  </a:lnTo>
                                  <a:moveTo>
                                    <a:pt x="23" y="1787"/>
                                  </a:moveTo>
                                  <a:lnTo>
                                    <a:pt x="21" y="1785"/>
                                  </a:lnTo>
                                  <a:lnTo>
                                    <a:pt x="18" y="1783"/>
                                  </a:lnTo>
                                  <a:lnTo>
                                    <a:pt x="14" y="1782"/>
                                  </a:lnTo>
                                  <a:lnTo>
                                    <a:pt x="7" y="1782"/>
                                  </a:lnTo>
                                  <a:lnTo>
                                    <a:pt x="4" y="1783"/>
                                  </a:lnTo>
                                  <a:lnTo>
                                    <a:pt x="0" y="1785"/>
                                  </a:lnTo>
                                  <a:lnTo>
                                    <a:pt x="0" y="1787"/>
                                  </a:lnTo>
                                  <a:lnTo>
                                    <a:pt x="0" y="1956"/>
                                  </a:lnTo>
                                  <a:lnTo>
                                    <a:pt x="0" y="1956"/>
                                  </a:lnTo>
                                  <a:lnTo>
                                    <a:pt x="2" y="1958"/>
                                  </a:lnTo>
                                  <a:lnTo>
                                    <a:pt x="0" y="1958"/>
                                  </a:lnTo>
                                  <a:lnTo>
                                    <a:pt x="0" y="1960"/>
                                  </a:lnTo>
                                  <a:lnTo>
                                    <a:pt x="0" y="2129"/>
                                  </a:lnTo>
                                  <a:lnTo>
                                    <a:pt x="0" y="2131"/>
                                  </a:lnTo>
                                  <a:lnTo>
                                    <a:pt x="4" y="2133"/>
                                  </a:lnTo>
                                  <a:lnTo>
                                    <a:pt x="7" y="2133"/>
                                  </a:lnTo>
                                  <a:lnTo>
                                    <a:pt x="11" y="2133"/>
                                  </a:lnTo>
                                  <a:lnTo>
                                    <a:pt x="16" y="2133"/>
                                  </a:lnTo>
                                  <a:lnTo>
                                    <a:pt x="18" y="2133"/>
                                  </a:lnTo>
                                  <a:lnTo>
                                    <a:pt x="21" y="2131"/>
                                  </a:lnTo>
                                  <a:lnTo>
                                    <a:pt x="23" y="2129"/>
                                  </a:lnTo>
                                  <a:lnTo>
                                    <a:pt x="23" y="1960"/>
                                  </a:lnTo>
                                  <a:lnTo>
                                    <a:pt x="21" y="1958"/>
                                  </a:lnTo>
                                  <a:lnTo>
                                    <a:pt x="19" y="1958"/>
                                  </a:lnTo>
                                  <a:lnTo>
                                    <a:pt x="21" y="1956"/>
                                  </a:lnTo>
                                  <a:lnTo>
                                    <a:pt x="23" y="1954"/>
                                  </a:lnTo>
                                  <a:lnTo>
                                    <a:pt x="23" y="1787"/>
                                  </a:lnTo>
                                  <a:moveTo>
                                    <a:pt x="23" y="1436"/>
                                  </a:moveTo>
                                  <a:lnTo>
                                    <a:pt x="21" y="1434"/>
                                  </a:lnTo>
                                  <a:lnTo>
                                    <a:pt x="18" y="1432"/>
                                  </a:lnTo>
                                  <a:lnTo>
                                    <a:pt x="14" y="1431"/>
                                  </a:lnTo>
                                  <a:lnTo>
                                    <a:pt x="7" y="1431"/>
                                  </a:lnTo>
                                  <a:lnTo>
                                    <a:pt x="4" y="1432"/>
                                  </a:lnTo>
                                  <a:lnTo>
                                    <a:pt x="0" y="1434"/>
                                  </a:lnTo>
                                  <a:lnTo>
                                    <a:pt x="0" y="1436"/>
                                  </a:lnTo>
                                  <a:lnTo>
                                    <a:pt x="0" y="1605"/>
                                  </a:lnTo>
                                  <a:lnTo>
                                    <a:pt x="0" y="1607"/>
                                  </a:lnTo>
                                  <a:lnTo>
                                    <a:pt x="2" y="1607"/>
                                  </a:lnTo>
                                  <a:lnTo>
                                    <a:pt x="0" y="1607"/>
                                  </a:lnTo>
                                  <a:lnTo>
                                    <a:pt x="0" y="1609"/>
                                  </a:lnTo>
                                  <a:lnTo>
                                    <a:pt x="0" y="1778"/>
                                  </a:lnTo>
                                  <a:lnTo>
                                    <a:pt x="0" y="1780"/>
                                  </a:lnTo>
                                  <a:lnTo>
                                    <a:pt x="4" y="1782"/>
                                  </a:lnTo>
                                  <a:lnTo>
                                    <a:pt x="7" y="1782"/>
                                  </a:lnTo>
                                  <a:lnTo>
                                    <a:pt x="11" y="1782"/>
                                  </a:lnTo>
                                  <a:lnTo>
                                    <a:pt x="16" y="1782"/>
                                  </a:lnTo>
                                  <a:lnTo>
                                    <a:pt x="18" y="1782"/>
                                  </a:lnTo>
                                  <a:lnTo>
                                    <a:pt x="21" y="1780"/>
                                  </a:lnTo>
                                  <a:lnTo>
                                    <a:pt x="23" y="1778"/>
                                  </a:lnTo>
                                  <a:lnTo>
                                    <a:pt x="23" y="1609"/>
                                  </a:lnTo>
                                  <a:lnTo>
                                    <a:pt x="21" y="1607"/>
                                  </a:lnTo>
                                  <a:lnTo>
                                    <a:pt x="19" y="1607"/>
                                  </a:lnTo>
                                  <a:lnTo>
                                    <a:pt x="21" y="1605"/>
                                  </a:lnTo>
                                  <a:lnTo>
                                    <a:pt x="23" y="1605"/>
                                  </a:lnTo>
                                  <a:lnTo>
                                    <a:pt x="23" y="1436"/>
                                  </a:lnTo>
                                  <a:moveTo>
                                    <a:pt x="23" y="1085"/>
                                  </a:moveTo>
                                  <a:lnTo>
                                    <a:pt x="21" y="1083"/>
                                  </a:lnTo>
                                  <a:lnTo>
                                    <a:pt x="18" y="1081"/>
                                  </a:lnTo>
                                  <a:lnTo>
                                    <a:pt x="14" y="1081"/>
                                  </a:lnTo>
                                  <a:lnTo>
                                    <a:pt x="7" y="1081"/>
                                  </a:lnTo>
                                  <a:lnTo>
                                    <a:pt x="4" y="1081"/>
                                  </a:lnTo>
                                  <a:lnTo>
                                    <a:pt x="0" y="1083"/>
                                  </a:lnTo>
                                  <a:lnTo>
                                    <a:pt x="0" y="1085"/>
                                  </a:lnTo>
                                  <a:lnTo>
                                    <a:pt x="0" y="1254"/>
                                  </a:lnTo>
                                  <a:lnTo>
                                    <a:pt x="0" y="1256"/>
                                  </a:lnTo>
                                  <a:lnTo>
                                    <a:pt x="2" y="1256"/>
                                  </a:lnTo>
                                  <a:lnTo>
                                    <a:pt x="0" y="1258"/>
                                  </a:lnTo>
                                  <a:lnTo>
                                    <a:pt x="0" y="1258"/>
                                  </a:lnTo>
                                  <a:lnTo>
                                    <a:pt x="0" y="1427"/>
                                  </a:lnTo>
                                  <a:lnTo>
                                    <a:pt x="0" y="1429"/>
                                  </a:lnTo>
                                  <a:lnTo>
                                    <a:pt x="4" y="1431"/>
                                  </a:lnTo>
                                  <a:lnTo>
                                    <a:pt x="7" y="1431"/>
                                  </a:lnTo>
                                  <a:lnTo>
                                    <a:pt x="11" y="1431"/>
                                  </a:lnTo>
                                  <a:lnTo>
                                    <a:pt x="16" y="1431"/>
                                  </a:lnTo>
                                  <a:lnTo>
                                    <a:pt x="18" y="1431"/>
                                  </a:lnTo>
                                  <a:lnTo>
                                    <a:pt x="21" y="1429"/>
                                  </a:lnTo>
                                  <a:lnTo>
                                    <a:pt x="23" y="1427"/>
                                  </a:lnTo>
                                  <a:lnTo>
                                    <a:pt x="23" y="1258"/>
                                  </a:lnTo>
                                  <a:lnTo>
                                    <a:pt x="21" y="1258"/>
                                  </a:lnTo>
                                  <a:lnTo>
                                    <a:pt x="19" y="1256"/>
                                  </a:lnTo>
                                  <a:lnTo>
                                    <a:pt x="21" y="1256"/>
                                  </a:lnTo>
                                  <a:lnTo>
                                    <a:pt x="23" y="1254"/>
                                  </a:lnTo>
                                  <a:lnTo>
                                    <a:pt x="23" y="1085"/>
                                  </a:lnTo>
                                  <a:moveTo>
                                    <a:pt x="23" y="706"/>
                                  </a:moveTo>
                                  <a:lnTo>
                                    <a:pt x="21" y="706"/>
                                  </a:lnTo>
                                  <a:lnTo>
                                    <a:pt x="18" y="702"/>
                                  </a:lnTo>
                                  <a:lnTo>
                                    <a:pt x="14" y="702"/>
                                  </a:lnTo>
                                  <a:lnTo>
                                    <a:pt x="7" y="702"/>
                                  </a:lnTo>
                                  <a:lnTo>
                                    <a:pt x="4" y="702"/>
                                  </a:lnTo>
                                  <a:lnTo>
                                    <a:pt x="0" y="706"/>
                                  </a:lnTo>
                                  <a:lnTo>
                                    <a:pt x="0" y="706"/>
                                  </a:lnTo>
                                  <a:lnTo>
                                    <a:pt x="0" y="875"/>
                                  </a:lnTo>
                                  <a:lnTo>
                                    <a:pt x="0" y="877"/>
                                  </a:lnTo>
                                  <a:lnTo>
                                    <a:pt x="2" y="877"/>
                                  </a:lnTo>
                                  <a:lnTo>
                                    <a:pt x="0" y="878"/>
                                  </a:lnTo>
                                  <a:lnTo>
                                    <a:pt x="0" y="880"/>
                                  </a:lnTo>
                                  <a:lnTo>
                                    <a:pt x="0" y="1050"/>
                                  </a:lnTo>
                                  <a:lnTo>
                                    <a:pt x="0" y="1050"/>
                                  </a:lnTo>
                                  <a:lnTo>
                                    <a:pt x="4" y="1051"/>
                                  </a:lnTo>
                                  <a:lnTo>
                                    <a:pt x="7" y="1053"/>
                                  </a:lnTo>
                                  <a:lnTo>
                                    <a:pt x="11" y="1053"/>
                                  </a:lnTo>
                                  <a:lnTo>
                                    <a:pt x="16" y="1053"/>
                                  </a:lnTo>
                                  <a:lnTo>
                                    <a:pt x="18" y="1051"/>
                                  </a:lnTo>
                                  <a:lnTo>
                                    <a:pt x="21" y="1050"/>
                                  </a:lnTo>
                                  <a:lnTo>
                                    <a:pt x="23" y="1050"/>
                                  </a:lnTo>
                                  <a:lnTo>
                                    <a:pt x="23" y="880"/>
                                  </a:lnTo>
                                  <a:lnTo>
                                    <a:pt x="21" y="878"/>
                                  </a:lnTo>
                                  <a:lnTo>
                                    <a:pt x="19" y="877"/>
                                  </a:lnTo>
                                  <a:lnTo>
                                    <a:pt x="21" y="877"/>
                                  </a:lnTo>
                                  <a:lnTo>
                                    <a:pt x="23" y="875"/>
                                  </a:lnTo>
                                  <a:lnTo>
                                    <a:pt x="23" y="706"/>
                                  </a:lnTo>
                                  <a:moveTo>
                                    <a:pt x="23" y="356"/>
                                  </a:moveTo>
                                  <a:lnTo>
                                    <a:pt x="21" y="355"/>
                                  </a:lnTo>
                                  <a:lnTo>
                                    <a:pt x="18" y="353"/>
                                  </a:lnTo>
                                  <a:lnTo>
                                    <a:pt x="14" y="351"/>
                                  </a:lnTo>
                                  <a:lnTo>
                                    <a:pt x="7" y="351"/>
                                  </a:lnTo>
                                  <a:lnTo>
                                    <a:pt x="4" y="353"/>
                                  </a:lnTo>
                                  <a:lnTo>
                                    <a:pt x="0" y="355"/>
                                  </a:lnTo>
                                  <a:lnTo>
                                    <a:pt x="0" y="356"/>
                                  </a:lnTo>
                                  <a:lnTo>
                                    <a:pt x="0" y="524"/>
                                  </a:lnTo>
                                  <a:lnTo>
                                    <a:pt x="0" y="526"/>
                                  </a:lnTo>
                                  <a:lnTo>
                                    <a:pt x="2" y="527"/>
                                  </a:lnTo>
                                  <a:lnTo>
                                    <a:pt x="0" y="527"/>
                                  </a:lnTo>
                                  <a:lnTo>
                                    <a:pt x="0" y="529"/>
                                  </a:lnTo>
                                  <a:lnTo>
                                    <a:pt x="0" y="699"/>
                                  </a:lnTo>
                                  <a:lnTo>
                                    <a:pt x="0" y="700"/>
                                  </a:lnTo>
                                  <a:lnTo>
                                    <a:pt x="4" y="702"/>
                                  </a:lnTo>
                                  <a:lnTo>
                                    <a:pt x="7" y="702"/>
                                  </a:lnTo>
                                  <a:lnTo>
                                    <a:pt x="11" y="702"/>
                                  </a:lnTo>
                                  <a:lnTo>
                                    <a:pt x="16" y="702"/>
                                  </a:lnTo>
                                  <a:lnTo>
                                    <a:pt x="18" y="702"/>
                                  </a:lnTo>
                                  <a:lnTo>
                                    <a:pt x="21" y="700"/>
                                  </a:lnTo>
                                  <a:lnTo>
                                    <a:pt x="23" y="699"/>
                                  </a:lnTo>
                                  <a:lnTo>
                                    <a:pt x="23" y="529"/>
                                  </a:lnTo>
                                  <a:lnTo>
                                    <a:pt x="21" y="527"/>
                                  </a:lnTo>
                                  <a:lnTo>
                                    <a:pt x="19" y="527"/>
                                  </a:lnTo>
                                  <a:lnTo>
                                    <a:pt x="21" y="526"/>
                                  </a:lnTo>
                                  <a:lnTo>
                                    <a:pt x="23" y="524"/>
                                  </a:lnTo>
                                  <a:lnTo>
                                    <a:pt x="23" y="356"/>
                                  </a:lnTo>
                                  <a:moveTo>
                                    <a:pt x="23" y="5"/>
                                  </a:moveTo>
                                  <a:lnTo>
                                    <a:pt x="21" y="4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2" y="176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0" y="347"/>
                                  </a:lnTo>
                                  <a:lnTo>
                                    <a:pt x="0" y="349"/>
                                  </a:lnTo>
                                  <a:lnTo>
                                    <a:pt x="4" y="351"/>
                                  </a:lnTo>
                                  <a:lnTo>
                                    <a:pt x="7" y="351"/>
                                  </a:lnTo>
                                  <a:lnTo>
                                    <a:pt x="11" y="351"/>
                                  </a:lnTo>
                                  <a:lnTo>
                                    <a:pt x="16" y="351"/>
                                  </a:lnTo>
                                  <a:lnTo>
                                    <a:pt x="18" y="351"/>
                                  </a:lnTo>
                                  <a:lnTo>
                                    <a:pt x="21" y="349"/>
                                  </a:lnTo>
                                  <a:lnTo>
                                    <a:pt x="23" y="347"/>
                                  </a:lnTo>
                                  <a:lnTo>
                                    <a:pt x="23" y="178"/>
                                  </a:lnTo>
                                  <a:lnTo>
                                    <a:pt x="21" y="176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21" y="175"/>
                                  </a:lnTo>
                                  <a:lnTo>
                                    <a:pt x="23" y="173"/>
                                  </a:lnTo>
                                  <a:lnTo>
                                    <a:pt x="23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119" style="position:absolute;margin-left:468.35pt;margin-top:-528.95pt;width:0.65pt;height:497.85pt" coordorigin="9367,-10579" coordsize="13,9957"/>
              </w:pict>
            </mc:Fallback>
          </mc:AlternateContent>
          <w:delText>​​​​</w:delText>
        </w:r>
      </w:del>
      <w:del w:id="389" w:author="User" w:date="2023-04-17T13:51:00Z">
        <w:r>
          <w:rPr/>
          <mc:AlternateContent>
            <mc:Choice Requires="wpg">
              <w:drawing>
                <wp:anchor behindDoc="1" distT="0" distB="635" distL="1270" distR="0" simplePos="0" locked="0" layoutInCell="0" allowOverlap="1" relativeHeight="224">
                  <wp:simplePos x="0" y="0"/>
                  <wp:positionH relativeFrom="page">
                    <wp:posOffset>5680075</wp:posOffset>
                  </wp:positionH>
                  <wp:positionV relativeFrom="paragraph">
                    <wp:posOffset>-6717665</wp:posOffset>
                  </wp:positionV>
                  <wp:extent cx="8255" cy="6313170"/>
                  <wp:effectExtent l="1270" t="0" r="0" b="635"/>
                  <wp:wrapNone/>
                  <wp:docPr id="197" name="Фигура120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8280" cy="6313320"/>
                            <a:chOff x="0" y="0"/>
                            <a:chExt cx="8280" cy="631332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8280" cy="4482360"/>
                            </a:xfrm>
                            <a:custGeom>
                              <a:avLst/>
                              <a:gdLst>
                                <a:gd name="textAreaLeft" fmla="*/ 0 w 4680"/>
                                <a:gd name="textAreaRight" fmla="*/ 5400 w 4680"/>
                                <a:gd name="textAreaTop" fmla="*/ 0 h 2541240"/>
                                <a:gd name="textAreaBottom" fmla="*/ 2541960 h 254124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23" h="12451">
                                  <a:moveTo>
                                    <a:pt x="24" y="12278"/>
                                  </a:moveTo>
                                  <a:lnTo>
                                    <a:pt x="24" y="12276"/>
                                  </a:lnTo>
                                  <a:lnTo>
                                    <a:pt x="20" y="12275"/>
                                  </a:lnTo>
                                  <a:lnTo>
                                    <a:pt x="17" y="12273"/>
                                  </a:lnTo>
                                  <a:lnTo>
                                    <a:pt x="10" y="12273"/>
                                  </a:lnTo>
                                  <a:lnTo>
                                    <a:pt x="6" y="12275"/>
                                  </a:lnTo>
                                  <a:lnTo>
                                    <a:pt x="3" y="12276"/>
                                  </a:lnTo>
                                  <a:lnTo>
                                    <a:pt x="1" y="12278"/>
                                  </a:lnTo>
                                  <a:lnTo>
                                    <a:pt x="1" y="12447"/>
                                  </a:lnTo>
                                  <a:lnTo>
                                    <a:pt x="3" y="12447"/>
                                  </a:lnTo>
                                  <a:lnTo>
                                    <a:pt x="6" y="12449"/>
                                  </a:lnTo>
                                  <a:lnTo>
                                    <a:pt x="10" y="12451"/>
                                  </a:lnTo>
                                  <a:lnTo>
                                    <a:pt x="13" y="12451"/>
                                  </a:lnTo>
                                  <a:lnTo>
                                    <a:pt x="17" y="12451"/>
                                  </a:lnTo>
                                  <a:lnTo>
                                    <a:pt x="20" y="12449"/>
                                  </a:lnTo>
                                  <a:lnTo>
                                    <a:pt x="24" y="12447"/>
                                  </a:lnTo>
                                  <a:lnTo>
                                    <a:pt x="24" y="12446"/>
                                  </a:lnTo>
                                  <a:lnTo>
                                    <a:pt x="24" y="12278"/>
                                  </a:lnTo>
                                  <a:moveTo>
                                    <a:pt x="24" y="11927"/>
                                  </a:moveTo>
                                  <a:lnTo>
                                    <a:pt x="24" y="11925"/>
                                  </a:lnTo>
                                  <a:lnTo>
                                    <a:pt x="20" y="11924"/>
                                  </a:lnTo>
                                  <a:lnTo>
                                    <a:pt x="17" y="11924"/>
                                  </a:lnTo>
                                  <a:lnTo>
                                    <a:pt x="10" y="11924"/>
                                  </a:lnTo>
                                  <a:lnTo>
                                    <a:pt x="6" y="11924"/>
                                  </a:lnTo>
                                  <a:lnTo>
                                    <a:pt x="3" y="11925"/>
                                  </a:lnTo>
                                  <a:lnTo>
                                    <a:pt x="1" y="11927"/>
                                  </a:lnTo>
                                  <a:lnTo>
                                    <a:pt x="1" y="12096"/>
                                  </a:lnTo>
                                  <a:lnTo>
                                    <a:pt x="3" y="12098"/>
                                  </a:lnTo>
                                  <a:lnTo>
                                    <a:pt x="5" y="12098"/>
                                  </a:lnTo>
                                  <a:lnTo>
                                    <a:pt x="3" y="12098"/>
                                  </a:lnTo>
                                  <a:lnTo>
                                    <a:pt x="1" y="12100"/>
                                  </a:lnTo>
                                  <a:lnTo>
                                    <a:pt x="1" y="12269"/>
                                  </a:lnTo>
                                  <a:lnTo>
                                    <a:pt x="3" y="12271"/>
                                  </a:lnTo>
                                  <a:lnTo>
                                    <a:pt x="6" y="12273"/>
                                  </a:lnTo>
                                  <a:lnTo>
                                    <a:pt x="10" y="12273"/>
                                  </a:lnTo>
                                  <a:lnTo>
                                    <a:pt x="13" y="12273"/>
                                  </a:lnTo>
                                  <a:lnTo>
                                    <a:pt x="17" y="12273"/>
                                  </a:lnTo>
                                  <a:lnTo>
                                    <a:pt x="20" y="12273"/>
                                  </a:lnTo>
                                  <a:lnTo>
                                    <a:pt x="24" y="12271"/>
                                  </a:lnTo>
                                  <a:lnTo>
                                    <a:pt x="24" y="12269"/>
                                  </a:lnTo>
                                  <a:lnTo>
                                    <a:pt x="24" y="12100"/>
                                  </a:lnTo>
                                  <a:lnTo>
                                    <a:pt x="24" y="12098"/>
                                  </a:lnTo>
                                  <a:lnTo>
                                    <a:pt x="22" y="12098"/>
                                  </a:lnTo>
                                  <a:lnTo>
                                    <a:pt x="24" y="12096"/>
                                  </a:lnTo>
                                  <a:lnTo>
                                    <a:pt x="24" y="12096"/>
                                  </a:lnTo>
                                  <a:lnTo>
                                    <a:pt x="24" y="11927"/>
                                  </a:lnTo>
                                  <a:moveTo>
                                    <a:pt x="24" y="11576"/>
                                  </a:moveTo>
                                  <a:lnTo>
                                    <a:pt x="24" y="11574"/>
                                  </a:lnTo>
                                  <a:lnTo>
                                    <a:pt x="20" y="11573"/>
                                  </a:lnTo>
                                  <a:lnTo>
                                    <a:pt x="17" y="11573"/>
                                  </a:lnTo>
                                  <a:lnTo>
                                    <a:pt x="10" y="11573"/>
                                  </a:lnTo>
                                  <a:lnTo>
                                    <a:pt x="6" y="11573"/>
                                  </a:lnTo>
                                  <a:lnTo>
                                    <a:pt x="3" y="11574"/>
                                  </a:lnTo>
                                  <a:lnTo>
                                    <a:pt x="1" y="11576"/>
                                  </a:lnTo>
                                  <a:lnTo>
                                    <a:pt x="1" y="11745"/>
                                  </a:lnTo>
                                  <a:lnTo>
                                    <a:pt x="3" y="11747"/>
                                  </a:lnTo>
                                  <a:lnTo>
                                    <a:pt x="5" y="11747"/>
                                  </a:lnTo>
                                  <a:lnTo>
                                    <a:pt x="3" y="11749"/>
                                  </a:lnTo>
                                  <a:lnTo>
                                    <a:pt x="1" y="11749"/>
                                  </a:lnTo>
                                  <a:lnTo>
                                    <a:pt x="1" y="11918"/>
                                  </a:lnTo>
                                  <a:lnTo>
                                    <a:pt x="3" y="11920"/>
                                  </a:lnTo>
                                  <a:lnTo>
                                    <a:pt x="6" y="11922"/>
                                  </a:lnTo>
                                  <a:lnTo>
                                    <a:pt x="10" y="11922"/>
                                  </a:lnTo>
                                  <a:lnTo>
                                    <a:pt x="13" y="11922"/>
                                  </a:lnTo>
                                  <a:lnTo>
                                    <a:pt x="17" y="11922"/>
                                  </a:lnTo>
                                  <a:lnTo>
                                    <a:pt x="20" y="11922"/>
                                  </a:lnTo>
                                  <a:lnTo>
                                    <a:pt x="24" y="11920"/>
                                  </a:lnTo>
                                  <a:lnTo>
                                    <a:pt x="24" y="11918"/>
                                  </a:lnTo>
                                  <a:lnTo>
                                    <a:pt x="24" y="11749"/>
                                  </a:lnTo>
                                  <a:lnTo>
                                    <a:pt x="24" y="11749"/>
                                  </a:lnTo>
                                  <a:lnTo>
                                    <a:pt x="22" y="11747"/>
                                  </a:lnTo>
                                  <a:lnTo>
                                    <a:pt x="24" y="11747"/>
                                  </a:lnTo>
                                  <a:lnTo>
                                    <a:pt x="24" y="11745"/>
                                  </a:lnTo>
                                  <a:lnTo>
                                    <a:pt x="24" y="11576"/>
                                  </a:lnTo>
                                  <a:moveTo>
                                    <a:pt x="24" y="11225"/>
                                  </a:moveTo>
                                  <a:lnTo>
                                    <a:pt x="24" y="11223"/>
                                  </a:lnTo>
                                  <a:lnTo>
                                    <a:pt x="20" y="11222"/>
                                  </a:lnTo>
                                  <a:lnTo>
                                    <a:pt x="17" y="11222"/>
                                  </a:lnTo>
                                  <a:lnTo>
                                    <a:pt x="10" y="11222"/>
                                  </a:lnTo>
                                  <a:lnTo>
                                    <a:pt x="6" y="11222"/>
                                  </a:lnTo>
                                  <a:lnTo>
                                    <a:pt x="3" y="11223"/>
                                  </a:lnTo>
                                  <a:lnTo>
                                    <a:pt x="1" y="11225"/>
                                  </a:lnTo>
                                  <a:lnTo>
                                    <a:pt x="1" y="11394"/>
                                  </a:lnTo>
                                  <a:lnTo>
                                    <a:pt x="3" y="11396"/>
                                  </a:lnTo>
                                  <a:lnTo>
                                    <a:pt x="5" y="11396"/>
                                  </a:lnTo>
                                  <a:lnTo>
                                    <a:pt x="3" y="11398"/>
                                  </a:lnTo>
                                  <a:lnTo>
                                    <a:pt x="1" y="11400"/>
                                  </a:lnTo>
                                  <a:lnTo>
                                    <a:pt x="1" y="11569"/>
                                  </a:lnTo>
                                  <a:lnTo>
                                    <a:pt x="3" y="11569"/>
                                  </a:lnTo>
                                  <a:lnTo>
                                    <a:pt x="6" y="11571"/>
                                  </a:lnTo>
                                  <a:lnTo>
                                    <a:pt x="10" y="11573"/>
                                  </a:lnTo>
                                  <a:lnTo>
                                    <a:pt x="13" y="11573"/>
                                  </a:lnTo>
                                  <a:lnTo>
                                    <a:pt x="17" y="11573"/>
                                  </a:lnTo>
                                  <a:lnTo>
                                    <a:pt x="20" y="11571"/>
                                  </a:lnTo>
                                  <a:lnTo>
                                    <a:pt x="24" y="11569"/>
                                  </a:lnTo>
                                  <a:lnTo>
                                    <a:pt x="24" y="11567"/>
                                  </a:lnTo>
                                  <a:lnTo>
                                    <a:pt x="24" y="11400"/>
                                  </a:lnTo>
                                  <a:lnTo>
                                    <a:pt x="24" y="11398"/>
                                  </a:lnTo>
                                  <a:lnTo>
                                    <a:pt x="22" y="11396"/>
                                  </a:lnTo>
                                  <a:lnTo>
                                    <a:pt x="24" y="11396"/>
                                  </a:lnTo>
                                  <a:lnTo>
                                    <a:pt x="24" y="11394"/>
                                  </a:lnTo>
                                  <a:lnTo>
                                    <a:pt x="24" y="11225"/>
                                  </a:lnTo>
                                  <a:moveTo>
                                    <a:pt x="24" y="10874"/>
                                  </a:moveTo>
                                  <a:lnTo>
                                    <a:pt x="24" y="10874"/>
                                  </a:lnTo>
                                  <a:lnTo>
                                    <a:pt x="20" y="10871"/>
                                  </a:lnTo>
                                  <a:lnTo>
                                    <a:pt x="17" y="10871"/>
                                  </a:lnTo>
                                  <a:lnTo>
                                    <a:pt x="10" y="10871"/>
                                  </a:lnTo>
                                  <a:lnTo>
                                    <a:pt x="6" y="10871"/>
                                  </a:lnTo>
                                  <a:lnTo>
                                    <a:pt x="3" y="10874"/>
                                  </a:lnTo>
                                  <a:lnTo>
                                    <a:pt x="1" y="10874"/>
                                  </a:lnTo>
                                  <a:lnTo>
                                    <a:pt x="1" y="11043"/>
                                  </a:lnTo>
                                  <a:lnTo>
                                    <a:pt x="3" y="11045"/>
                                  </a:lnTo>
                                  <a:lnTo>
                                    <a:pt x="5" y="11047"/>
                                  </a:lnTo>
                                  <a:lnTo>
                                    <a:pt x="3" y="11047"/>
                                  </a:lnTo>
                                  <a:lnTo>
                                    <a:pt x="1" y="11049"/>
                                  </a:lnTo>
                                  <a:lnTo>
                                    <a:pt x="1" y="11218"/>
                                  </a:lnTo>
                                  <a:lnTo>
                                    <a:pt x="3" y="11220"/>
                                  </a:lnTo>
                                  <a:lnTo>
                                    <a:pt x="6" y="11222"/>
                                  </a:lnTo>
                                  <a:lnTo>
                                    <a:pt x="10" y="11222"/>
                                  </a:lnTo>
                                  <a:lnTo>
                                    <a:pt x="13" y="11222"/>
                                  </a:lnTo>
                                  <a:lnTo>
                                    <a:pt x="17" y="11222"/>
                                  </a:lnTo>
                                  <a:lnTo>
                                    <a:pt x="20" y="11220"/>
                                  </a:lnTo>
                                  <a:lnTo>
                                    <a:pt x="24" y="11218"/>
                                  </a:lnTo>
                                  <a:lnTo>
                                    <a:pt x="24" y="11218"/>
                                  </a:lnTo>
                                  <a:lnTo>
                                    <a:pt x="24" y="11049"/>
                                  </a:lnTo>
                                  <a:lnTo>
                                    <a:pt x="24" y="11047"/>
                                  </a:lnTo>
                                  <a:lnTo>
                                    <a:pt x="22" y="11047"/>
                                  </a:lnTo>
                                  <a:lnTo>
                                    <a:pt x="24" y="11045"/>
                                  </a:lnTo>
                                  <a:lnTo>
                                    <a:pt x="24" y="11043"/>
                                  </a:lnTo>
                                  <a:lnTo>
                                    <a:pt x="24" y="10874"/>
                                  </a:lnTo>
                                  <a:moveTo>
                                    <a:pt x="24" y="10525"/>
                                  </a:moveTo>
                                  <a:lnTo>
                                    <a:pt x="24" y="10523"/>
                                  </a:lnTo>
                                  <a:lnTo>
                                    <a:pt x="20" y="10521"/>
                                  </a:lnTo>
                                  <a:lnTo>
                                    <a:pt x="17" y="10520"/>
                                  </a:lnTo>
                                  <a:lnTo>
                                    <a:pt x="10" y="10520"/>
                                  </a:lnTo>
                                  <a:lnTo>
                                    <a:pt x="6" y="10521"/>
                                  </a:lnTo>
                                  <a:lnTo>
                                    <a:pt x="3" y="10523"/>
                                  </a:lnTo>
                                  <a:lnTo>
                                    <a:pt x="1" y="10525"/>
                                  </a:lnTo>
                                  <a:lnTo>
                                    <a:pt x="1" y="10692"/>
                                  </a:lnTo>
                                  <a:lnTo>
                                    <a:pt x="3" y="10694"/>
                                  </a:lnTo>
                                  <a:lnTo>
                                    <a:pt x="5" y="10696"/>
                                  </a:lnTo>
                                  <a:lnTo>
                                    <a:pt x="3" y="10696"/>
                                  </a:lnTo>
                                  <a:lnTo>
                                    <a:pt x="1" y="10698"/>
                                  </a:lnTo>
                                  <a:lnTo>
                                    <a:pt x="1" y="10867"/>
                                  </a:lnTo>
                                  <a:lnTo>
                                    <a:pt x="3" y="10869"/>
                                  </a:lnTo>
                                  <a:lnTo>
                                    <a:pt x="6" y="10871"/>
                                  </a:lnTo>
                                  <a:lnTo>
                                    <a:pt x="10" y="10871"/>
                                  </a:lnTo>
                                  <a:lnTo>
                                    <a:pt x="13" y="10871"/>
                                  </a:lnTo>
                                  <a:lnTo>
                                    <a:pt x="17" y="10871"/>
                                  </a:lnTo>
                                  <a:lnTo>
                                    <a:pt x="20" y="10871"/>
                                  </a:lnTo>
                                  <a:lnTo>
                                    <a:pt x="24" y="10869"/>
                                  </a:lnTo>
                                  <a:lnTo>
                                    <a:pt x="24" y="10867"/>
                                  </a:lnTo>
                                  <a:lnTo>
                                    <a:pt x="24" y="10698"/>
                                  </a:lnTo>
                                  <a:lnTo>
                                    <a:pt x="24" y="10696"/>
                                  </a:lnTo>
                                  <a:lnTo>
                                    <a:pt x="22" y="10696"/>
                                  </a:lnTo>
                                  <a:lnTo>
                                    <a:pt x="24" y="10694"/>
                                  </a:lnTo>
                                  <a:lnTo>
                                    <a:pt x="24" y="10692"/>
                                  </a:lnTo>
                                  <a:lnTo>
                                    <a:pt x="24" y="10525"/>
                                  </a:lnTo>
                                  <a:moveTo>
                                    <a:pt x="24" y="10174"/>
                                  </a:moveTo>
                                  <a:lnTo>
                                    <a:pt x="24" y="10172"/>
                                  </a:lnTo>
                                  <a:lnTo>
                                    <a:pt x="20" y="10170"/>
                                  </a:lnTo>
                                  <a:lnTo>
                                    <a:pt x="17" y="10169"/>
                                  </a:lnTo>
                                  <a:lnTo>
                                    <a:pt x="10" y="10169"/>
                                  </a:lnTo>
                                  <a:lnTo>
                                    <a:pt x="6" y="10170"/>
                                  </a:lnTo>
                                  <a:lnTo>
                                    <a:pt x="3" y="10172"/>
                                  </a:lnTo>
                                  <a:lnTo>
                                    <a:pt x="1" y="10174"/>
                                  </a:lnTo>
                                  <a:lnTo>
                                    <a:pt x="1" y="10343"/>
                                  </a:lnTo>
                                  <a:lnTo>
                                    <a:pt x="3" y="10343"/>
                                  </a:lnTo>
                                  <a:lnTo>
                                    <a:pt x="5" y="10345"/>
                                  </a:lnTo>
                                  <a:lnTo>
                                    <a:pt x="3" y="10345"/>
                                  </a:lnTo>
                                  <a:lnTo>
                                    <a:pt x="1" y="10347"/>
                                  </a:lnTo>
                                  <a:lnTo>
                                    <a:pt x="1" y="10516"/>
                                  </a:lnTo>
                                  <a:lnTo>
                                    <a:pt x="3" y="10518"/>
                                  </a:lnTo>
                                  <a:lnTo>
                                    <a:pt x="6" y="10520"/>
                                  </a:lnTo>
                                  <a:lnTo>
                                    <a:pt x="10" y="10520"/>
                                  </a:lnTo>
                                  <a:lnTo>
                                    <a:pt x="13" y="10520"/>
                                  </a:lnTo>
                                  <a:lnTo>
                                    <a:pt x="17" y="10520"/>
                                  </a:lnTo>
                                  <a:lnTo>
                                    <a:pt x="20" y="10520"/>
                                  </a:lnTo>
                                  <a:lnTo>
                                    <a:pt x="24" y="10518"/>
                                  </a:lnTo>
                                  <a:lnTo>
                                    <a:pt x="24" y="10516"/>
                                  </a:lnTo>
                                  <a:lnTo>
                                    <a:pt x="24" y="10347"/>
                                  </a:lnTo>
                                  <a:lnTo>
                                    <a:pt x="24" y="10345"/>
                                  </a:lnTo>
                                  <a:lnTo>
                                    <a:pt x="22" y="10345"/>
                                  </a:lnTo>
                                  <a:lnTo>
                                    <a:pt x="24" y="10343"/>
                                  </a:lnTo>
                                  <a:lnTo>
                                    <a:pt x="24" y="10343"/>
                                  </a:lnTo>
                                  <a:lnTo>
                                    <a:pt x="24" y="10174"/>
                                  </a:lnTo>
                                  <a:moveTo>
                                    <a:pt x="24" y="9823"/>
                                  </a:moveTo>
                                  <a:lnTo>
                                    <a:pt x="24" y="9821"/>
                                  </a:lnTo>
                                  <a:lnTo>
                                    <a:pt x="20" y="9819"/>
                                  </a:lnTo>
                                  <a:lnTo>
                                    <a:pt x="17" y="9819"/>
                                  </a:lnTo>
                                  <a:lnTo>
                                    <a:pt x="10" y="9819"/>
                                  </a:lnTo>
                                  <a:lnTo>
                                    <a:pt x="6" y="9819"/>
                                  </a:lnTo>
                                  <a:lnTo>
                                    <a:pt x="3" y="9821"/>
                                  </a:lnTo>
                                  <a:lnTo>
                                    <a:pt x="1" y="9823"/>
                                  </a:lnTo>
                                  <a:lnTo>
                                    <a:pt x="1" y="9992"/>
                                  </a:lnTo>
                                  <a:lnTo>
                                    <a:pt x="3" y="9994"/>
                                  </a:lnTo>
                                  <a:lnTo>
                                    <a:pt x="5" y="9994"/>
                                  </a:lnTo>
                                  <a:lnTo>
                                    <a:pt x="3" y="9996"/>
                                  </a:lnTo>
                                  <a:lnTo>
                                    <a:pt x="1" y="9996"/>
                                  </a:lnTo>
                                  <a:lnTo>
                                    <a:pt x="1" y="10165"/>
                                  </a:lnTo>
                                  <a:lnTo>
                                    <a:pt x="3" y="10167"/>
                                  </a:lnTo>
                                  <a:lnTo>
                                    <a:pt x="6" y="10169"/>
                                  </a:lnTo>
                                  <a:lnTo>
                                    <a:pt x="10" y="10169"/>
                                  </a:lnTo>
                                  <a:lnTo>
                                    <a:pt x="13" y="10169"/>
                                  </a:lnTo>
                                  <a:lnTo>
                                    <a:pt x="17" y="10169"/>
                                  </a:lnTo>
                                  <a:lnTo>
                                    <a:pt x="20" y="10169"/>
                                  </a:lnTo>
                                  <a:lnTo>
                                    <a:pt x="24" y="10167"/>
                                  </a:lnTo>
                                  <a:lnTo>
                                    <a:pt x="24" y="10165"/>
                                  </a:lnTo>
                                  <a:lnTo>
                                    <a:pt x="24" y="9996"/>
                                  </a:lnTo>
                                  <a:lnTo>
                                    <a:pt x="24" y="9996"/>
                                  </a:lnTo>
                                  <a:lnTo>
                                    <a:pt x="22" y="9994"/>
                                  </a:lnTo>
                                  <a:lnTo>
                                    <a:pt x="24" y="9994"/>
                                  </a:lnTo>
                                  <a:lnTo>
                                    <a:pt x="24" y="9992"/>
                                  </a:lnTo>
                                  <a:lnTo>
                                    <a:pt x="24" y="9823"/>
                                  </a:lnTo>
                                  <a:moveTo>
                                    <a:pt x="24" y="9472"/>
                                  </a:moveTo>
                                  <a:lnTo>
                                    <a:pt x="24" y="9470"/>
                                  </a:lnTo>
                                  <a:lnTo>
                                    <a:pt x="20" y="9468"/>
                                  </a:lnTo>
                                  <a:lnTo>
                                    <a:pt x="17" y="9468"/>
                                  </a:lnTo>
                                  <a:lnTo>
                                    <a:pt x="10" y="9468"/>
                                  </a:lnTo>
                                  <a:lnTo>
                                    <a:pt x="6" y="9468"/>
                                  </a:lnTo>
                                  <a:lnTo>
                                    <a:pt x="3" y="9470"/>
                                  </a:lnTo>
                                  <a:lnTo>
                                    <a:pt x="1" y="9472"/>
                                  </a:lnTo>
                                  <a:lnTo>
                                    <a:pt x="1" y="9641"/>
                                  </a:lnTo>
                                  <a:lnTo>
                                    <a:pt x="3" y="9643"/>
                                  </a:lnTo>
                                  <a:lnTo>
                                    <a:pt x="5" y="9643"/>
                                  </a:lnTo>
                                  <a:lnTo>
                                    <a:pt x="3" y="9645"/>
                                  </a:lnTo>
                                  <a:lnTo>
                                    <a:pt x="1" y="9646"/>
                                  </a:lnTo>
                                  <a:lnTo>
                                    <a:pt x="1" y="9814"/>
                                  </a:lnTo>
                                  <a:lnTo>
                                    <a:pt x="3" y="9816"/>
                                  </a:lnTo>
                                  <a:lnTo>
                                    <a:pt x="6" y="9818"/>
                                  </a:lnTo>
                                  <a:lnTo>
                                    <a:pt x="10" y="9819"/>
                                  </a:lnTo>
                                  <a:lnTo>
                                    <a:pt x="13" y="9819"/>
                                  </a:lnTo>
                                  <a:lnTo>
                                    <a:pt x="17" y="9819"/>
                                  </a:lnTo>
                                  <a:lnTo>
                                    <a:pt x="20" y="9818"/>
                                  </a:lnTo>
                                  <a:lnTo>
                                    <a:pt x="24" y="9816"/>
                                  </a:lnTo>
                                  <a:lnTo>
                                    <a:pt x="24" y="9814"/>
                                  </a:lnTo>
                                  <a:lnTo>
                                    <a:pt x="24" y="9646"/>
                                  </a:lnTo>
                                  <a:lnTo>
                                    <a:pt x="24" y="9645"/>
                                  </a:lnTo>
                                  <a:lnTo>
                                    <a:pt x="22" y="9643"/>
                                  </a:lnTo>
                                  <a:lnTo>
                                    <a:pt x="24" y="9643"/>
                                  </a:lnTo>
                                  <a:lnTo>
                                    <a:pt x="24" y="9641"/>
                                  </a:lnTo>
                                  <a:lnTo>
                                    <a:pt x="24" y="9472"/>
                                  </a:lnTo>
                                  <a:moveTo>
                                    <a:pt x="24" y="9121"/>
                                  </a:moveTo>
                                  <a:lnTo>
                                    <a:pt x="24" y="9119"/>
                                  </a:lnTo>
                                  <a:lnTo>
                                    <a:pt x="20" y="9117"/>
                                  </a:lnTo>
                                  <a:lnTo>
                                    <a:pt x="17" y="9117"/>
                                  </a:lnTo>
                                  <a:lnTo>
                                    <a:pt x="10" y="9117"/>
                                  </a:lnTo>
                                  <a:lnTo>
                                    <a:pt x="6" y="9117"/>
                                  </a:lnTo>
                                  <a:lnTo>
                                    <a:pt x="3" y="9119"/>
                                  </a:lnTo>
                                  <a:lnTo>
                                    <a:pt x="1" y="9121"/>
                                  </a:lnTo>
                                  <a:lnTo>
                                    <a:pt x="1" y="9290"/>
                                  </a:lnTo>
                                  <a:lnTo>
                                    <a:pt x="3" y="9292"/>
                                  </a:lnTo>
                                  <a:lnTo>
                                    <a:pt x="5" y="9292"/>
                                  </a:lnTo>
                                  <a:lnTo>
                                    <a:pt x="3" y="9294"/>
                                  </a:lnTo>
                                  <a:lnTo>
                                    <a:pt x="1" y="9295"/>
                                  </a:lnTo>
                                  <a:lnTo>
                                    <a:pt x="1" y="9465"/>
                                  </a:lnTo>
                                  <a:lnTo>
                                    <a:pt x="3" y="9465"/>
                                  </a:lnTo>
                                  <a:lnTo>
                                    <a:pt x="6" y="9467"/>
                                  </a:lnTo>
                                  <a:lnTo>
                                    <a:pt x="10" y="9468"/>
                                  </a:lnTo>
                                  <a:lnTo>
                                    <a:pt x="13" y="9468"/>
                                  </a:lnTo>
                                  <a:lnTo>
                                    <a:pt x="17" y="9468"/>
                                  </a:lnTo>
                                  <a:lnTo>
                                    <a:pt x="20" y="9467"/>
                                  </a:lnTo>
                                  <a:lnTo>
                                    <a:pt x="24" y="9465"/>
                                  </a:lnTo>
                                  <a:lnTo>
                                    <a:pt x="24" y="9465"/>
                                  </a:lnTo>
                                  <a:lnTo>
                                    <a:pt x="24" y="9295"/>
                                  </a:lnTo>
                                  <a:lnTo>
                                    <a:pt x="24" y="9294"/>
                                  </a:lnTo>
                                  <a:lnTo>
                                    <a:pt x="22" y="9292"/>
                                  </a:lnTo>
                                  <a:lnTo>
                                    <a:pt x="24" y="9292"/>
                                  </a:lnTo>
                                  <a:lnTo>
                                    <a:pt x="24" y="9290"/>
                                  </a:lnTo>
                                  <a:lnTo>
                                    <a:pt x="24" y="9121"/>
                                  </a:lnTo>
                                  <a:moveTo>
                                    <a:pt x="24" y="8770"/>
                                  </a:moveTo>
                                  <a:lnTo>
                                    <a:pt x="24" y="8770"/>
                                  </a:lnTo>
                                  <a:lnTo>
                                    <a:pt x="20" y="8766"/>
                                  </a:lnTo>
                                  <a:lnTo>
                                    <a:pt x="17" y="8766"/>
                                  </a:lnTo>
                                  <a:lnTo>
                                    <a:pt x="10" y="8766"/>
                                  </a:lnTo>
                                  <a:lnTo>
                                    <a:pt x="6" y="8766"/>
                                  </a:lnTo>
                                  <a:lnTo>
                                    <a:pt x="3" y="8770"/>
                                  </a:lnTo>
                                  <a:lnTo>
                                    <a:pt x="1" y="8770"/>
                                  </a:lnTo>
                                  <a:lnTo>
                                    <a:pt x="1" y="8939"/>
                                  </a:lnTo>
                                  <a:lnTo>
                                    <a:pt x="3" y="8941"/>
                                  </a:lnTo>
                                  <a:lnTo>
                                    <a:pt x="5" y="8943"/>
                                  </a:lnTo>
                                  <a:lnTo>
                                    <a:pt x="3" y="8943"/>
                                  </a:lnTo>
                                  <a:lnTo>
                                    <a:pt x="1" y="8944"/>
                                  </a:lnTo>
                                  <a:lnTo>
                                    <a:pt x="1" y="9114"/>
                                  </a:lnTo>
                                  <a:lnTo>
                                    <a:pt x="3" y="9116"/>
                                  </a:lnTo>
                                  <a:lnTo>
                                    <a:pt x="6" y="9117"/>
                                  </a:lnTo>
                                  <a:lnTo>
                                    <a:pt x="10" y="9117"/>
                                  </a:lnTo>
                                  <a:lnTo>
                                    <a:pt x="13" y="9117"/>
                                  </a:lnTo>
                                  <a:lnTo>
                                    <a:pt x="17" y="9117"/>
                                  </a:lnTo>
                                  <a:lnTo>
                                    <a:pt x="20" y="9117"/>
                                  </a:lnTo>
                                  <a:lnTo>
                                    <a:pt x="24" y="9116"/>
                                  </a:lnTo>
                                  <a:lnTo>
                                    <a:pt x="24" y="9114"/>
                                  </a:lnTo>
                                  <a:lnTo>
                                    <a:pt x="24" y="8944"/>
                                  </a:lnTo>
                                  <a:lnTo>
                                    <a:pt x="24" y="8943"/>
                                  </a:lnTo>
                                  <a:lnTo>
                                    <a:pt x="22" y="8943"/>
                                  </a:lnTo>
                                  <a:lnTo>
                                    <a:pt x="24" y="8941"/>
                                  </a:lnTo>
                                  <a:lnTo>
                                    <a:pt x="24" y="8939"/>
                                  </a:lnTo>
                                  <a:lnTo>
                                    <a:pt x="24" y="8770"/>
                                  </a:lnTo>
                                  <a:moveTo>
                                    <a:pt x="24" y="8421"/>
                                  </a:moveTo>
                                  <a:lnTo>
                                    <a:pt x="24" y="8419"/>
                                  </a:lnTo>
                                  <a:lnTo>
                                    <a:pt x="20" y="8417"/>
                                  </a:lnTo>
                                  <a:lnTo>
                                    <a:pt x="17" y="8415"/>
                                  </a:lnTo>
                                  <a:lnTo>
                                    <a:pt x="10" y="8415"/>
                                  </a:lnTo>
                                  <a:lnTo>
                                    <a:pt x="6" y="8417"/>
                                  </a:lnTo>
                                  <a:lnTo>
                                    <a:pt x="3" y="8419"/>
                                  </a:lnTo>
                                  <a:lnTo>
                                    <a:pt x="1" y="8421"/>
                                  </a:lnTo>
                                  <a:lnTo>
                                    <a:pt x="1" y="8590"/>
                                  </a:lnTo>
                                  <a:lnTo>
                                    <a:pt x="3" y="8590"/>
                                  </a:lnTo>
                                  <a:lnTo>
                                    <a:pt x="5" y="8592"/>
                                  </a:lnTo>
                                  <a:lnTo>
                                    <a:pt x="3" y="8592"/>
                                  </a:lnTo>
                                  <a:lnTo>
                                    <a:pt x="1" y="8593"/>
                                  </a:lnTo>
                                  <a:lnTo>
                                    <a:pt x="1" y="8763"/>
                                  </a:lnTo>
                                  <a:lnTo>
                                    <a:pt x="3" y="8765"/>
                                  </a:lnTo>
                                  <a:lnTo>
                                    <a:pt x="6" y="8766"/>
                                  </a:lnTo>
                                  <a:lnTo>
                                    <a:pt x="10" y="8766"/>
                                  </a:lnTo>
                                  <a:lnTo>
                                    <a:pt x="13" y="8766"/>
                                  </a:lnTo>
                                  <a:lnTo>
                                    <a:pt x="17" y="8766"/>
                                  </a:lnTo>
                                  <a:lnTo>
                                    <a:pt x="20" y="8766"/>
                                  </a:lnTo>
                                  <a:lnTo>
                                    <a:pt x="24" y="8765"/>
                                  </a:lnTo>
                                  <a:lnTo>
                                    <a:pt x="24" y="8763"/>
                                  </a:lnTo>
                                  <a:lnTo>
                                    <a:pt x="24" y="8593"/>
                                  </a:lnTo>
                                  <a:lnTo>
                                    <a:pt x="24" y="8592"/>
                                  </a:lnTo>
                                  <a:lnTo>
                                    <a:pt x="22" y="8592"/>
                                  </a:lnTo>
                                  <a:lnTo>
                                    <a:pt x="24" y="8590"/>
                                  </a:lnTo>
                                  <a:lnTo>
                                    <a:pt x="24" y="8588"/>
                                  </a:lnTo>
                                  <a:lnTo>
                                    <a:pt x="24" y="8421"/>
                                  </a:lnTo>
                                  <a:moveTo>
                                    <a:pt x="24" y="8070"/>
                                  </a:moveTo>
                                  <a:lnTo>
                                    <a:pt x="24" y="8068"/>
                                  </a:lnTo>
                                  <a:lnTo>
                                    <a:pt x="20" y="8066"/>
                                  </a:lnTo>
                                  <a:lnTo>
                                    <a:pt x="17" y="8066"/>
                                  </a:lnTo>
                                  <a:lnTo>
                                    <a:pt x="10" y="8066"/>
                                  </a:lnTo>
                                  <a:lnTo>
                                    <a:pt x="6" y="8066"/>
                                  </a:lnTo>
                                  <a:lnTo>
                                    <a:pt x="3" y="8068"/>
                                  </a:lnTo>
                                  <a:lnTo>
                                    <a:pt x="1" y="8070"/>
                                  </a:lnTo>
                                  <a:lnTo>
                                    <a:pt x="1" y="8239"/>
                                  </a:lnTo>
                                  <a:lnTo>
                                    <a:pt x="3" y="8241"/>
                                  </a:lnTo>
                                  <a:lnTo>
                                    <a:pt x="5" y="8241"/>
                                  </a:lnTo>
                                  <a:lnTo>
                                    <a:pt x="3" y="8241"/>
                                  </a:lnTo>
                                  <a:lnTo>
                                    <a:pt x="1" y="8242"/>
                                  </a:lnTo>
                                  <a:lnTo>
                                    <a:pt x="1" y="8412"/>
                                  </a:lnTo>
                                  <a:lnTo>
                                    <a:pt x="3" y="8414"/>
                                  </a:lnTo>
                                  <a:lnTo>
                                    <a:pt x="6" y="8415"/>
                                  </a:lnTo>
                                  <a:lnTo>
                                    <a:pt x="10" y="8415"/>
                                  </a:lnTo>
                                  <a:lnTo>
                                    <a:pt x="13" y="8415"/>
                                  </a:lnTo>
                                  <a:lnTo>
                                    <a:pt x="17" y="8415"/>
                                  </a:lnTo>
                                  <a:lnTo>
                                    <a:pt x="20" y="8415"/>
                                  </a:lnTo>
                                  <a:lnTo>
                                    <a:pt x="24" y="8414"/>
                                  </a:lnTo>
                                  <a:lnTo>
                                    <a:pt x="24" y="8412"/>
                                  </a:lnTo>
                                  <a:lnTo>
                                    <a:pt x="24" y="8242"/>
                                  </a:lnTo>
                                  <a:lnTo>
                                    <a:pt x="24" y="8241"/>
                                  </a:lnTo>
                                  <a:lnTo>
                                    <a:pt x="22" y="8241"/>
                                  </a:lnTo>
                                  <a:lnTo>
                                    <a:pt x="24" y="8239"/>
                                  </a:lnTo>
                                  <a:lnTo>
                                    <a:pt x="24" y="8239"/>
                                  </a:lnTo>
                                  <a:lnTo>
                                    <a:pt x="24" y="8070"/>
                                  </a:lnTo>
                                  <a:moveTo>
                                    <a:pt x="24" y="7719"/>
                                  </a:moveTo>
                                  <a:lnTo>
                                    <a:pt x="24" y="7717"/>
                                  </a:lnTo>
                                  <a:lnTo>
                                    <a:pt x="20" y="7715"/>
                                  </a:lnTo>
                                  <a:lnTo>
                                    <a:pt x="17" y="7715"/>
                                  </a:lnTo>
                                  <a:lnTo>
                                    <a:pt x="10" y="7715"/>
                                  </a:lnTo>
                                  <a:lnTo>
                                    <a:pt x="6" y="7715"/>
                                  </a:lnTo>
                                  <a:lnTo>
                                    <a:pt x="3" y="7717"/>
                                  </a:lnTo>
                                  <a:lnTo>
                                    <a:pt x="1" y="7719"/>
                                  </a:lnTo>
                                  <a:lnTo>
                                    <a:pt x="1" y="7888"/>
                                  </a:lnTo>
                                  <a:lnTo>
                                    <a:pt x="3" y="7890"/>
                                  </a:lnTo>
                                  <a:lnTo>
                                    <a:pt x="5" y="7890"/>
                                  </a:lnTo>
                                  <a:lnTo>
                                    <a:pt x="3" y="7891"/>
                                  </a:lnTo>
                                  <a:lnTo>
                                    <a:pt x="1" y="7891"/>
                                  </a:lnTo>
                                  <a:lnTo>
                                    <a:pt x="1" y="8061"/>
                                  </a:lnTo>
                                  <a:lnTo>
                                    <a:pt x="3" y="8063"/>
                                  </a:lnTo>
                                  <a:lnTo>
                                    <a:pt x="6" y="8064"/>
                                  </a:lnTo>
                                  <a:lnTo>
                                    <a:pt x="10" y="8064"/>
                                  </a:lnTo>
                                  <a:lnTo>
                                    <a:pt x="13" y="8064"/>
                                  </a:lnTo>
                                  <a:lnTo>
                                    <a:pt x="17" y="8064"/>
                                  </a:lnTo>
                                  <a:lnTo>
                                    <a:pt x="20" y="8064"/>
                                  </a:lnTo>
                                  <a:lnTo>
                                    <a:pt x="24" y="8063"/>
                                  </a:lnTo>
                                  <a:lnTo>
                                    <a:pt x="24" y="8061"/>
                                  </a:lnTo>
                                  <a:lnTo>
                                    <a:pt x="24" y="7891"/>
                                  </a:lnTo>
                                  <a:lnTo>
                                    <a:pt x="24" y="7891"/>
                                  </a:lnTo>
                                  <a:lnTo>
                                    <a:pt x="22" y="7890"/>
                                  </a:lnTo>
                                  <a:lnTo>
                                    <a:pt x="24" y="7890"/>
                                  </a:lnTo>
                                  <a:lnTo>
                                    <a:pt x="24" y="7888"/>
                                  </a:lnTo>
                                  <a:lnTo>
                                    <a:pt x="24" y="7719"/>
                                  </a:lnTo>
                                  <a:moveTo>
                                    <a:pt x="24" y="7368"/>
                                  </a:moveTo>
                                  <a:lnTo>
                                    <a:pt x="24" y="7366"/>
                                  </a:lnTo>
                                  <a:lnTo>
                                    <a:pt x="20" y="7364"/>
                                  </a:lnTo>
                                  <a:lnTo>
                                    <a:pt x="17" y="7364"/>
                                  </a:lnTo>
                                  <a:lnTo>
                                    <a:pt x="10" y="7364"/>
                                  </a:lnTo>
                                  <a:lnTo>
                                    <a:pt x="6" y="7364"/>
                                  </a:lnTo>
                                  <a:lnTo>
                                    <a:pt x="3" y="7366"/>
                                  </a:lnTo>
                                  <a:lnTo>
                                    <a:pt x="1" y="7368"/>
                                  </a:lnTo>
                                  <a:lnTo>
                                    <a:pt x="1" y="7537"/>
                                  </a:lnTo>
                                  <a:lnTo>
                                    <a:pt x="3" y="7539"/>
                                  </a:lnTo>
                                  <a:lnTo>
                                    <a:pt x="5" y="7539"/>
                                  </a:lnTo>
                                  <a:lnTo>
                                    <a:pt x="3" y="7540"/>
                                  </a:lnTo>
                                  <a:lnTo>
                                    <a:pt x="1" y="7542"/>
                                  </a:lnTo>
                                  <a:lnTo>
                                    <a:pt x="1" y="7710"/>
                                  </a:lnTo>
                                  <a:lnTo>
                                    <a:pt x="3" y="7712"/>
                                  </a:lnTo>
                                  <a:lnTo>
                                    <a:pt x="6" y="7713"/>
                                  </a:lnTo>
                                  <a:lnTo>
                                    <a:pt x="10" y="7715"/>
                                  </a:lnTo>
                                  <a:lnTo>
                                    <a:pt x="13" y="7715"/>
                                  </a:lnTo>
                                  <a:lnTo>
                                    <a:pt x="17" y="7715"/>
                                  </a:lnTo>
                                  <a:lnTo>
                                    <a:pt x="20" y="7713"/>
                                  </a:lnTo>
                                  <a:lnTo>
                                    <a:pt x="24" y="7712"/>
                                  </a:lnTo>
                                  <a:lnTo>
                                    <a:pt x="24" y="7710"/>
                                  </a:lnTo>
                                  <a:lnTo>
                                    <a:pt x="24" y="7542"/>
                                  </a:lnTo>
                                  <a:lnTo>
                                    <a:pt x="24" y="7540"/>
                                  </a:lnTo>
                                  <a:lnTo>
                                    <a:pt x="22" y="7539"/>
                                  </a:lnTo>
                                  <a:lnTo>
                                    <a:pt x="24" y="7539"/>
                                  </a:lnTo>
                                  <a:lnTo>
                                    <a:pt x="24" y="7537"/>
                                  </a:lnTo>
                                  <a:lnTo>
                                    <a:pt x="24" y="7368"/>
                                  </a:lnTo>
                                  <a:moveTo>
                                    <a:pt x="24" y="7017"/>
                                  </a:moveTo>
                                  <a:lnTo>
                                    <a:pt x="24" y="7017"/>
                                  </a:lnTo>
                                  <a:lnTo>
                                    <a:pt x="20" y="7013"/>
                                  </a:lnTo>
                                  <a:lnTo>
                                    <a:pt x="17" y="7013"/>
                                  </a:lnTo>
                                  <a:lnTo>
                                    <a:pt x="10" y="7013"/>
                                  </a:lnTo>
                                  <a:lnTo>
                                    <a:pt x="6" y="7013"/>
                                  </a:lnTo>
                                  <a:lnTo>
                                    <a:pt x="3" y="7017"/>
                                  </a:lnTo>
                                  <a:lnTo>
                                    <a:pt x="1" y="7017"/>
                                  </a:lnTo>
                                  <a:lnTo>
                                    <a:pt x="1" y="7186"/>
                                  </a:lnTo>
                                  <a:lnTo>
                                    <a:pt x="3" y="7188"/>
                                  </a:lnTo>
                                  <a:lnTo>
                                    <a:pt x="5" y="7188"/>
                                  </a:lnTo>
                                  <a:lnTo>
                                    <a:pt x="3" y="7189"/>
                                  </a:lnTo>
                                  <a:lnTo>
                                    <a:pt x="1" y="7191"/>
                                  </a:lnTo>
                                  <a:lnTo>
                                    <a:pt x="1" y="7361"/>
                                  </a:lnTo>
                                  <a:lnTo>
                                    <a:pt x="3" y="7361"/>
                                  </a:lnTo>
                                  <a:lnTo>
                                    <a:pt x="6" y="7362"/>
                                  </a:lnTo>
                                  <a:lnTo>
                                    <a:pt x="10" y="7364"/>
                                  </a:lnTo>
                                  <a:lnTo>
                                    <a:pt x="13" y="7364"/>
                                  </a:lnTo>
                                  <a:lnTo>
                                    <a:pt x="17" y="7364"/>
                                  </a:lnTo>
                                  <a:lnTo>
                                    <a:pt x="20" y="7362"/>
                                  </a:lnTo>
                                  <a:lnTo>
                                    <a:pt x="24" y="7361"/>
                                  </a:lnTo>
                                  <a:lnTo>
                                    <a:pt x="24" y="7361"/>
                                  </a:lnTo>
                                  <a:lnTo>
                                    <a:pt x="24" y="7191"/>
                                  </a:lnTo>
                                  <a:lnTo>
                                    <a:pt x="24" y="7189"/>
                                  </a:lnTo>
                                  <a:lnTo>
                                    <a:pt x="22" y="7188"/>
                                  </a:lnTo>
                                  <a:lnTo>
                                    <a:pt x="24" y="7188"/>
                                  </a:lnTo>
                                  <a:lnTo>
                                    <a:pt x="24" y="7186"/>
                                  </a:lnTo>
                                  <a:lnTo>
                                    <a:pt x="24" y="7017"/>
                                  </a:lnTo>
                                  <a:moveTo>
                                    <a:pt x="24" y="6667"/>
                                  </a:moveTo>
                                  <a:lnTo>
                                    <a:pt x="24" y="6666"/>
                                  </a:lnTo>
                                  <a:lnTo>
                                    <a:pt x="20" y="6664"/>
                                  </a:lnTo>
                                  <a:lnTo>
                                    <a:pt x="17" y="6662"/>
                                  </a:lnTo>
                                  <a:lnTo>
                                    <a:pt x="10" y="6662"/>
                                  </a:lnTo>
                                  <a:lnTo>
                                    <a:pt x="6" y="6664"/>
                                  </a:lnTo>
                                  <a:lnTo>
                                    <a:pt x="3" y="6666"/>
                                  </a:lnTo>
                                  <a:lnTo>
                                    <a:pt x="1" y="6667"/>
                                  </a:lnTo>
                                  <a:lnTo>
                                    <a:pt x="1" y="6835"/>
                                  </a:lnTo>
                                  <a:lnTo>
                                    <a:pt x="3" y="6837"/>
                                  </a:lnTo>
                                  <a:lnTo>
                                    <a:pt x="5" y="6838"/>
                                  </a:lnTo>
                                  <a:lnTo>
                                    <a:pt x="3" y="6838"/>
                                  </a:lnTo>
                                  <a:lnTo>
                                    <a:pt x="1" y="6840"/>
                                  </a:lnTo>
                                  <a:lnTo>
                                    <a:pt x="1" y="7010"/>
                                  </a:lnTo>
                                  <a:lnTo>
                                    <a:pt x="3" y="7011"/>
                                  </a:lnTo>
                                  <a:lnTo>
                                    <a:pt x="6" y="7013"/>
                                  </a:lnTo>
                                  <a:lnTo>
                                    <a:pt x="10" y="7013"/>
                                  </a:lnTo>
                                  <a:lnTo>
                                    <a:pt x="13" y="7013"/>
                                  </a:lnTo>
                                  <a:lnTo>
                                    <a:pt x="17" y="7013"/>
                                  </a:lnTo>
                                  <a:lnTo>
                                    <a:pt x="20" y="7013"/>
                                  </a:lnTo>
                                  <a:lnTo>
                                    <a:pt x="24" y="7011"/>
                                  </a:lnTo>
                                  <a:lnTo>
                                    <a:pt x="24" y="7010"/>
                                  </a:lnTo>
                                  <a:lnTo>
                                    <a:pt x="24" y="6840"/>
                                  </a:lnTo>
                                  <a:lnTo>
                                    <a:pt x="24" y="6838"/>
                                  </a:lnTo>
                                  <a:lnTo>
                                    <a:pt x="22" y="6838"/>
                                  </a:lnTo>
                                  <a:lnTo>
                                    <a:pt x="24" y="6837"/>
                                  </a:lnTo>
                                  <a:lnTo>
                                    <a:pt x="24" y="6835"/>
                                  </a:lnTo>
                                  <a:lnTo>
                                    <a:pt x="24" y="6667"/>
                                  </a:lnTo>
                                  <a:moveTo>
                                    <a:pt x="24" y="6316"/>
                                  </a:moveTo>
                                  <a:lnTo>
                                    <a:pt x="24" y="6315"/>
                                  </a:lnTo>
                                  <a:lnTo>
                                    <a:pt x="20" y="6313"/>
                                  </a:lnTo>
                                  <a:lnTo>
                                    <a:pt x="17" y="6311"/>
                                  </a:lnTo>
                                  <a:lnTo>
                                    <a:pt x="10" y="6311"/>
                                  </a:lnTo>
                                  <a:lnTo>
                                    <a:pt x="6" y="6313"/>
                                  </a:lnTo>
                                  <a:lnTo>
                                    <a:pt x="3" y="6315"/>
                                  </a:lnTo>
                                  <a:lnTo>
                                    <a:pt x="1" y="6316"/>
                                  </a:lnTo>
                                  <a:lnTo>
                                    <a:pt x="1" y="6486"/>
                                  </a:lnTo>
                                  <a:lnTo>
                                    <a:pt x="3" y="6486"/>
                                  </a:lnTo>
                                  <a:lnTo>
                                    <a:pt x="5" y="6487"/>
                                  </a:lnTo>
                                  <a:lnTo>
                                    <a:pt x="3" y="6487"/>
                                  </a:lnTo>
                                  <a:lnTo>
                                    <a:pt x="1" y="6489"/>
                                  </a:lnTo>
                                  <a:lnTo>
                                    <a:pt x="1" y="6659"/>
                                  </a:lnTo>
                                  <a:lnTo>
                                    <a:pt x="3" y="6660"/>
                                  </a:lnTo>
                                  <a:lnTo>
                                    <a:pt x="6" y="6662"/>
                                  </a:lnTo>
                                  <a:lnTo>
                                    <a:pt x="10" y="6662"/>
                                  </a:lnTo>
                                  <a:lnTo>
                                    <a:pt x="13" y="6662"/>
                                  </a:lnTo>
                                  <a:lnTo>
                                    <a:pt x="17" y="6662"/>
                                  </a:lnTo>
                                  <a:lnTo>
                                    <a:pt x="20" y="6662"/>
                                  </a:lnTo>
                                  <a:lnTo>
                                    <a:pt x="24" y="6660"/>
                                  </a:lnTo>
                                  <a:lnTo>
                                    <a:pt x="24" y="6659"/>
                                  </a:lnTo>
                                  <a:lnTo>
                                    <a:pt x="24" y="6489"/>
                                  </a:lnTo>
                                  <a:lnTo>
                                    <a:pt x="24" y="6487"/>
                                  </a:lnTo>
                                  <a:lnTo>
                                    <a:pt x="22" y="6487"/>
                                  </a:lnTo>
                                  <a:lnTo>
                                    <a:pt x="24" y="6486"/>
                                  </a:lnTo>
                                  <a:lnTo>
                                    <a:pt x="24" y="6486"/>
                                  </a:lnTo>
                                  <a:lnTo>
                                    <a:pt x="24" y="6316"/>
                                  </a:lnTo>
                                  <a:moveTo>
                                    <a:pt x="24" y="5965"/>
                                  </a:moveTo>
                                  <a:lnTo>
                                    <a:pt x="24" y="5964"/>
                                  </a:lnTo>
                                  <a:lnTo>
                                    <a:pt x="20" y="5962"/>
                                  </a:lnTo>
                                  <a:lnTo>
                                    <a:pt x="17" y="5962"/>
                                  </a:lnTo>
                                  <a:lnTo>
                                    <a:pt x="10" y="5962"/>
                                  </a:lnTo>
                                  <a:lnTo>
                                    <a:pt x="6" y="5962"/>
                                  </a:lnTo>
                                  <a:lnTo>
                                    <a:pt x="3" y="5964"/>
                                  </a:lnTo>
                                  <a:lnTo>
                                    <a:pt x="1" y="5965"/>
                                  </a:lnTo>
                                  <a:lnTo>
                                    <a:pt x="1" y="6135"/>
                                  </a:lnTo>
                                  <a:lnTo>
                                    <a:pt x="3" y="6136"/>
                                  </a:lnTo>
                                  <a:lnTo>
                                    <a:pt x="5" y="6136"/>
                                  </a:lnTo>
                                  <a:lnTo>
                                    <a:pt x="3" y="6138"/>
                                  </a:lnTo>
                                  <a:lnTo>
                                    <a:pt x="1" y="6138"/>
                                  </a:lnTo>
                                  <a:lnTo>
                                    <a:pt x="1" y="6308"/>
                                  </a:lnTo>
                                  <a:lnTo>
                                    <a:pt x="3" y="6309"/>
                                  </a:lnTo>
                                  <a:lnTo>
                                    <a:pt x="6" y="6311"/>
                                  </a:lnTo>
                                  <a:lnTo>
                                    <a:pt x="10" y="6311"/>
                                  </a:lnTo>
                                  <a:lnTo>
                                    <a:pt x="13" y="6311"/>
                                  </a:lnTo>
                                  <a:lnTo>
                                    <a:pt x="17" y="6311"/>
                                  </a:lnTo>
                                  <a:lnTo>
                                    <a:pt x="20" y="6311"/>
                                  </a:lnTo>
                                  <a:lnTo>
                                    <a:pt x="24" y="6309"/>
                                  </a:lnTo>
                                  <a:lnTo>
                                    <a:pt x="24" y="6308"/>
                                  </a:lnTo>
                                  <a:lnTo>
                                    <a:pt x="24" y="6138"/>
                                  </a:lnTo>
                                  <a:lnTo>
                                    <a:pt x="24" y="6138"/>
                                  </a:lnTo>
                                  <a:lnTo>
                                    <a:pt x="22" y="6136"/>
                                  </a:lnTo>
                                  <a:lnTo>
                                    <a:pt x="24" y="6136"/>
                                  </a:lnTo>
                                  <a:lnTo>
                                    <a:pt x="24" y="6135"/>
                                  </a:lnTo>
                                  <a:lnTo>
                                    <a:pt x="24" y="5965"/>
                                  </a:lnTo>
                                  <a:moveTo>
                                    <a:pt x="24" y="5614"/>
                                  </a:moveTo>
                                  <a:lnTo>
                                    <a:pt x="24" y="5613"/>
                                  </a:lnTo>
                                  <a:lnTo>
                                    <a:pt x="20" y="5611"/>
                                  </a:lnTo>
                                  <a:lnTo>
                                    <a:pt x="17" y="5611"/>
                                  </a:lnTo>
                                  <a:lnTo>
                                    <a:pt x="10" y="5611"/>
                                  </a:lnTo>
                                  <a:lnTo>
                                    <a:pt x="6" y="5611"/>
                                  </a:lnTo>
                                  <a:lnTo>
                                    <a:pt x="3" y="5613"/>
                                  </a:lnTo>
                                  <a:lnTo>
                                    <a:pt x="1" y="5614"/>
                                  </a:lnTo>
                                  <a:lnTo>
                                    <a:pt x="1" y="5784"/>
                                  </a:lnTo>
                                  <a:lnTo>
                                    <a:pt x="3" y="5785"/>
                                  </a:lnTo>
                                  <a:lnTo>
                                    <a:pt x="5" y="5785"/>
                                  </a:lnTo>
                                  <a:lnTo>
                                    <a:pt x="3" y="5787"/>
                                  </a:lnTo>
                                  <a:lnTo>
                                    <a:pt x="1" y="5789"/>
                                  </a:lnTo>
                                  <a:lnTo>
                                    <a:pt x="1" y="5957"/>
                                  </a:lnTo>
                                  <a:lnTo>
                                    <a:pt x="3" y="5958"/>
                                  </a:lnTo>
                                  <a:lnTo>
                                    <a:pt x="6" y="5960"/>
                                  </a:lnTo>
                                  <a:lnTo>
                                    <a:pt x="10" y="5960"/>
                                  </a:lnTo>
                                  <a:lnTo>
                                    <a:pt x="13" y="5960"/>
                                  </a:lnTo>
                                  <a:lnTo>
                                    <a:pt x="17" y="5960"/>
                                  </a:lnTo>
                                  <a:lnTo>
                                    <a:pt x="20" y="5960"/>
                                  </a:lnTo>
                                  <a:lnTo>
                                    <a:pt x="24" y="5958"/>
                                  </a:lnTo>
                                  <a:lnTo>
                                    <a:pt x="24" y="5957"/>
                                  </a:lnTo>
                                  <a:lnTo>
                                    <a:pt x="24" y="5789"/>
                                  </a:lnTo>
                                  <a:lnTo>
                                    <a:pt x="24" y="5787"/>
                                  </a:lnTo>
                                  <a:lnTo>
                                    <a:pt x="22" y="5785"/>
                                  </a:lnTo>
                                  <a:lnTo>
                                    <a:pt x="24" y="5785"/>
                                  </a:lnTo>
                                  <a:lnTo>
                                    <a:pt x="24" y="5784"/>
                                  </a:lnTo>
                                  <a:lnTo>
                                    <a:pt x="24" y="5614"/>
                                  </a:lnTo>
                                  <a:moveTo>
                                    <a:pt x="24" y="5263"/>
                                  </a:moveTo>
                                  <a:lnTo>
                                    <a:pt x="24" y="5262"/>
                                  </a:lnTo>
                                  <a:lnTo>
                                    <a:pt x="20" y="5260"/>
                                  </a:lnTo>
                                  <a:lnTo>
                                    <a:pt x="17" y="5260"/>
                                  </a:lnTo>
                                  <a:lnTo>
                                    <a:pt x="10" y="5260"/>
                                  </a:lnTo>
                                  <a:lnTo>
                                    <a:pt x="6" y="5260"/>
                                  </a:lnTo>
                                  <a:lnTo>
                                    <a:pt x="3" y="5262"/>
                                  </a:lnTo>
                                  <a:lnTo>
                                    <a:pt x="1" y="5263"/>
                                  </a:lnTo>
                                  <a:lnTo>
                                    <a:pt x="1" y="5433"/>
                                  </a:lnTo>
                                  <a:lnTo>
                                    <a:pt x="3" y="5434"/>
                                  </a:lnTo>
                                  <a:lnTo>
                                    <a:pt x="5" y="5434"/>
                                  </a:lnTo>
                                  <a:lnTo>
                                    <a:pt x="3" y="5436"/>
                                  </a:lnTo>
                                  <a:lnTo>
                                    <a:pt x="1" y="5438"/>
                                  </a:lnTo>
                                  <a:lnTo>
                                    <a:pt x="1" y="5607"/>
                                  </a:lnTo>
                                  <a:lnTo>
                                    <a:pt x="3" y="5607"/>
                                  </a:lnTo>
                                  <a:lnTo>
                                    <a:pt x="6" y="5609"/>
                                  </a:lnTo>
                                  <a:lnTo>
                                    <a:pt x="10" y="5611"/>
                                  </a:lnTo>
                                  <a:lnTo>
                                    <a:pt x="13" y="5611"/>
                                  </a:lnTo>
                                  <a:lnTo>
                                    <a:pt x="17" y="5611"/>
                                  </a:lnTo>
                                  <a:lnTo>
                                    <a:pt x="20" y="5609"/>
                                  </a:lnTo>
                                  <a:lnTo>
                                    <a:pt x="24" y="5607"/>
                                  </a:lnTo>
                                  <a:lnTo>
                                    <a:pt x="24" y="5607"/>
                                  </a:lnTo>
                                  <a:lnTo>
                                    <a:pt x="24" y="5438"/>
                                  </a:lnTo>
                                  <a:lnTo>
                                    <a:pt x="24" y="5436"/>
                                  </a:lnTo>
                                  <a:lnTo>
                                    <a:pt x="22" y="5434"/>
                                  </a:lnTo>
                                  <a:lnTo>
                                    <a:pt x="24" y="5434"/>
                                  </a:lnTo>
                                  <a:lnTo>
                                    <a:pt x="24" y="5433"/>
                                  </a:lnTo>
                                  <a:lnTo>
                                    <a:pt x="24" y="5263"/>
                                  </a:lnTo>
                                  <a:moveTo>
                                    <a:pt x="24" y="4912"/>
                                  </a:moveTo>
                                  <a:lnTo>
                                    <a:pt x="24" y="4912"/>
                                  </a:lnTo>
                                  <a:lnTo>
                                    <a:pt x="20" y="4909"/>
                                  </a:lnTo>
                                  <a:lnTo>
                                    <a:pt x="17" y="4909"/>
                                  </a:lnTo>
                                  <a:lnTo>
                                    <a:pt x="10" y="4909"/>
                                  </a:lnTo>
                                  <a:lnTo>
                                    <a:pt x="6" y="4909"/>
                                  </a:lnTo>
                                  <a:lnTo>
                                    <a:pt x="3" y="4912"/>
                                  </a:lnTo>
                                  <a:lnTo>
                                    <a:pt x="1" y="4912"/>
                                  </a:lnTo>
                                  <a:lnTo>
                                    <a:pt x="1" y="5082"/>
                                  </a:lnTo>
                                  <a:lnTo>
                                    <a:pt x="3" y="5083"/>
                                  </a:lnTo>
                                  <a:lnTo>
                                    <a:pt x="5" y="5085"/>
                                  </a:lnTo>
                                  <a:lnTo>
                                    <a:pt x="3" y="5085"/>
                                  </a:lnTo>
                                  <a:lnTo>
                                    <a:pt x="1" y="5087"/>
                                  </a:lnTo>
                                  <a:lnTo>
                                    <a:pt x="1" y="5256"/>
                                  </a:lnTo>
                                  <a:lnTo>
                                    <a:pt x="3" y="5258"/>
                                  </a:lnTo>
                                  <a:lnTo>
                                    <a:pt x="6" y="5260"/>
                                  </a:lnTo>
                                  <a:lnTo>
                                    <a:pt x="10" y="5260"/>
                                  </a:lnTo>
                                  <a:lnTo>
                                    <a:pt x="13" y="5260"/>
                                  </a:lnTo>
                                  <a:lnTo>
                                    <a:pt x="17" y="5260"/>
                                  </a:lnTo>
                                  <a:lnTo>
                                    <a:pt x="20" y="5260"/>
                                  </a:lnTo>
                                  <a:lnTo>
                                    <a:pt x="24" y="5256"/>
                                  </a:lnTo>
                                  <a:lnTo>
                                    <a:pt x="24" y="5256"/>
                                  </a:lnTo>
                                  <a:lnTo>
                                    <a:pt x="24" y="5087"/>
                                  </a:lnTo>
                                  <a:lnTo>
                                    <a:pt x="24" y="5085"/>
                                  </a:lnTo>
                                  <a:lnTo>
                                    <a:pt x="22" y="5085"/>
                                  </a:lnTo>
                                  <a:lnTo>
                                    <a:pt x="24" y="5083"/>
                                  </a:lnTo>
                                  <a:lnTo>
                                    <a:pt x="24" y="5082"/>
                                  </a:lnTo>
                                  <a:lnTo>
                                    <a:pt x="24" y="4912"/>
                                  </a:lnTo>
                                  <a:moveTo>
                                    <a:pt x="24" y="4563"/>
                                  </a:moveTo>
                                  <a:lnTo>
                                    <a:pt x="24" y="4561"/>
                                  </a:lnTo>
                                  <a:lnTo>
                                    <a:pt x="20" y="4560"/>
                                  </a:lnTo>
                                  <a:lnTo>
                                    <a:pt x="17" y="4558"/>
                                  </a:lnTo>
                                  <a:lnTo>
                                    <a:pt x="10" y="4558"/>
                                  </a:lnTo>
                                  <a:lnTo>
                                    <a:pt x="6" y="4560"/>
                                  </a:lnTo>
                                  <a:lnTo>
                                    <a:pt x="3" y="4561"/>
                                  </a:lnTo>
                                  <a:lnTo>
                                    <a:pt x="1" y="4563"/>
                                  </a:lnTo>
                                  <a:lnTo>
                                    <a:pt x="1" y="4732"/>
                                  </a:lnTo>
                                  <a:lnTo>
                                    <a:pt x="3" y="4732"/>
                                  </a:lnTo>
                                  <a:lnTo>
                                    <a:pt x="5" y="4734"/>
                                  </a:lnTo>
                                  <a:lnTo>
                                    <a:pt x="3" y="4734"/>
                                  </a:lnTo>
                                  <a:lnTo>
                                    <a:pt x="1" y="4736"/>
                                  </a:lnTo>
                                  <a:lnTo>
                                    <a:pt x="1" y="4905"/>
                                  </a:lnTo>
                                  <a:lnTo>
                                    <a:pt x="3" y="4907"/>
                                  </a:lnTo>
                                  <a:lnTo>
                                    <a:pt x="6" y="4909"/>
                                  </a:lnTo>
                                  <a:lnTo>
                                    <a:pt x="10" y="4909"/>
                                  </a:lnTo>
                                  <a:lnTo>
                                    <a:pt x="13" y="4909"/>
                                  </a:lnTo>
                                  <a:lnTo>
                                    <a:pt x="17" y="4909"/>
                                  </a:lnTo>
                                  <a:lnTo>
                                    <a:pt x="20" y="4909"/>
                                  </a:lnTo>
                                  <a:lnTo>
                                    <a:pt x="24" y="4907"/>
                                  </a:lnTo>
                                  <a:lnTo>
                                    <a:pt x="24" y="4905"/>
                                  </a:lnTo>
                                  <a:lnTo>
                                    <a:pt x="24" y="4736"/>
                                  </a:lnTo>
                                  <a:lnTo>
                                    <a:pt x="24" y="4734"/>
                                  </a:lnTo>
                                  <a:lnTo>
                                    <a:pt x="22" y="4734"/>
                                  </a:lnTo>
                                  <a:lnTo>
                                    <a:pt x="24" y="4732"/>
                                  </a:lnTo>
                                  <a:lnTo>
                                    <a:pt x="24" y="4731"/>
                                  </a:lnTo>
                                  <a:lnTo>
                                    <a:pt x="24" y="4563"/>
                                  </a:lnTo>
                                  <a:moveTo>
                                    <a:pt x="24" y="4212"/>
                                  </a:moveTo>
                                  <a:lnTo>
                                    <a:pt x="24" y="4210"/>
                                  </a:lnTo>
                                  <a:lnTo>
                                    <a:pt x="20" y="4209"/>
                                  </a:lnTo>
                                  <a:lnTo>
                                    <a:pt x="17" y="4209"/>
                                  </a:lnTo>
                                  <a:lnTo>
                                    <a:pt x="10" y="4209"/>
                                  </a:lnTo>
                                  <a:lnTo>
                                    <a:pt x="6" y="4209"/>
                                  </a:lnTo>
                                  <a:lnTo>
                                    <a:pt x="3" y="4210"/>
                                  </a:lnTo>
                                  <a:lnTo>
                                    <a:pt x="1" y="4212"/>
                                  </a:lnTo>
                                  <a:lnTo>
                                    <a:pt x="1" y="4381"/>
                                  </a:lnTo>
                                  <a:lnTo>
                                    <a:pt x="3" y="4383"/>
                                  </a:lnTo>
                                  <a:lnTo>
                                    <a:pt x="5" y="4383"/>
                                  </a:lnTo>
                                  <a:lnTo>
                                    <a:pt x="3" y="4383"/>
                                  </a:lnTo>
                                  <a:lnTo>
                                    <a:pt x="1" y="4385"/>
                                  </a:lnTo>
                                  <a:lnTo>
                                    <a:pt x="1" y="4554"/>
                                  </a:lnTo>
                                  <a:lnTo>
                                    <a:pt x="3" y="4556"/>
                                  </a:lnTo>
                                  <a:lnTo>
                                    <a:pt x="6" y="4558"/>
                                  </a:lnTo>
                                  <a:lnTo>
                                    <a:pt x="10" y="4558"/>
                                  </a:lnTo>
                                  <a:lnTo>
                                    <a:pt x="13" y="4558"/>
                                  </a:lnTo>
                                  <a:lnTo>
                                    <a:pt x="17" y="4558"/>
                                  </a:lnTo>
                                  <a:lnTo>
                                    <a:pt x="20" y="4558"/>
                                  </a:lnTo>
                                  <a:lnTo>
                                    <a:pt x="24" y="4556"/>
                                  </a:lnTo>
                                  <a:lnTo>
                                    <a:pt x="24" y="4554"/>
                                  </a:lnTo>
                                  <a:lnTo>
                                    <a:pt x="24" y="4385"/>
                                  </a:lnTo>
                                  <a:lnTo>
                                    <a:pt x="24" y="4383"/>
                                  </a:lnTo>
                                  <a:lnTo>
                                    <a:pt x="22" y="4383"/>
                                  </a:lnTo>
                                  <a:lnTo>
                                    <a:pt x="24" y="4381"/>
                                  </a:lnTo>
                                  <a:lnTo>
                                    <a:pt x="24" y="4381"/>
                                  </a:lnTo>
                                  <a:lnTo>
                                    <a:pt x="24" y="4212"/>
                                  </a:lnTo>
                                  <a:moveTo>
                                    <a:pt x="24" y="3861"/>
                                  </a:moveTo>
                                  <a:lnTo>
                                    <a:pt x="24" y="3859"/>
                                  </a:lnTo>
                                  <a:lnTo>
                                    <a:pt x="20" y="3858"/>
                                  </a:lnTo>
                                  <a:lnTo>
                                    <a:pt x="17" y="3858"/>
                                  </a:lnTo>
                                  <a:lnTo>
                                    <a:pt x="10" y="3858"/>
                                  </a:lnTo>
                                  <a:lnTo>
                                    <a:pt x="6" y="3858"/>
                                  </a:lnTo>
                                  <a:lnTo>
                                    <a:pt x="3" y="3859"/>
                                  </a:lnTo>
                                  <a:lnTo>
                                    <a:pt x="1" y="3861"/>
                                  </a:lnTo>
                                  <a:lnTo>
                                    <a:pt x="1" y="4030"/>
                                  </a:lnTo>
                                  <a:lnTo>
                                    <a:pt x="3" y="4032"/>
                                  </a:lnTo>
                                  <a:lnTo>
                                    <a:pt x="5" y="4032"/>
                                  </a:lnTo>
                                  <a:lnTo>
                                    <a:pt x="3" y="4034"/>
                                  </a:lnTo>
                                  <a:lnTo>
                                    <a:pt x="1" y="4034"/>
                                  </a:lnTo>
                                  <a:lnTo>
                                    <a:pt x="1" y="4203"/>
                                  </a:lnTo>
                                  <a:lnTo>
                                    <a:pt x="3" y="4205"/>
                                  </a:lnTo>
                                  <a:lnTo>
                                    <a:pt x="6" y="4207"/>
                                  </a:lnTo>
                                  <a:lnTo>
                                    <a:pt x="10" y="4207"/>
                                  </a:lnTo>
                                  <a:lnTo>
                                    <a:pt x="13" y="4207"/>
                                  </a:lnTo>
                                  <a:lnTo>
                                    <a:pt x="17" y="4207"/>
                                  </a:lnTo>
                                  <a:lnTo>
                                    <a:pt x="20" y="4207"/>
                                  </a:lnTo>
                                  <a:lnTo>
                                    <a:pt x="24" y="4205"/>
                                  </a:lnTo>
                                  <a:lnTo>
                                    <a:pt x="24" y="4203"/>
                                  </a:lnTo>
                                  <a:lnTo>
                                    <a:pt x="24" y="4034"/>
                                  </a:lnTo>
                                  <a:lnTo>
                                    <a:pt x="24" y="4034"/>
                                  </a:lnTo>
                                  <a:lnTo>
                                    <a:pt x="22" y="4032"/>
                                  </a:lnTo>
                                  <a:lnTo>
                                    <a:pt x="24" y="4032"/>
                                  </a:lnTo>
                                  <a:lnTo>
                                    <a:pt x="24" y="4030"/>
                                  </a:lnTo>
                                  <a:lnTo>
                                    <a:pt x="24" y="3861"/>
                                  </a:lnTo>
                                  <a:moveTo>
                                    <a:pt x="24" y="3510"/>
                                  </a:moveTo>
                                  <a:lnTo>
                                    <a:pt x="24" y="3508"/>
                                  </a:lnTo>
                                  <a:lnTo>
                                    <a:pt x="20" y="3507"/>
                                  </a:lnTo>
                                  <a:lnTo>
                                    <a:pt x="17" y="3507"/>
                                  </a:lnTo>
                                  <a:lnTo>
                                    <a:pt x="10" y="3507"/>
                                  </a:lnTo>
                                  <a:lnTo>
                                    <a:pt x="6" y="3507"/>
                                  </a:lnTo>
                                  <a:lnTo>
                                    <a:pt x="3" y="3508"/>
                                  </a:lnTo>
                                  <a:lnTo>
                                    <a:pt x="1" y="3510"/>
                                  </a:lnTo>
                                  <a:lnTo>
                                    <a:pt x="1" y="3679"/>
                                  </a:lnTo>
                                  <a:lnTo>
                                    <a:pt x="3" y="3681"/>
                                  </a:lnTo>
                                  <a:lnTo>
                                    <a:pt x="5" y="3681"/>
                                  </a:lnTo>
                                  <a:lnTo>
                                    <a:pt x="3" y="3683"/>
                                  </a:lnTo>
                                  <a:lnTo>
                                    <a:pt x="1" y="3685"/>
                                  </a:lnTo>
                                  <a:lnTo>
                                    <a:pt x="1" y="3852"/>
                                  </a:lnTo>
                                  <a:lnTo>
                                    <a:pt x="3" y="3854"/>
                                  </a:lnTo>
                                  <a:lnTo>
                                    <a:pt x="6" y="3856"/>
                                  </a:lnTo>
                                  <a:lnTo>
                                    <a:pt x="10" y="3858"/>
                                  </a:lnTo>
                                  <a:lnTo>
                                    <a:pt x="13" y="3858"/>
                                  </a:lnTo>
                                  <a:lnTo>
                                    <a:pt x="17" y="3858"/>
                                  </a:lnTo>
                                  <a:lnTo>
                                    <a:pt x="20" y="3856"/>
                                  </a:lnTo>
                                  <a:lnTo>
                                    <a:pt x="24" y="3854"/>
                                  </a:lnTo>
                                  <a:lnTo>
                                    <a:pt x="24" y="3852"/>
                                  </a:lnTo>
                                  <a:lnTo>
                                    <a:pt x="24" y="3685"/>
                                  </a:lnTo>
                                  <a:lnTo>
                                    <a:pt x="24" y="3683"/>
                                  </a:lnTo>
                                  <a:lnTo>
                                    <a:pt x="22" y="3681"/>
                                  </a:lnTo>
                                  <a:lnTo>
                                    <a:pt x="24" y="3681"/>
                                  </a:lnTo>
                                  <a:lnTo>
                                    <a:pt x="24" y="3679"/>
                                  </a:lnTo>
                                  <a:lnTo>
                                    <a:pt x="24" y="3510"/>
                                  </a:lnTo>
                                  <a:moveTo>
                                    <a:pt x="24" y="3159"/>
                                  </a:moveTo>
                                  <a:lnTo>
                                    <a:pt x="24" y="3159"/>
                                  </a:lnTo>
                                  <a:lnTo>
                                    <a:pt x="20" y="3156"/>
                                  </a:lnTo>
                                  <a:lnTo>
                                    <a:pt x="17" y="3156"/>
                                  </a:lnTo>
                                  <a:lnTo>
                                    <a:pt x="10" y="3156"/>
                                  </a:lnTo>
                                  <a:lnTo>
                                    <a:pt x="6" y="3156"/>
                                  </a:lnTo>
                                  <a:lnTo>
                                    <a:pt x="3" y="3159"/>
                                  </a:lnTo>
                                  <a:lnTo>
                                    <a:pt x="1" y="3159"/>
                                  </a:lnTo>
                                  <a:lnTo>
                                    <a:pt x="1" y="3328"/>
                                  </a:lnTo>
                                  <a:lnTo>
                                    <a:pt x="3" y="3330"/>
                                  </a:lnTo>
                                  <a:lnTo>
                                    <a:pt x="5" y="3330"/>
                                  </a:lnTo>
                                  <a:lnTo>
                                    <a:pt x="3" y="3332"/>
                                  </a:lnTo>
                                  <a:lnTo>
                                    <a:pt x="1" y="3334"/>
                                  </a:lnTo>
                                  <a:lnTo>
                                    <a:pt x="1" y="3503"/>
                                  </a:lnTo>
                                  <a:lnTo>
                                    <a:pt x="3" y="3503"/>
                                  </a:lnTo>
                                  <a:lnTo>
                                    <a:pt x="6" y="3505"/>
                                  </a:lnTo>
                                  <a:lnTo>
                                    <a:pt x="10" y="3507"/>
                                  </a:lnTo>
                                  <a:lnTo>
                                    <a:pt x="13" y="3507"/>
                                  </a:lnTo>
                                  <a:lnTo>
                                    <a:pt x="17" y="3507"/>
                                  </a:lnTo>
                                  <a:lnTo>
                                    <a:pt x="20" y="3505"/>
                                  </a:lnTo>
                                  <a:lnTo>
                                    <a:pt x="24" y="3503"/>
                                  </a:lnTo>
                                  <a:lnTo>
                                    <a:pt x="24" y="3503"/>
                                  </a:lnTo>
                                  <a:lnTo>
                                    <a:pt x="24" y="3334"/>
                                  </a:lnTo>
                                  <a:lnTo>
                                    <a:pt x="24" y="3332"/>
                                  </a:lnTo>
                                  <a:lnTo>
                                    <a:pt x="22" y="3330"/>
                                  </a:lnTo>
                                  <a:lnTo>
                                    <a:pt x="24" y="3330"/>
                                  </a:lnTo>
                                  <a:lnTo>
                                    <a:pt x="24" y="3328"/>
                                  </a:lnTo>
                                  <a:lnTo>
                                    <a:pt x="24" y="3159"/>
                                  </a:lnTo>
                                  <a:moveTo>
                                    <a:pt x="24" y="2810"/>
                                  </a:moveTo>
                                  <a:lnTo>
                                    <a:pt x="24" y="2808"/>
                                  </a:lnTo>
                                  <a:lnTo>
                                    <a:pt x="20" y="2806"/>
                                  </a:lnTo>
                                  <a:lnTo>
                                    <a:pt x="17" y="2805"/>
                                  </a:lnTo>
                                  <a:lnTo>
                                    <a:pt x="10" y="2805"/>
                                  </a:lnTo>
                                  <a:lnTo>
                                    <a:pt x="6" y="2806"/>
                                  </a:lnTo>
                                  <a:lnTo>
                                    <a:pt x="3" y="2808"/>
                                  </a:lnTo>
                                  <a:lnTo>
                                    <a:pt x="1" y="2810"/>
                                  </a:lnTo>
                                  <a:lnTo>
                                    <a:pt x="1" y="2977"/>
                                  </a:lnTo>
                                  <a:lnTo>
                                    <a:pt x="3" y="2979"/>
                                  </a:lnTo>
                                  <a:lnTo>
                                    <a:pt x="5" y="2981"/>
                                  </a:lnTo>
                                  <a:lnTo>
                                    <a:pt x="3" y="2981"/>
                                  </a:lnTo>
                                  <a:lnTo>
                                    <a:pt x="1" y="2983"/>
                                  </a:lnTo>
                                  <a:lnTo>
                                    <a:pt x="1" y="3152"/>
                                  </a:lnTo>
                                  <a:lnTo>
                                    <a:pt x="3" y="3154"/>
                                  </a:lnTo>
                                  <a:lnTo>
                                    <a:pt x="6" y="3156"/>
                                  </a:lnTo>
                                  <a:lnTo>
                                    <a:pt x="10" y="3156"/>
                                  </a:lnTo>
                                  <a:lnTo>
                                    <a:pt x="13" y="3156"/>
                                  </a:lnTo>
                                  <a:lnTo>
                                    <a:pt x="17" y="3156"/>
                                  </a:lnTo>
                                  <a:lnTo>
                                    <a:pt x="20" y="3156"/>
                                  </a:lnTo>
                                  <a:lnTo>
                                    <a:pt x="24" y="3154"/>
                                  </a:lnTo>
                                  <a:lnTo>
                                    <a:pt x="24" y="3152"/>
                                  </a:lnTo>
                                  <a:lnTo>
                                    <a:pt x="24" y="2983"/>
                                  </a:lnTo>
                                  <a:lnTo>
                                    <a:pt x="24" y="2981"/>
                                  </a:lnTo>
                                  <a:lnTo>
                                    <a:pt x="22" y="2981"/>
                                  </a:lnTo>
                                  <a:lnTo>
                                    <a:pt x="24" y="2979"/>
                                  </a:lnTo>
                                  <a:lnTo>
                                    <a:pt x="24" y="2977"/>
                                  </a:lnTo>
                                  <a:lnTo>
                                    <a:pt x="24" y="2810"/>
                                  </a:lnTo>
                                  <a:moveTo>
                                    <a:pt x="24" y="2459"/>
                                  </a:moveTo>
                                  <a:lnTo>
                                    <a:pt x="24" y="2457"/>
                                  </a:lnTo>
                                  <a:lnTo>
                                    <a:pt x="20" y="2455"/>
                                  </a:lnTo>
                                  <a:lnTo>
                                    <a:pt x="17" y="2454"/>
                                  </a:lnTo>
                                  <a:lnTo>
                                    <a:pt x="10" y="2454"/>
                                  </a:lnTo>
                                  <a:lnTo>
                                    <a:pt x="6" y="2455"/>
                                  </a:lnTo>
                                  <a:lnTo>
                                    <a:pt x="3" y="2457"/>
                                  </a:lnTo>
                                  <a:lnTo>
                                    <a:pt x="1" y="2459"/>
                                  </a:lnTo>
                                  <a:lnTo>
                                    <a:pt x="1" y="2628"/>
                                  </a:lnTo>
                                  <a:lnTo>
                                    <a:pt x="3" y="2628"/>
                                  </a:lnTo>
                                  <a:lnTo>
                                    <a:pt x="5" y="2630"/>
                                  </a:lnTo>
                                  <a:lnTo>
                                    <a:pt x="3" y="2630"/>
                                  </a:lnTo>
                                  <a:lnTo>
                                    <a:pt x="1" y="2632"/>
                                  </a:lnTo>
                                  <a:lnTo>
                                    <a:pt x="1" y="2801"/>
                                  </a:lnTo>
                                  <a:lnTo>
                                    <a:pt x="3" y="2803"/>
                                  </a:lnTo>
                                  <a:lnTo>
                                    <a:pt x="6" y="2805"/>
                                  </a:lnTo>
                                  <a:lnTo>
                                    <a:pt x="10" y="2805"/>
                                  </a:lnTo>
                                  <a:lnTo>
                                    <a:pt x="13" y="2805"/>
                                  </a:lnTo>
                                  <a:lnTo>
                                    <a:pt x="17" y="2805"/>
                                  </a:lnTo>
                                  <a:lnTo>
                                    <a:pt x="20" y="2805"/>
                                  </a:lnTo>
                                  <a:lnTo>
                                    <a:pt x="24" y="2803"/>
                                  </a:lnTo>
                                  <a:lnTo>
                                    <a:pt x="24" y="2801"/>
                                  </a:lnTo>
                                  <a:lnTo>
                                    <a:pt x="24" y="2632"/>
                                  </a:lnTo>
                                  <a:lnTo>
                                    <a:pt x="24" y="2630"/>
                                  </a:lnTo>
                                  <a:lnTo>
                                    <a:pt x="22" y="2630"/>
                                  </a:lnTo>
                                  <a:lnTo>
                                    <a:pt x="24" y="2628"/>
                                  </a:lnTo>
                                  <a:lnTo>
                                    <a:pt x="24" y="2628"/>
                                  </a:lnTo>
                                  <a:lnTo>
                                    <a:pt x="24" y="2459"/>
                                  </a:lnTo>
                                  <a:moveTo>
                                    <a:pt x="24" y="2108"/>
                                  </a:moveTo>
                                  <a:lnTo>
                                    <a:pt x="24" y="2106"/>
                                  </a:lnTo>
                                  <a:lnTo>
                                    <a:pt x="20" y="2104"/>
                                  </a:lnTo>
                                  <a:lnTo>
                                    <a:pt x="17" y="2104"/>
                                  </a:lnTo>
                                  <a:lnTo>
                                    <a:pt x="10" y="2104"/>
                                  </a:lnTo>
                                  <a:lnTo>
                                    <a:pt x="6" y="2104"/>
                                  </a:lnTo>
                                  <a:lnTo>
                                    <a:pt x="3" y="2106"/>
                                  </a:lnTo>
                                  <a:lnTo>
                                    <a:pt x="1" y="2108"/>
                                  </a:lnTo>
                                  <a:lnTo>
                                    <a:pt x="1" y="2277"/>
                                  </a:lnTo>
                                  <a:lnTo>
                                    <a:pt x="3" y="2279"/>
                                  </a:lnTo>
                                  <a:lnTo>
                                    <a:pt x="5" y="2279"/>
                                  </a:lnTo>
                                  <a:lnTo>
                                    <a:pt x="3" y="2279"/>
                                  </a:lnTo>
                                  <a:lnTo>
                                    <a:pt x="1" y="2281"/>
                                  </a:lnTo>
                                  <a:lnTo>
                                    <a:pt x="1" y="2450"/>
                                  </a:lnTo>
                                  <a:lnTo>
                                    <a:pt x="3" y="2452"/>
                                  </a:lnTo>
                                  <a:lnTo>
                                    <a:pt x="6" y="2454"/>
                                  </a:lnTo>
                                  <a:lnTo>
                                    <a:pt x="10" y="2454"/>
                                  </a:lnTo>
                                  <a:lnTo>
                                    <a:pt x="13" y="2454"/>
                                  </a:lnTo>
                                  <a:lnTo>
                                    <a:pt x="17" y="2454"/>
                                  </a:lnTo>
                                  <a:lnTo>
                                    <a:pt x="20" y="2454"/>
                                  </a:lnTo>
                                  <a:lnTo>
                                    <a:pt x="24" y="2452"/>
                                  </a:lnTo>
                                  <a:lnTo>
                                    <a:pt x="24" y="2450"/>
                                  </a:lnTo>
                                  <a:lnTo>
                                    <a:pt x="24" y="2281"/>
                                  </a:lnTo>
                                  <a:lnTo>
                                    <a:pt x="24" y="2279"/>
                                  </a:lnTo>
                                  <a:lnTo>
                                    <a:pt x="22" y="2279"/>
                                  </a:lnTo>
                                  <a:lnTo>
                                    <a:pt x="24" y="2279"/>
                                  </a:lnTo>
                                  <a:lnTo>
                                    <a:pt x="24" y="2277"/>
                                  </a:lnTo>
                                  <a:lnTo>
                                    <a:pt x="24" y="2108"/>
                                  </a:lnTo>
                                  <a:moveTo>
                                    <a:pt x="24" y="1757"/>
                                  </a:moveTo>
                                  <a:lnTo>
                                    <a:pt x="24" y="1755"/>
                                  </a:lnTo>
                                  <a:lnTo>
                                    <a:pt x="20" y="1753"/>
                                  </a:lnTo>
                                  <a:lnTo>
                                    <a:pt x="17" y="1753"/>
                                  </a:lnTo>
                                  <a:lnTo>
                                    <a:pt x="10" y="1753"/>
                                  </a:lnTo>
                                  <a:lnTo>
                                    <a:pt x="6" y="1753"/>
                                  </a:lnTo>
                                  <a:lnTo>
                                    <a:pt x="3" y="1755"/>
                                  </a:lnTo>
                                  <a:lnTo>
                                    <a:pt x="1" y="1757"/>
                                  </a:lnTo>
                                  <a:lnTo>
                                    <a:pt x="1" y="1926"/>
                                  </a:lnTo>
                                  <a:lnTo>
                                    <a:pt x="3" y="1928"/>
                                  </a:lnTo>
                                  <a:lnTo>
                                    <a:pt x="5" y="1928"/>
                                  </a:lnTo>
                                  <a:lnTo>
                                    <a:pt x="3" y="1930"/>
                                  </a:lnTo>
                                  <a:lnTo>
                                    <a:pt x="1" y="1931"/>
                                  </a:lnTo>
                                  <a:lnTo>
                                    <a:pt x="1" y="2099"/>
                                  </a:lnTo>
                                  <a:lnTo>
                                    <a:pt x="3" y="2101"/>
                                  </a:lnTo>
                                  <a:lnTo>
                                    <a:pt x="6" y="2103"/>
                                  </a:lnTo>
                                  <a:lnTo>
                                    <a:pt x="10" y="2103"/>
                                  </a:lnTo>
                                  <a:lnTo>
                                    <a:pt x="13" y="2103"/>
                                  </a:lnTo>
                                  <a:lnTo>
                                    <a:pt x="17" y="2103"/>
                                  </a:lnTo>
                                  <a:lnTo>
                                    <a:pt x="20" y="2103"/>
                                  </a:lnTo>
                                  <a:lnTo>
                                    <a:pt x="24" y="2101"/>
                                  </a:lnTo>
                                  <a:lnTo>
                                    <a:pt x="24" y="2099"/>
                                  </a:lnTo>
                                  <a:lnTo>
                                    <a:pt x="24" y="1931"/>
                                  </a:lnTo>
                                  <a:lnTo>
                                    <a:pt x="24" y="1930"/>
                                  </a:lnTo>
                                  <a:lnTo>
                                    <a:pt x="22" y="1928"/>
                                  </a:lnTo>
                                  <a:lnTo>
                                    <a:pt x="24" y="1928"/>
                                  </a:lnTo>
                                  <a:lnTo>
                                    <a:pt x="24" y="1926"/>
                                  </a:lnTo>
                                  <a:lnTo>
                                    <a:pt x="24" y="1757"/>
                                  </a:lnTo>
                                  <a:moveTo>
                                    <a:pt x="24" y="1406"/>
                                  </a:moveTo>
                                  <a:lnTo>
                                    <a:pt x="24" y="1404"/>
                                  </a:lnTo>
                                  <a:lnTo>
                                    <a:pt x="20" y="1402"/>
                                  </a:lnTo>
                                  <a:lnTo>
                                    <a:pt x="17" y="1402"/>
                                  </a:lnTo>
                                  <a:lnTo>
                                    <a:pt x="10" y="1402"/>
                                  </a:lnTo>
                                  <a:lnTo>
                                    <a:pt x="6" y="1402"/>
                                  </a:lnTo>
                                  <a:lnTo>
                                    <a:pt x="3" y="1404"/>
                                  </a:lnTo>
                                  <a:lnTo>
                                    <a:pt x="1" y="1406"/>
                                  </a:lnTo>
                                  <a:lnTo>
                                    <a:pt x="1" y="1575"/>
                                  </a:lnTo>
                                  <a:lnTo>
                                    <a:pt x="3" y="1577"/>
                                  </a:lnTo>
                                  <a:lnTo>
                                    <a:pt x="5" y="1577"/>
                                  </a:lnTo>
                                  <a:lnTo>
                                    <a:pt x="3" y="1579"/>
                                  </a:lnTo>
                                  <a:lnTo>
                                    <a:pt x="1" y="1580"/>
                                  </a:lnTo>
                                  <a:lnTo>
                                    <a:pt x="1" y="1750"/>
                                  </a:lnTo>
                                  <a:lnTo>
                                    <a:pt x="3" y="1750"/>
                                  </a:lnTo>
                                  <a:lnTo>
                                    <a:pt x="6" y="1752"/>
                                  </a:lnTo>
                                  <a:lnTo>
                                    <a:pt x="10" y="1753"/>
                                  </a:lnTo>
                                  <a:lnTo>
                                    <a:pt x="13" y="1753"/>
                                  </a:lnTo>
                                  <a:lnTo>
                                    <a:pt x="17" y="1753"/>
                                  </a:lnTo>
                                  <a:lnTo>
                                    <a:pt x="20" y="1752"/>
                                  </a:lnTo>
                                  <a:lnTo>
                                    <a:pt x="24" y="1750"/>
                                  </a:lnTo>
                                  <a:lnTo>
                                    <a:pt x="24" y="1748"/>
                                  </a:lnTo>
                                  <a:lnTo>
                                    <a:pt x="24" y="1580"/>
                                  </a:lnTo>
                                  <a:lnTo>
                                    <a:pt x="24" y="1579"/>
                                  </a:lnTo>
                                  <a:lnTo>
                                    <a:pt x="22" y="1577"/>
                                  </a:lnTo>
                                  <a:lnTo>
                                    <a:pt x="24" y="1577"/>
                                  </a:lnTo>
                                  <a:lnTo>
                                    <a:pt x="24" y="1575"/>
                                  </a:lnTo>
                                  <a:lnTo>
                                    <a:pt x="24" y="1406"/>
                                  </a:lnTo>
                                  <a:moveTo>
                                    <a:pt x="24" y="1055"/>
                                  </a:moveTo>
                                  <a:lnTo>
                                    <a:pt x="24" y="1055"/>
                                  </a:lnTo>
                                  <a:lnTo>
                                    <a:pt x="20" y="1051"/>
                                  </a:lnTo>
                                  <a:lnTo>
                                    <a:pt x="17" y="1051"/>
                                  </a:lnTo>
                                  <a:lnTo>
                                    <a:pt x="10" y="1051"/>
                                  </a:lnTo>
                                  <a:lnTo>
                                    <a:pt x="6" y="1051"/>
                                  </a:lnTo>
                                  <a:lnTo>
                                    <a:pt x="3" y="1055"/>
                                  </a:lnTo>
                                  <a:lnTo>
                                    <a:pt x="1" y="1055"/>
                                  </a:lnTo>
                                  <a:lnTo>
                                    <a:pt x="1" y="1224"/>
                                  </a:lnTo>
                                  <a:lnTo>
                                    <a:pt x="3" y="1226"/>
                                  </a:lnTo>
                                  <a:lnTo>
                                    <a:pt x="5" y="1228"/>
                                  </a:lnTo>
                                  <a:lnTo>
                                    <a:pt x="3" y="1228"/>
                                  </a:lnTo>
                                  <a:lnTo>
                                    <a:pt x="1" y="1229"/>
                                  </a:lnTo>
                                  <a:lnTo>
                                    <a:pt x="1" y="1399"/>
                                  </a:lnTo>
                                  <a:lnTo>
                                    <a:pt x="3" y="1400"/>
                                  </a:lnTo>
                                  <a:lnTo>
                                    <a:pt x="6" y="1402"/>
                                  </a:lnTo>
                                  <a:lnTo>
                                    <a:pt x="10" y="1402"/>
                                  </a:lnTo>
                                  <a:lnTo>
                                    <a:pt x="13" y="1402"/>
                                  </a:lnTo>
                                  <a:lnTo>
                                    <a:pt x="17" y="1402"/>
                                  </a:lnTo>
                                  <a:lnTo>
                                    <a:pt x="20" y="1402"/>
                                  </a:lnTo>
                                  <a:lnTo>
                                    <a:pt x="24" y="1399"/>
                                  </a:lnTo>
                                  <a:lnTo>
                                    <a:pt x="24" y="1399"/>
                                  </a:lnTo>
                                  <a:lnTo>
                                    <a:pt x="24" y="1229"/>
                                  </a:lnTo>
                                  <a:lnTo>
                                    <a:pt x="24" y="1228"/>
                                  </a:lnTo>
                                  <a:lnTo>
                                    <a:pt x="22" y="1228"/>
                                  </a:lnTo>
                                  <a:lnTo>
                                    <a:pt x="24" y="1226"/>
                                  </a:lnTo>
                                  <a:lnTo>
                                    <a:pt x="24" y="1224"/>
                                  </a:lnTo>
                                  <a:lnTo>
                                    <a:pt x="24" y="1055"/>
                                  </a:lnTo>
                                  <a:moveTo>
                                    <a:pt x="24" y="706"/>
                                  </a:moveTo>
                                  <a:lnTo>
                                    <a:pt x="24" y="704"/>
                                  </a:lnTo>
                                  <a:lnTo>
                                    <a:pt x="20" y="702"/>
                                  </a:lnTo>
                                  <a:lnTo>
                                    <a:pt x="17" y="700"/>
                                  </a:lnTo>
                                  <a:lnTo>
                                    <a:pt x="10" y="700"/>
                                  </a:lnTo>
                                  <a:lnTo>
                                    <a:pt x="6" y="702"/>
                                  </a:lnTo>
                                  <a:lnTo>
                                    <a:pt x="3" y="704"/>
                                  </a:lnTo>
                                  <a:lnTo>
                                    <a:pt x="1" y="706"/>
                                  </a:lnTo>
                                  <a:lnTo>
                                    <a:pt x="1" y="875"/>
                                  </a:lnTo>
                                  <a:lnTo>
                                    <a:pt x="3" y="875"/>
                                  </a:lnTo>
                                  <a:lnTo>
                                    <a:pt x="5" y="877"/>
                                  </a:lnTo>
                                  <a:lnTo>
                                    <a:pt x="3" y="877"/>
                                  </a:lnTo>
                                  <a:lnTo>
                                    <a:pt x="1" y="878"/>
                                  </a:lnTo>
                                  <a:lnTo>
                                    <a:pt x="1" y="1048"/>
                                  </a:lnTo>
                                  <a:lnTo>
                                    <a:pt x="3" y="1049"/>
                                  </a:lnTo>
                                  <a:lnTo>
                                    <a:pt x="6" y="1051"/>
                                  </a:lnTo>
                                  <a:lnTo>
                                    <a:pt x="10" y="1051"/>
                                  </a:lnTo>
                                  <a:lnTo>
                                    <a:pt x="13" y="1051"/>
                                  </a:lnTo>
                                  <a:lnTo>
                                    <a:pt x="17" y="1051"/>
                                  </a:lnTo>
                                  <a:lnTo>
                                    <a:pt x="20" y="1051"/>
                                  </a:lnTo>
                                  <a:lnTo>
                                    <a:pt x="24" y="1049"/>
                                  </a:lnTo>
                                  <a:lnTo>
                                    <a:pt x="24" y="1048"/>
                                  </a:lnTo>
                                  <a:lnTo>
                                    <a:pt x="24" y="878"/>
                                  </a:lnTo>
                                  <a:lnTo>
                                    <a:pt x="24" y="877"/>
                                  </a:lnTo>
                                  <a:lnTo>
                                    <a:pt x="22" y="877"/>
                                  </a:lnTo>
                                  <a:lnTo>
                                    <a:pt x="24" y="875"/>
                                  </a:lnTo>
                                  <a:lnTo>
                                    <a:pt x="24" y="873"/>
                                  </a:lnTo>
                                  <a:lnTo>
                                    <a:pt x="24" y="706"/>
                                  </a:lnTo>
                                  <a:moveTo>
                                    <a:pt x="24" y="355"/>
                                  </a:moveTo>
                                  <a:lnTo>
                                    <a:pt x="24" y="353"/>
                                  </a:lnTo>
                                  <a:lnTo>
                                    <a:pt x="20" y="351"/>
                                  </a:lnTo>
                                  <a:lnTo>
                                    <a:pt x="17" y="349"/>
                                  </a:lnTo>
                                  <a:lnTo>
                                    <a:pt x="10" y="349"/>
                                  </a:lnTo>
                                  <a:lnTo>
                                    <a:pt x="6" y="351"/>
                                  </a:lnTo>
                                  <a:lnTo>
                                    <a:pt x="3" y="353"/>
                                  </a:lnTo>
                                  <a:lnTo>
                                    <a:pt x="1" y="355"/>
                                  </a:lnTo>
                                  <a:lnTo>
                                    <a:pt x="1" y="524"/>
                                  </a:lnTo>
                                  <a:lnTo>
                                    <a:pt x="3" y="524"/>
                                  </a:lnTo>
                                  <a:lnTo>
                                    <a:pt x="5" y="526"/>
                                  </a:lnTo>
                                  <a:lnTo>
                                    <a:pt x="3" y="526"/>
                                  </a:lnTo>
                                  <a:lnTo>
                                    <a:pt x="1" y="527"/>
                                  </a:lnTo>
                                  <a:lnTo>
                                    <a:pt x="1" y="697"/>
                                  </a:lnTo>
                                  <a:lnTo>
                                    <a:pt x="3" y="698"/>
                                  </a:lnTo>
                                  <a:lnTo>
                                    <a:pt x="6" y="700"/>
                                  </a:lnTo>
                                  <a:lnTo>
                                    <a:pt x="10" y="700"/>
                                  </a:lnTo>
                                  <a:lnTo>
                                    <a:pt x="13" y="700"/>
                                  </a:lnTo>
                                  <a:lnTo>
                                    <a:pt x="17" y="700"/>
                                  </a:lnTo>
                                  <a:lnTo>
                                    <a:pt x="20" y="700"/>
                                  </a:lnTo>
                                  <a:lnTo>
                                    <a:pt x="24" y="698"/>
                                  </a:lnTo>
                                  <a:lnTo>
                                    <a:pt x="24" y="697"/>
                                  </a:lnTo>
                                  <a:lnTo>
                                    <a:pt x="24" y="527"/>
                                  </a:lnTo>
                                  <a:lnTo>
                                    <a:pt x="24" y="526"/>
                                  </a:lnTo>
                                  <a:lnTo>
                                    <a:pt x="22" y="526"/>
                                  </a:lnTo>
                                  <a:lnTo>
                                    <a:pt x="24" y="524"/>
                                  </a:lnTo>
                                  <a:lnTo>
                                    <a:pt x="24" y="524"/>
                                  </a:lnTo>
                                  <a:lnTo>
                                    <a:pt x="24" y="355"/>
                                  </a:lnTo>
                                  <a:moveTo>
                                    <a:pt x="24" y="4"/>
                                  </a:moveTo>
                                  <a:lnTo>
                                    <a:pt x="24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3" y="2"/>
                                  </a:lnTo>
                                  <a:lnTo>
                                    <a:pt x="1" y="4"/>
                                  </a:lnTo>
                                  <a:lnTo>
                                    <a:pt x="1" y="173"/>
                                  </a:lnTo>
                                  <a:lnTo>
                                    <a:pt x="3" y="175"/>
                                  </a:lnTo>
                                  <a:lnTo>
                                    <a:pt x="5" y="175"/>
                                  </a:lnTo>
                                  <a:lnTo>
                                    <a:pt x="3" y="176"/>
                                  </a:lnTo>
                                  <a:lnTo>
                                    <a:pt x="1" y="176"/>
                                  </a:lnTo>
                                  <a:lnTo>
                                    <a:pt x="1" y="346"/>
                                  </a:lnTo>
                                  <a:lnTo>
                                    <a:pt x="3" y="347"/>
                                  </a:lnTo>
                                  <a:lnTo>
                                    <a:pt x="6" y="349"/>
                                  </a:lnTo>
                                  <a:lnTo>
                                    <a:pt x="10" y="349"/>
                                  </a:lnTo>
                                  <a:lnTo>
                                    <a:pt x="13" y="349"/>
                                  </a:lnTo>
                                  <a:lnTo>
                                    <a:pt x="17" y="349"/>
                                  </a:lnTo>
                                  <a:lnTo>
                                    <a:pt x="20" y="349"/>
                                  </a:lnTo>
                                  <a:lnTo>
                                    <a:pt x="24" y="347"/>
                                  </a:lnTo>
                                  <a:lnTo>
                                    <a:pt x="24" y="346"/>
                                  </a:lnTo>
                                  <a:lnTo>
                                    <a:pt x="24" y="176"/>
                                  </a:lnTo>
                                  <a:lnTo>
                                    <a:pt x="24" y="176"/>
                                  </a:lnTo>
                                  <a:lnTo>
                                    <a:pt x="22" y="175"/>
                                  </a:lnTo>
                                  <a:lnTo>
                                    <a:pt x="24" y="175"/>
                                  </a:lnTo>
                                  <a:lnTo>
                                    <a:pt x="24" y="173"/>
                                  </a:lnTo>
                                  <a:lnTo>
                                    <a:pt x="24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0" y="4420080"/>
                              <a:ext cx="8280" cy="1892880"/>
                            </a:xfrm>
                            <a:custGeom>
                              <a:avLst/>
                              <a:gdLst>
                                <a:gd name="textAreaLeft" fmla="*/ 0 w 4680"/>
                                <a:gd name="textAreaRight" fmla="*/ 5400 w 4680"/>
                                <a:gd name="textAreaTop" fmla="*/ 0 h 1073160"/>
                                <a:gd name="textAreaBottom" fmla="*/ 1073880 h 10731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23" h="5262">
                                  <a:moveTo>
                                    <a:pt x="24" y="4914"/>
                                  </a:moveTo>
                                  <a:lnTo>
                                    <a:pt x="24" y="4913"/>
                                  </a:lnTo>
                                  <a:lnTo>
                                    <a:pt x="20" y="4911"/>
                                  </a:lnTo>
                                  <a:lnTo>
                                    <a:pt x="17" y="4911"/>
                                  </a:lnTo>
                                  <a:lnTo>
                                    <a:pt x="10" y="4911"/>
                                  </a:lnTo>
                                  <a:lnTo>
                                    <a:pt x="6" y="4911"/>
                                  </a:lnTo>
                                  <a:lnTo>
                                    <a:pt x="3" y="4913"/>
                                  </a:lnTo>
                                  <a:lnTo>
                                    <a:pt x="1" y="4914"/>
                                  </a:lnTo>
                                  <a:lnTo>
                                    <a:pt x="1" y="5084"/>
                                  </a:lnTo>
                                  <a:lnTo>
                                    <a:pt x="3" y="5086"/>
                                  </a:lnTo>
                                  <a:lnTo>
                                    <a:pt x="5" y="5086"/>
                                  </a:lnTo>
                                  <a:lnTo>
                                    <a:pt x="3" y="5087"/>
                                  </a:lnTo>
                                  <a:lnTo>
                                    <a:pt x="1" y="5089"/>
                                  </a:lnTo>
                                  <a:lnTo>
                                    <a:pt x="1" y="5257"/>
                                  </a:lnTo>
                                  <a:lnTo>
                                    <a:pt x="3" y="5258"/>
                                  </a:lnTo>
                                  <a:lnTo>
                                    <a:pt x="6" y="5260"/>
                                  </a:lnTo>
                                  <a:lnTo>
                                    <a:pt x="10" y="5262"/>
                                  </a:lnTo>
                                  <a:lnTo>
                                    <a:pt x="13" y="5262"/>
                                  </a:lnTo>
                                  <a:lnTo>
                                    <a:pt x="17" y="5262"/>
                                  </a:lnTo>
                                  <a:lnTo>
                                    <a:pt x="20" y="5260"/>
                                  </a:lnTo>
                                  <a:lnTo>
                                    <a:pt x="24" y="5258"/>
                                  </a:lnTo>
                                  <a:lnTo>
                                    <a:pt x="24" y="5257"/>
                                  </a:lnTo>
                                  <a:lnTo>
                                    <a:pt x="24" y="5089"/>
                                  </a:lnTo>
                                  <a:lnTo>
                                    <a:pt x="24" y="5087"/>
                                  </a:lnTo>
                                  <a:lnTo>
                                    <a:pt x="22" y="5086"/>
                                  </a:lnTo>
                                  <a:lnTo>
                                    <a:pt x="24" y="5086"/>
                                  </a:lnTo>
                                  <a:lnTo>
                                    <a:pt x="24" y="5084"/>
                                  </a:lnTo>
                                  <a:lnTo>
                                    <a:pt x="24" y="4914"/>
                                  </a:lnTo>
                                  <a:moveTo>
                                    <a:pt x="24" y="4563"/>
                                  </a:moveTo>
                                  <a:lnTo>
                                    <a:pt x="24" y="4563"/>
                                  </a:lnTo>
                                  <a:lnTo>
                                    <a:pt x="20" y="4560"/>
                                  </a:lnTo>
                                  <a:lnTo>
                                    <a:pt x="17" y="4560"/>
                                  </a:lnTo>
                                  <a:lnTo>
                                    <a:pt x="10" y="4560"/>
                                  </a:lnTo>
                                  <a:lnTo>
                                    <a:pt x="6" y="4560"/>
                                  </a:lnTo>
                                  <a:lnTo>
                                    <a:pt x="3" y="4563"/>
                                  </a:lnTo>
                                  <a:lnTo>
                                    <a:pt x="1" y="4563"/>
                                  </a:lnTo>
                                  <a:lnTo>
                                    <a:pt x="1" y="4733"/>
                                  </a:lnTo>
                                  <a:lnTo>
                                    <a:pt x="3" y="4735"/>
                                  </a:lnTo>
                                  <a:lnTo>
                                    <a:pt x="5" y="4735"/>
                                  </a:lnTo>
                                  <a:lnTo>
                                    <a:pt x="3" y="4736"/>
                                  </a:lnTo>
                                  <a:lnTo>
                                    <a:pt x="1" y="4738"/>
                                  </a:lnTo>
                                  <a:lnTo>
                                    <a:pt x="1" y="4907"/>
                                  </a:lnTo>
                                  <a:lnTo>
                                    <a:pt x="3" y="4907"/>
                                  </a:lnTo>
                                  <a:lnTo>
                                    <a:pt x="6" y="4909"/>
                                  </a:lnTo>
                                  <a:lnTo>
                                    <a:pt x="10" y="4911"/>
                                  </a:lnTo>
                                  <a:lnTo>
                                    <a:pt x="13" y="4911"/>
                                  </a:lnTo>
                                  <a:lnTo>
                                    <a:pt x="17" y="4911"/>
                                  </a:lnTo>
                                  <a:lnTo>
                                    <a:pt x="20" y="4909"/>
                                  </a:lnTo>
                                  <a:lnTo>
                                    <a:pt x="24" y="4907"/>
                                  </a:lnTo>
                                  <a:lnTo>
                                    <a:pt x="24" y="4907"/>
                                  </a:lnTo>
                                  <a:lnTo>
                                    <a:pt x="24" y="4738"/>
                                  </a:lnTo>
                                  <a:lnTo>
                                    <a:pt x="24" y="4736"/>
                                  </a:lnTo>
                                  <a:lnTo>
                                    <a:pt x="22" y="4735"/>
                                  </a:lnTo>
                                  <a:lnTo>
                                    <a:pt x="24" y="4735"/>
                                  </a:lnTo>
                                  <a:lnTo>
                                    <a:pt x="24" y="4733"/>
                                  </a:lnTo>
                                  <a:lnTo>
                                    <a:pt x="24" y="4563"/>
                                  </a:lnTo>
                                  <a:moveTo>
                                    <a:pt x="24" y="4214"/>
                                  </a:moveTo>
                                  <a:lnTo>
                                    <a:pt x="24" y="4212"/>
                                  </a:lnTo>
                                  <a:lnTo>
                                    <a:pt x="20" y="4211"/>
                                  </a:lnTo>
                                  <a:lnTo>
                                    <a:pt x="17" y="4209"/>
                                  </a:lnTo>
                                  <a:lnTo>
                                    <a:pt x="10" y="4209"/>
                                  </a:lnTo>
                                  <a:lnTo>
                                    <a:pt x="6" y="4211"/>
                                  </a:lnTo>
                                  <a:lnTo>
                                    <a:pt x="3" y="4212"/>
                                  </a:lnTo>
                                  <a:lnTo>
                                    <a:pt x="1" y="4214"/>
                                  </a:lnTo>
                                  <a:lnTo>
                                    <a:pt x="1" y="4382"/>
                                  </a:lnTo>
                                  <a:lnTo>
                                    <a:pt x="3" y="4384"/>
                                  </a:lnTo>
                                  <a:lnTo>
                                    <a:pt x="5" y="4385"/>
                                  </a:lnTo>
                                  <a:lnTo>
                                    <a:pt x="3" y="4385"/>
                                  </a:lnTo>
                                  <a:lnTo>
                                    <a:pt x="1" y="4387"/>
                                  </a:lnTo>
                                  <a:lnTo>
                                    <a:pt x="1" y="4556"/>
                                  </a:lnTo>
                                  <a:lnTo>
                                    <a:pt x="3" y="4558"/>
                                  </a:lnTo>
                                  <a:lnTo>
                                    <a:pt x="6" y="4560"/>
                                  </a:lnTo>
                                  <a:lnTo>
                                    <a:pt x="10" y="4560"/>
                                  </a:lnTo>
                                  <a:lnTo>
                                    <a:pt x="13" y="4560"/>
                                  </a:lnTo>
                                  <a:lnTo>
                                    <a:pt x="17" y="4560"/>
                                  </a:lnTo>
                                  <a:lnTo>
                                    <a:pt x="20" y="4560"/>
                                  </a:lnTo>
                                  <a:lnTo>
                                    <a:pt x="24" y="4558"/>
                                  </a:lnTo>
                                  <a:lnTo>
                                    <a:pt x="24" y="4556"/>
                                  </a:lnTo>
                                  <a:lnTo>
                                    <a:pt x="24" y="4387"/>
                                  </a:lnTo>
                                  <a:lnTo>
                                    <a:pt x="24" y="4385"/>
                                  </a:lnTo>
                                  <a:lnTo>
                                    <a:pt x="22" y="4385"/>
                                  </a:lnTo>
                                  <a:lnTo>
                                    <a:pt x="24" y="4384"/>
                                  </a:lnTo>
                                  <a:lnTo>
                                    <a:pt x="24" y="4382"/>
                                  </a:lnTo>
                                  <a:lnTo>
                                    <a:pt x="24" y="4214"/>
                                  </a:lnTo>
                                  <a:moveTo>
                                    <a:pt x="24" y="3863"/>
                                  </a:moveTo>
                                  <a:lnTo>
                                    <a:pt x="24" y="3861"/>
                                  </a:lnTo>
                                  <a:lnTo>
                                    <a:pt x="20" y="3860"/>
                                  </a:lnTo>
                                  <a:lnTo>
                                    <a:pt x="17" y="3858"/>
                                  </a:lnTo>
                                  <a:lnTo>
                                    <a:pt x="10" y="3858"/>
                                  </a:lnTo>
                                  <a:lnTo>
                                    <a:pt x="6" y="3860"/>
                                  </a:lnTo>
                                  <a:lnTo>
                                    <a:pt x="3" y="3861"/>
                                  </a:lnTo>
                                  <a:lnTo>
                                    <a:pt x="1" y="3863"/>
                                  </a:lnTo>
                                  <a:lnTo>
                                    <a:pt x="1" y="4032"/>
                                  </a:lnTo>
                                  <a:lnTo>
                                    <a:pt x="3" y="4032"/>
                                  </a:lnTo>
                                  <a:lnTo>
                                    <a:pt x="5" y="4034"/>
                                  </a:lnTo>
                                  <a:lnTo>
                                    <a:pt x="3" y="4034"/>
                                  </a:lnTo>
                                  <a:lnTo>
                                    <a:pt x="1" y="4036"/>
                                  </a:lnTo>
                                  <a:lnTo>
                                    <a:pt x="1" y="4205"/>
                                  </a:lnTo>
                                  <a:lnTo>
                                    <a:pt x="3" y="4207"/>
                                  </a:lnTo>
                                  <a:lnTo>
                                    <a:pt x="6" y="4209"/>
                                  </a:lnTo>
                                  <a:lnTo>
                                    <a:pt x="10" y="4209"/>
                                  </a:lnTo>
                                  <a:lnTo>
                                    <a:pt x="13" y="4209"/>
                                  </a:lnTo>
                                  <a:lnTo>
                                    <a:pt x="17" y="4209"/>
                                  </a:lnTo>
                                  <a:lnTo>
                                    <a:pt x="20" y="4209"/>
                                  </a:lnTo>
                                  <a:lnTo>
                                    <a:pt x="24" y="4207"/>
                                  </a:lnTo>
                                  <a:lnTo>
                                    <a:pt x="24" y="4205"/>
                                  </a:lnTo>
                                  <a:lnTo>
                                    <a:pt x="24" y="4036"/>
                                  </a:lnTo>
                                  <a:lnTo>
                                    <a:pt x="24" y="4034"/>
                                  </a:lnTo>
                                  <a:lnTo>
                                    <a:pt x="22" y="4034"/>
                                  </a:lnTo>
                                  <a:lnTo>
                                    <a:pt x="24" y="4032"/>
                                  </a:lnTo>
                                  <a:lnTo>
                                    <a:pt x="24" y="4032"/>
                                  </a:lnTo>
                                  <a:lnTo>
                                    <a:pt x="24" y="3863"/>
                                  </a:lnTo>
                                  <a:moveTo>
                                    <a:pt x="24" y="3512"/>
                                  </a:moveTo>
                                  <a:lnTo>
                                    <a:pt x="24" y="3510"/>
                                  </a:lnTo>
                                  <a:lnTo>
                                    <a:pt x="20" y="3509"/>
                                  </a:lnTo>
                                  <a:lnTo>
                                    <a:pt x="17" y="3509"/>
                                  </a:lnTo>
                                  <a:lnTo>
                                    <a:pt x="10" y="3509"/>
                                  </a:lnTo>
                                  <a:lnTo>
                                    <a:pt x="6" y="3509"/>
                                  </a:lnTo>
                                  <a:lnTo>
                                    <a:pt x="3" y="3510"/>
                                  </a:lnTo>
                                  <a:lnTo>
                                    <a:pt x="1" y="3512"/>
                                  </a:lnTo>
                                  <a:lnTo>
                                    <a:pt x="1" y="3681"/>
                                  </a:lnTo>
                                  <a:lnTo>
                                    <a:pt x="3" y="3683"/>
                                  </a:lnTo>
                                  <a:lnTo>
                                    <a:pt x="5" y="3683"/>
                                  </a:lnTo>
                                  <a:lnTo>
                                    <a:pt x="3" y="3683"/>
                                  </a:lnTo>
                                  <a:lnTo>
                                    <a:pt x="1" y="3685"/>
                                  </a:lnTo>
                                  <a:lnTo>
                                    <a:pt x="1" y="3854"/>
                                  </a:lnTo>
                                  <a:lnTo>
                                    <a:pt x="3" y="3856"/>
                                  </a:lnTo>
                                  <a:lnTo>
                                    <a:pt x="6" y="3858"/>
                                  </a:lnTo>
                                  <a:lnTo>
                                    <a:pt x="10" y="3858"/>
                                  </a:lnTo>
                                  <a:lnTo>
                                    <a:pt x="13" y="3858"/>
                                  </a:lnTo>
                                  <a:lnTo>
                                    <a:pt x="17" y="3858"/>
                                  </a:lnTo>
                                  <a:lnTo>
                                    <a:pt x="20" y="3858"/>
                                  </a:lnTo>
                                  <a:lnTo>
                                    <a:pt x="24" y="3856"/>
                                  </a:lnTo>
                                  <a:lnTo>
                                    <a:pt x="24" y="3854"/>
                                  </a:lnTo>
                                  <a:lnTo>
                                    <a:pt x="24" y="3685"/>
                                  </a:lnTo>
                                  <a:lnTo>
                                    <a:pt x="24" y="3683"/>
                                  </a:lnTo>
                                  <a:lnTo>
                                    <a:pt x="22" y="3683"/>
                                  </a:lnTo>
                                  <a:lnTo>
                                    <a:pt x="24" y="3681"/>
                                  </a:lnTo>
                                  <a:lnTo>
                                    <a:pt x="24" y="3681"/>
                                  </a:lnTo>
                                  <a:lnTo>
                                    <a:pt x="24" y="3512"/>
                                  </a:lnTo>
                                  <a:moveTo>
                                    <a:pt x="24" y="3161"/>
                                  </a:moveTo>
                                  <a:lnTo>
                                    <a:pt x="24" y="3159"/>
                                  </a:lnTo>
                                  <a:lnTo>
                                    <a:pt x="20" y="3158"/>
                                  </a:lnTo>
                                  <a:lnTo>
                                    <a:pt x="17" y="3158"/>
                                  </a:lnTo>
                                  <a:lnTo>
                                    <a:pt x="10" y="3158"/>
                                  </a:lnTo>
                                  <a:lnTo>
                                    <a:pt x="6" y="3158"/>
                                  </a:lnTo>
                                  <a:lnTo>
                                    <a:pt x="3" y="3159"/>
                                  </a:lnTo>
                                  <a:lnTo>
                                    <a:pt x="1" y="3161"/>
                                  </a:lnTo>
                                  <a:lnTo>
                                    <a:pt x="1" y="3330"/>
                                  </a:lnTo>
                                  <a:lnTo>
                                    <a:pt x="3" y="3332"/>
                                  </a:lnTo>
                                  <a:lnTo>
                                    <a:pt x="5" y="3332"/>
                                  </a:lnTo>
                                  <a:lnTo>
                                    <a:pt x="3" y="3334"/>
                                  </a:lnTo>
                                  <a:lnTo>
                                    <a:pt x="1" y="3336"/>
                                  </a:lnTo>
                                  <a:lnTo>
                                    <a:pt x="1" y="3503"/>
                                  </a:lnTo>
                                  <a:lnTo>
                                    <a:pt x="3" y="3505"/>
                                  </a:lnTo>
                                  <a:lnTo>
                                    <a:pt x="6" y="3507"/>
                                  </a:lnTo>
                                  <a:lnTo>
                                    <a:pt x="10" y="3507"/>
                                  </a:lnTo>
                                  <a:lnTo>
                                    <a:pt x="13" y="3507"/>
                                  </a:lnTo>
                                  <a:lnTo>
                                    <a:pt x="17" y="3507"/>
                                  </a:lnTo>
                                  <a:lnTo>
                                    <a:pt x="20" y="3507"/>
                                  </a:lnTo>
                                  <a:lnTo>
                                    <a:pt x="24" y="3505"/>
                                  </a:lnTo>
                                  <a:lnTo>
                                    <a:pt x="24" y="3503"/>
                                  </a:lnTo>
                                  <a:lnTo>
                                    <a:pt x="24" y="3336"/>
                                  </a:lnTo>
                                  <a:lnTo>
                                    <a:pt x="24" y="3334"/>
                                  </a:lnTo>
                                  <a:lnTo>
                                    <a:pt x="22" y="3332"/>
                                  </a:lnTo>
                                  <a:lnTo>
                                    <a:pt x="24" y="3332"/>
                                  </a:lnTo>
                                  <a:lnTo>
                                    <a:pt x="24" y="3330"/>
                                  </a:lnTo>
                                  <a:lnTo>
                                    <a:pt x="24" y="3161"/>
                                  </a:lnTo>
                                  <a:moveTo>
                                    <a:pt x="24" y="2810"/>
                                  </a:moveTo>
                                  <a:lnTo>
                                    <a:pt x="24" y="2808"/>
                                  </a:lnTo>
                                  <a:lnTo>
                                    <a:pt x="20" y="2807"/>
                                  </a:lnTo>
                                  <a:lnTo>
                                    <a:pt x="17" y="2807"/>
                                  </a:lnTo>
                                  <a:lnTo>
                                    <a:pt x="10" y="2807"/>
                                  </a:lnTo>
                                  <a:lnTo>
                                    <a:pt x="6" y="2807"/>
                                  </a:lnTo>
                                  <a:lnTo>
                                    <a:pt x="3" y="2808"/>
                                  </a:lnTo>
                                  <a:lnTo>
                                    <a:pt x="1" y="2810"/>
                                  </a:lnTo>
                                  <a:lnTo>
                                    <a:pt x="1" y="2979"/>
                                  </a:lnTo>
                                  <a:lnTo>
                                    <a:pt x="3" y="2981"/>
                                  </a:lnTo>
                                  <a:lnTo>
                                    <a:pt x="5" y="2981"/>
                                  </a:lnTo>
                                  <a:lnTo>
                                    <a:pt x="3" y="2983"/>
                                  </a:lnTo>
                                  <a:lnTo>
                                    <a:pt x="1" y="2985"/>
                                  </a:lnTo>
                                  <a:lnTo>
                                    <a:pt x="1" y="3154"/>
                                  </a:lnTo>
                                  <a:lnTo>
                                    <a:pt x="3" y="3154"/>
                                  </a:lnTo>
                                  <a:lnTo>
                                    <a:pt x="6" y="3156"/>
                                  </a:lnTo>
                                  <a:lnTo>
                                    <a:pt x="10" y="3158"/>
                                  </a:lnTo>
                                  <a:lnTo>
                                    <a:pt x="13" y="3158"/>
                                  </a:lnTo>
                                  <a:lnTo>
                                    <a:pt x="17" y="3158"/>
                                  </a:lnTo>
                                  <a:lnTo>
                                    <a:pt x="20" y="3156"/>
                                  </a:lnTo>
                                  <a:lnTo>
                                    <a:pt x="24" y="3154"/>
                                  </a:lnTo>
                                  <a:lnTo>
                                    <a:pt x="24" y="3152"/>
                                  </a:lnTo>
                                  <a:lnTo>
                                    <a:pt x="24" y="2985"/>
                                  </a:lnTo>
                                  <a:lnTo>
                                    <a:pt x="24" y="2983"/>
                                  </a:lnTo>
                                  <a:lnTo>
                                    <a:pt x="22" y="2981"/>
                                  </a:lnTo>
                                  <a:lnTo>
                                    <a:pt x="24" y="2981"/>
                                  </a:lnTo>
                                  <a:lnTo>
                                    <a:pt x="24" y="2979"/>
                                  </a:lnTo>
                                  <a:lnTo>
                                    <a:pt x="24" y="2810"/>
                                  </a:lnTo>
                                  <a:moveTo>
                                    <a:pt x="24" y="2459"/>
                                  </a:moveTo>
                                  <a:lnTo>
                                    <a:pt x="24" y="2459"/>
                                  </a:lnTo>
                                  <a:lnTo>
                                    <a:pt x="20" y="2455"/>
                                  </a:lnTo>
                                  <a:lnTo>
                                    <a:pt x="17" y="2455"/>
                                  </a:lnTo>
                                  <a:lnTo>
                                    <a:pt x="10" y="2455"/>
                                  </a:lnTo>
                                  <a:lnTo>
                                    <a:pt x="6" y="2455"/>
                                  </a:lnTo>
                                  <a:lnTo>
                                    <a:pt x="3" y="2459"/>
                                  </a:lnTo>
                                  <a:lnTo>
                                    <a:pt x="1" y="2459"/>
                                  </a:lnTo>
                                  <a:lnTo>
                                    <a:pt x="1" y="2628"/>
                                  </a:lnTo>
                                  <a:lnTo>
                                    <a:pt x="3" y="2630"/>
                                  </a:lnTo>
                                  <a:lnTo>
                                    <a:pt x="5" y="2632"/>
                                  </a:lnTo>
                                  <a:lnTo>
                                    <a:pt x="3" y="2632"/>
                                  </a:lnTo>
                                  <a:lnTo>
                                    <a:pt x="1" y="2634"/>
                                  </a:lnTo>
                                  <a:lnTo>
                                    <a:pt x="1" y="2803"/>
                                  </a:lnTo>
                                  <a:lnTo>
                                    <a:pt x="3" y="2805"/>
                                  </a:lnTo>
                                  <a:lnTo>
                                    <a:pt x="6" y="2807"/>
                                  </a:lnTo>
                                  <a:lnTo>
                                    <a:pt x="10" y="2807"/>
                                  </a:lnTo>
                                  <a:lnTo>
                                    <a:pt x="13" y="2807"/>
                                  </a:lnTo>
                                  <a:lnTo>
                                    <a:pt x="17" y="2807"/>
                                  </a:lnTo>
                                  <a:lnTo>
                                    <a:pt x="20" y="2807"/>
                                  </a:lnTo>
                                  <a:lnTo>
                                    <a:pt x="24" y="2803"/>
                                  </a:lnTo>
                                  <a:lnTo>
                                    <a:pt x="24" y="2803"/>
                                  </a:lnTo>
                                  <a:lnTo>
                                    <a:pt x="24" y="2634"/>
                                  </a:lnTo>
                                  <a:lnTo>
                                    <a:pt x="24" y="2632"/>
                                  </a:lnTo>
                                  <a:lnTo>
                                    <a:pt x="22" y="2632"/>
                                  </a:lnTo>
                                  <a:lnTo>
                                    <a:pt x="24" y="2630"/>
                                  </a:lnTo>
                                  <a:lnTo>
                                    <a:pt x="24" y="2628"/>
                                  </a:lnTo>
                                  <a:lnTo>
                                    <a:pt x="24" y="2459"/>
                                  </a:lnTo>
                                  <a:moveTo>
                                    <a:pt x="24" y="2110"/>
                                  </a:moveTo>
                                  <a:lnTo>
                                    <a:pt x="24" y="2108"/>
                                  </a:lnTo>
                                  <a:lnTo>
                                    <a:pt x="20" y="2106"/>
                                  </a:lnTo>
                                  <a:lnTo>
                                    <a:pt x="17" y="2104"/>
                                  </a:lnTo>
                                  <a:lnTo>
                                    <a:pt x="10" y="2104"/>
                                  </a:lnTo>
                                  <a:lnTo>
                                    <a:pt x="6" y="2106"/>
                                  </a:lnTo>
                                  <a:lnTo>
                                    <a:pt x="3" y="2108"/>
                                  </a:lnTo>
                                  <a:lnTo>
                                    <a:pt x="1" y="2110"/>
                                  </a:lnTo>
                                  <a:lnTo>
                                    <a:pt x="1" y="2279"/>
                                  </a:lnTo>
                                  <a:lnTo>
                                    <a:pt x="3" y="2279"/>
                                  </a:lnTo>
                                  <a:lnTo>
                                    <a:pt x="5" y="2281"/>
                                  </a:lnTo>
                                  <a:lnTo>
                                    <a:pt x="3" y="2281"/>
                                  </a:lnTo>
                                  <a:lnTo>
                                    <a:pt x="1" y="2283"/>
                                  </a:lnTo>
                                  <a:lnTo>
                                    <a:pt x="1" y="2452"/>
                                  </a:lnTo>
                                  <a:lnTo>
                                    <a:pt x="3" y="2454"/>
                                  </a:lnTo>
                                  <a:lnTo>
                                    <a:pt x="6" y="2455"/>
                                  </a:lnTo>
                                  <a:lnTo>
                                    <a:pt x="10" y="2455"/>
                                  </a:lnTo>
                                  <a:lnTo>
                                    <a:pt x="13" y="2455"/>
                                  </a:lnTo>
                                  <a:lnTo>
                                    <a:pt x="17" y="2455"/>
                                  </a:lnTo>
                                  <a:lnTo>
                                    <a:pt x="20" y="2455"/>
                                  </a:lnTo>
                                  <a:lnTo>
                                    <a:pt x="24" y="2454"/>
                                  </a:lnTo>
                                  <a:lnTo>
                                    <a:pt x="24" y="2452"/>
                                  </a:lnTo>
                                  <a:lnTo>
                                    <a:pt x="24" y="2283"/>
                                  </a:lnTo>
                                  <a:lnTo>
                                    <a:pt x="24" y="2281"/>
                                  </a:lnTo>
                                  <a:lnTo>
                                    <a:pt x="22" y="2281"/>
                                  </a:lnTo>
                                  <a:lnTo>
                                    <a:pt x="24" y="2279"/>
                                  </a:lnTo>
                                  <a:lnTo>
                                    <a:pt x="24" y="2277"/>
                                  </a:lnTo>
                                  <a:lnTo>
                                    <a:pt x="24" y="2110"/>
                                  </a:lnTo>
                                  <a:moveTo>
                                    <a:pt x="24" y="1759"/>
                                  </a:moveTo>
                                  <a:lnTo>
                                    <a:pt x="24" y="1757"/>
                                  </a:lnTo>
                                  <a:lnTo>
                                    <a:pt x="20" y="1755"/>
                                  </a:lnTo>
                                  <a:lnTo>
                                    <a:pt x="17" y="1753"/>
                                  </a:lnTo>
                                  <a:lnTo>
                                    <a:pt x="10" y="1753"/>
                                  </a:lnTo>
                                  <a:lnTo>
                                    <a:pt x="6" y="1755"/>
                                  </a:lnTo>
                                  <a:lnTo>
                                    <a:pt x="3" y="1757"/>
                                  </a:lnTo>
                                  <a:lnTo>
                                    <a:pt x="1" y="1759"/>
                                  </a:lnTo>
                                  <a:lnTo>
                                    <a:pt x="1" y="1928"/>
                                  </a:lnTo>
                                  <a:lnTo>
                                    <a:pt x="3" y="1928"/>
                                  </a:lnTo>
                                  <a:lnTo>
                                    <a:pt x="5" y="1930"/>
                                  </a:lnTo>
                                  <a:lnTo>
                                    <a:pt x="3" y="1930"/>
                                  </a:lnTo>
                                  <a:lnTo>
                                    <a:pt x="1" y="1932"/>
                                  </a:lnTo>
                                  <a:lnTo>
                                    <a:pt x="1" y="2101"/>
                                  </a:lnTo>
                                  <a:lnTo>
                                    <a:pt x="3" y="2103"/>
                                  </a:lnTo>
                                  <a:lnTo>
                                    <a:pt x="6" y="2104"/>
                                  </a:lnTo>
                                  <a:lnTo>
                                    <a:pt x="10" y="2104"/>
                                  </a:lnTo>
                                  <a:lnTo>
                                    <a:pt x="13" y="2104"/>
                                  </a:lnTo>
                                  <a:lnTo>
                                    <a:pt x="17" y="2104"/>
                                  </a:lnTo>
                                  <a:lnTo>
                                    <a:pt x="20" y="2104"/>
                                  </a:lnTo>
                                  <a:lnTo>
                                    <a:pt x="24" y="2103"/>
                                  </a:lnTo>
                                  <a:lnTo>
                                    <a:pt x="24" y="2101"/>
                                  </a:lnTo>
                                  <a:lnTo>
                                    <a:pt x="24" y="1932"/>
                                  </a:lnTo>
                                  <a:lnTo>
                                    <a:pt x="24" y="1930"/>
                                  </a:lnTo>
                                  <a:lnTo>
                                    <a:pt x="22" y="1930"/>
                                  </a:lnTo>
                                  <a:lnTo>
                                    <a:pt x="24" y="1928"/>
                                  </a:lnTo>
                                  <a:lnTo>
                                    <a:pt x="24" y="1928"/>
                                  </a:lnTo>
                                  <a:lnTo>
                                    <a:pt x="24" y="1759"/>
                                  </a:lnTo>
                                  <a:moveTo>
                                    <a:pt x="24" y="1408"/>
                                  </a:moveTo>
                                  <a:lnTo>
                                    <a:pt x="24" y="1406"/>
                                  </a:lnTo>
                                  <a:lnTo>
                                    <a:pt x="20" y="1404"/>
                                  </a:lnTo>
                                  <a:lnTo>
                                    <a:pt x="17" y="1404"/>
                                  </a:lnTo>
                                  <a:lnTo>
                                    <a:pt x="10" y="1404"/>
                                  </a:lnTo>
                                  <a:lnTo>
                                    <a:pt x="6" y="1404"/>
                                  </a:lnTo>
                                  <a:lnTo>
                                    <a:pt x="3" y="1406"/>
                                  </a:lnTo>
                                  <a:lnTo>
                                    <a:pt x="1" y="1408"/>
                                  </a:lnTo>
                                  <a:lnTo>
                                    <a:pt x="1" y="1577"/>
                                  </a:lnTo>
                                  <a:lnTo>
                                    <a:pt x="3" y="1579"/>
                                  </a:lnTo>
                                  <a:lnTo>
                                    <a:pt x="5" y="1579"/>
                                  </a:lnTo>
                                  <a:lnTo>
                                    <a:pt x="3" y="1581"/>
                                  </a:lnTo>
                                  <a:lnTo>
                                    <a:pt x="1" y="1581"/>
                                  </a:lnTo>
                                  <a:lnTo>
                                    <a:pt x="1" y="1750"/>
                                  </a:lnTo>
                                  <a:lnTo>
                                    <a:pt x="3" y="1752"/>
                                  </a:lnTo>
                                  <a:lnTo>
                                    <a:pt x="6" y="1753"/>
                                  </a:lnTo>
                                  <a:lnTo>
                                    <a:pt x="10" y="1753"/>
                                  </a:lnTo>
                                  <a:lnTo>
                                    <a:pt x="13" y="1753"/>
                                  </a:lnTo>
                                  <a:lnTo>
                                    <a:pt x="17" y="1753"/>
                                  </a:lnTo>
                                  <a:lnTo>
                                    <a:pt x="20" y="1753"/>
                                  </a:lnTo>
                                  <a:lnTo>
                                    <a:pt x="24" y="1752"/>
                                  </a:lnTo>
                                  <a:lnTo>
                                    <a:pt x="24" y="1750"/>
                                  </a:lnTo>
                                  <a:lnTo>
                                    <a:pt x="24" y="1581"/>
                                  </a:lnTo>
                                  <a:lnTo>
                                    <a:pt x="24" y="1581"/>
                                  </a:lnTo>
                                  <a:lnTo>
                                    <a:pt x="22" y="1579"/>
                                  </a:lnTo>
                                  <a:lnTo>
                                    <a:pt x="24" y="1579"/>
                                  </a:lnTo>
                                  <a:lnTo>
                                    <a:pt x="24" y="1577"/>
                                  </a:lnTo>
                                  <a:lnTo>
                                    <a:pt x="24" y="1408"/>
                                  </a:lnTo>
                                  <a:moveTo>
                                    <a:pt x="24" y="1057"/>
                                  </a:moveTo>
                                  <a:lnTo>
                                    <a:pt x="24" y="1055"/>
                                  </a:lnTo>
                                  <a:lnTo>
                                    <a:pt x="20" y="1053"/>
                                  </a:lnTo>
                                  <a:lnTo>
                                    <a:pt x="17" y="1053"/>
                                  </a:lnTo>
                                  <a:lnTo>
                                    <a:pt x="10" y="1053"/>
                                  </a:lnTo>
                                  <a:lnTo>
                                    <a:pt x="6" y="1053"/>
                                  </a:lnTo>
                                  <a:lnTo>
                                    <a:pt x="3" y="1055"/>
                                  </a:lnTo>
                                  <a:lnTo>
                                    <a:pt x="1" y="1057"/>
                                  </a:lnTo>
                                  <a:lnTo>
                                    <a:pt x="1" y="1226"/>
                                  </a:lnTo>
                                  <a:lnTo>
                                    <a:pt x="3" y="1228"/>
                                  </a:lnTo>
                                  <a:lnTo>
                                    <a:pt x="5" y="1228"/>
                                  </a:lnTo>
                                  <a:lnTo>
                                    <a:pt x="3" y="1230"/>
                                  </a:lnTo>
                                  <a:lnTo>
                                    <a:pt x="1" y="1231"/>
                                  </a:lnTo>
                                  <a:lnTo>
                                    <a:pt x="1" y="1399"/>
                                  </a:lnTo>
                                  <a:lnTo>
                                    <a:pt x="3" y="1401"/>
                                  </a:lnTo>
                                  <a:lnTo>
                                    <a:pt x="6" y="1402"/>
                                  </a:lnTo>
                                  <a:lnTo>
                                    <a:pt x="10" y="1404"/>
                                  </a:lnTo>
                                  <a:lnTo>
                                    <a:pt x="13" y="1404"/>
                                  </a:lnTo>
                                  <a:lnTo>
                                    <a:pt x="17" y="1404"/>
                                  </a:lnTo>
                                  <a:lnTo>
                                    <a:pt x="20" y="1402"/>
                                  </a:lnTo>
                                  <a:lnTo>
                                    <a:pt x="24" y="1401"/>
                                  </a:lnTo>
                                  <a:lnTo>
                                    <a:pt x="24" y="1399"/>
                                  </a:lnTo>
                                  <a:lnTo>
                                    <a:pt x="24" y="1231"/>
                                  </a:lnTo>
                                  <a:lnTo>
                                    <a:pt x="24" y="1230"/>
                                  </a:lnTo>
                                  <a:lnTo>
                                    <a:pt x="22" y="1228"/>
                                  </a:lnTo>
                                  <a:lnTo>
                                    <a:pt x="24" y="1228"/>
                                  </a:lnTo>
                                  <a:lnTo>
                                    <a:pt x="24" y="1226"/>
                                  </a:lnTo>
                                  <a:lnTo>
                                    <a:pt x="24" y="1057"/>
                                  </a:lnTo>
                                  <a:moveTo>
                                    <a:pt x="24" y="706"/>
                                  </a:moveTo>
                                  <a:lnTo>
                                    <a:pt x="24" y="706"/>
                                  </a:lnTo>
                                  <a:lnTo>
                                    <a:pt x="20" y="702"/>
                                  </a:lnTo>
                                  <a:lnTo>
                                    <a:pt x="17" y="702"/>
                                  </a:lnTo>
                                  <a:lnTo>
                                    <a:pt x="10" y="702"/>
                                  </a:lnTo>
                                  <a:lnTo>
                                    <a:pt x="6" y="702"/>
                                  </a:lnTo>
                                  <a:lnTo>
                                    <a:pt x="3" y="706"/>
                                  </a:lnTo>
                                  <a:lnTo>
                                    <a:pt x="1" y="706"/>
                                  </a:lnTo>
                                  <a:lnTo>
                                    <a:pt x="1" y="875"/>
                                  </a:lnTo>
                                  <a:lnTo>
                                    <a:pt x="3" y="877"/>
                                  </a:lnTo>
                                  <a:lnTo>
                                    <a:pt x="5" y="877"/>
                                  </a:lnTo>
                                  <a:lnTo>
                                    <a:pt x="3" y="878"/>
                                  </a:lnTo>
                                  <a:lnTo>
                                    <a:pt x="1" y="880"/>
                                  </a:lnTo>
                                  <a:lnTo>
                                    <a:pt x="1" y="1050"/>
                                  </a:lnTo>
                                  <a:lnTo>
                                    <a:pt x="3" y="1050"/>
                                  </a:lnTo>
                                  <a:lnTo>
                                    <a:pt x="6" y="1051"/>
                                  </a:lnTo>
                                  <a:lnTo>
                                    <a:pt x="10" y="1053"/>
                                  </a:lnTo>
                                  <a:lnTo>
                                    <a:pt x="13" y="1053"/>
                                  </a:lnTo>
                                  <a:lnTo>
                                    <a:pt x="17" y="1053"/>
                                  </a:lnTo>
                                  <a:lnTo>
                                    <a:pt x="20" y="1051"/>
                                  </a:lnTo>
                                  <a:lnTo>
                                    <a:pt x="24" y="1050"/>
                                  </a:lnTo>
                                  <a:lnTo>
                                    <a:pt x="24" y="1050"/>
                                  </a:lnTo>
                                  <a:lnTo>
                                    <a:pt x="24" y="880"/>
                                  </a:lnTo>
                                  <a:lnTo>
                                    <a:pt x="24" y="878"/>
                                  </a:lnTo>
                                  <a:lnTo>
                                    <a:pt x="22" y="877"/>
                                  </a:lnTo>
                                  <a:lnTo>
                                    <a:pt x="24" y="877"/>
                                  </a:lnTo>
                                  <a:lnTo>
                                    <a:pt x="24" y="875"/>
                                  </a:lnTo>
                                  <a:lnTo>
                                    <a:pt x="24" y="706"/>
                                  </a:lnTo>
                                  <a:moveTo>
                                    <a:pt x="24" y="356"/>
                                  </a:moveTo>
                                  <a:lnTo>
                                    <a:pt x="24" y="355"/>
                                  </a:lnTo>
                                  <a:lnTo>
                                    <a:pt x="20" y="353"/>
                                  </a:lnTo>
                                  <a:lnTo>
                                    <a:pt x="17" y="351"/>
                                  </a:lnTo>
                                  <a:lnTo>
                                    <a:pt x="10" y="351"/>
                                  </a:lnTo>
                                  <a:lnTo>
                                    <a:pt x="6" y="353"/>
                                  </a:lnTo>
                                  <a:lnTo>
                                    <a:pt x="3" y="355"/>
                                  </a:lnTo>
                                  <a:lnTo>
                                    <a:pt x="1" y="356"/>
                                  </a:lnTo>
                                  <a:lnTo>
                                    <a:pt x="1" y="524"/>
                                  </a:lnTo>
                                  <a:lnTo>
                                    <a:pt x="3" y="526"/>
                                  </a:lnTo>
                                  <a:lnTo>
                                    <a:pt x="5" y="527"/>
                                  </a:lnTo>
                                  <a:lnTo>
                                    <a:pt x="3" y="527"/>
                                  </a:lnTo>
                                  <a:lnTo>
                                    <a:pt x="1" y="529"/>
                                  </a:lnTo>
                                  <a:lnTo>
                                    <a:pt x="1" y="699"/>
                                  </a:lnTo>
                                  <a:lnTo>
                                    <a:pt x="3" y="700"/>
                                  </a:lnTo>
                                  <a:lnTo>
                                    <a:pt x="6" y="702"/>
                                  </a:lnTo>
                                  <a:lnTo>
                                    <a:pt x="10" y="702"/>
                                  </a:lnTo>
                                  <a:lnTo>
                                    <a:pt x="13" y="702"/>
                                  </a:lnTo>
                                  <a:lnTo>
                                    <a:pt x="17" y="702"/>
                                  </a:lnTo>
                                  <a:lnTo>
                                    <a:pt x="20" y="702"/>
                                  </a:lnTo>
                                  <a:lnTo>
                                    <a:pt x="24" y="700"/>
                                  </a:lnTo>
                                  <a:lnTo>
                                    <a:pt x="24" y="699"/>
                                  </a:lnTo>
                                  <a:lnTo>
                                    <a:pt x="24" y="529"/>
                                  </a:lnTo>
                                  <a:lnTo>
                                    <a:pt x="24" y="527"/>
                                  </a:lnTo>
                                  <a:lnTo>
                                    <a:pt x="22" y="527"/>
                                  </a:lnTo>
                                  <a:lnTo>
                                    <a:pt x="24" y="526"/>
                                  </a:lnTo>
                                  <a:lnTo>
                                    <a:pt x="24" y="524"/>
                                  </a:lnTo>
                                  <a:lnTo>
                                    <a:pt x="24" y="356"/>
                                  </a:lnTo>
                                  <a:moveTo>
                                    <a:pt x="24" y="5"/>
                                  </a:moveTo>
                                  <a:lnTo>
                                    <a:pt x="24" y="4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6" y="2"/>
                                  </a:lnTo>
                                  <a:lnTo>
                                    <a:pt x="3" y="4"/>
                                  </a:lnTo>
                                  <a:lnTo>
                                    <a:pt x="1" y="5"/>
                                  </a:lnTo>
                                  <a:lnTo>
                                    <a:pt x="1" y="175"/>
                                  </a:lnTo>
                                  <a:lnTo>
                                    <a:pt x="3" y="175"/>
                                  </a:lnTo>
                                  <a:lnTo>
                                    <a:pt x="5" y="176"/>
                                  </a:lnTo>
                                  <a:lnTo>
                                    <a:pt x="3" y="176"/>
                                  </a:lnTo>
                                  <a:lnTo>
                                    <a:pt x="1" y="178"/>
                                  </a:lnTo>
                                  <a:lnTo>
                                    <a:pt x="1" y="348"/>
                                  </a:lnTo>
                                  <a:lnTo>
                                    <a:pt x="3" y="349"/>
                                  </a:lnTo>
                                  <a:lnTo>
                                    <a:pt x="6" y="351"/>
                                  </a:lnTo>
                                  <a:lnTo>
                                    <a:pt x="10" y="351"/>
                                  </a:lnTo>
                                  <a:lnTo>
                                    <a:pt x="13" y="351"/>
                                  </a:lnTo>
                                  <a:lnTo>
                                    <a:pt x="17" y="351"/>
                                  </a:lnTo>
                                  <a:lnTo>
                                    <a:pt x="20" y="351"/>
                                  </a:lnTo>
                                  <a:lnTo>
                                    <a:pt x="24" y="349"/>
                                  </a:lnTo>
                                  <a:lnTo>
                                    <a:pt x="24" y="348"/>
                                  </a:lnTo>
                                  <a:lnTo>
                                    <a:pt x="24" y="178"/>
                                  </a:lnTo>
                                  <a:lnTo>
                                    <a:pt x="24" y="176"/>
                                  </a:lnTo>
                                  <a:lnTo>
                                    <a:pt x="22" y="176"/>
                                  </a:lnTo>
                                  <a:lnTo>
                                    <a:pt x="24" y="175"/>
                                  </a:lnTo>
                                  <a:lnTo>
                                    <a:pt x="24" y="173"/>
                                  </a:lnTo>
                                  <a:lnTo>
                                    <a:pt x="24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120" style="position:absolute;margin-left:447.25pt;margin-top:-528.95pt;width:0.65pt;height:497.1pt" coordorigin="8945,-10579" coordsize="13,9942"/>
              </w:pict>
            </mc:Fallback>
          </mc:AlternateContent>
          <w:delText>​​​​</w:delText>
        </w:r>
      </w:del>
      <w:del w:id="390" w:author="User" w:date="2023-04-17T13:51:00Z">
        <w:r>
          <w:rPr/>
          <mc:AlternateContent>
            <mc:Choice Requires="wpg">
              <w:drawing>
                <wp:anchor behindDoc="1" distT="0" distB="0" distL="0" distR="0" simplePos="0" locked="0" layoutInCell="0" allowOverlap="1" relativeHeight="225">
                  <wp:simplePos x="0" y="0"/>
                  <wp:positionH relativeFrom="page">
                    <wp:posOffset>5244465</wp:posOffset>
                  </wp:positionH>
                  <wp:positionV relativeFrom="page">
                    <wp:posOffset>457200</wp:posOffset>
                  </wp:positionV>
                  <wp:extent cx="280670" cy="6503035"/>
                  <wp:effectExtent l="0" t="0" r="0" b="0"/>
                  <wp:wrapNone/>
                  <wp:docPr id="198" name="Фигура121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80800" cy="6503040"/>
                            <a:chOff x="0" y="0"/>
                            <a:chExt cx="280800" cy="6503040"/>
                          </a:xfrm>
                        </wpg:grpSpPr>
                        <wps:wsp>
                          <wps:cNvSpPr/>
                          <wps:spPr>
                            <a:xfrm>
                              <a:off x="187920" y="0"/>
                              <a:ext cx="81360" cy="93960"/>
                            </a:xfrm>
                            <a:custGeom>
                              <a:avLst/>
                              <a:gdLst>
                                <a:gd name="textAreaLeft" fmla="*/ 0 w 46080"/>
                                <a:gd name="textAreaRight" fmla="*/ 46800 w 46080"/>
                                <a:gd name="textAreaTop" fmla="*/ 0 h 53280"/>
                                <a:gd name="textAreaBottom" fmla="*/ 54000 h 5328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229" h="265">
                                  <a:moveTo>
                                    <a:pt x="174" y="189"/>
                                  </a:moveTo>
                                  <a:lnTo>
                                    <a:pt x="174" y="182"/>
                                  </a:lnTo>
                                  <a:lnTo>
                                    <a:pt x="171" y="170"/>
                                  </a:lnTo>
                                  <a:lnTo>
                                    <a:pt x="169" y="165"/>
                                  </a:lnTo>
                                  <a:lnTo>
                                    <a:pt x="167" y="154"/>
                                  </a:lnTo>
                                  <a:lnTo>
                                    <a:pt x="164" y="149"/>
                                  </a:lnTo>
                                  <a:lnTo>
                                    <a:pt x="160" y="140"/>
                                  </a:lnTo>
                                  <a:lnTo>
                                    <a:pt x="158" y="138"/>
                                  </a:lnTo>
                                  <a:lnTo>
                                    <a:pt x="155" y="135"/>
                                  </a:lnTo>
                                  <a:lnTo>
                                    <a:pt x="153" y="133"/>
                                  </a:lnTo>
                                  <a:lnTo>
                                    <a:pt x="149" y="133"/>
                                  </a:lnTo>
                                  <a:lnTo>
                                    <a:pt x="137" y="133"/>
                                  </a:lnTo>
                                  <a:lnTo>
                                    <a:pt x="134" y="133"/>
                                  </a:lnTo>
                                  <a:lnTo>
                                    <a:pt x="132" y="133"/>
                                  </a:lnTo>
                                  <a:lnTo>
                                    <a:pt x="128" y="135"/>
                                  </a:lnTo>
                                  <a:lnTo>
                                    <a:pt x="128" y="136"/>
                                  </a:lnTo>
                                  <a:lnTo>
                                    <a:pt x="126" y="138"/>
                                  </a:lnTo>
                                  <a:lnTo>
                                    <a:pt x="125" y="138"/>
                                  </a:lnTo>
                                  <a:lnTo>
                                    <a:pt x="125" y="142"/>
                                  </a:lnTo>
                                  <a:lnTo>
                                    <a:pt x="126" y="143"/>
                                  </a:lnTo>
                                  <a:lnTo>
                                    <a:pt x="130" y="150"/>
                                  </a:lnTo>
                                  <a:lnTo>
                                    <a:pt x="132" y="154"/>
                                  </a:lnTo>
                                  <a:lnTo>
                                    <a:pt x="135" y="163"/>
                                  </a:lnTo>
                                  <a:lnTo>
                                    <a:pt x="137" y="168"/>
                                  </a:lnTo>
                                  <a:lnTo>
                                    <a:pt x="141" y="179"/>
                                  </a:lnTo>
                                  <a:lnTo>
                                    <a:pt x="141" y="186"/>
                                  </a:lnTo>
                                  <a:lnTo>
                                    <a:pt x="141" y="198"/>
                                  </a:lnTo>
                                  <a:lnTo>
                                    <a:pt x="141" y="202"/>
                                  </a:lnTo>
                                  <a:lnTo>
                                    <a:pt x="139" y="210"/>
                                  </a:lnTo>
                                  <a:lnTo>
                                    <a:pt x="137" y="212"/>
                                  </a:lnTo>
                                  <a:lnTo>
                                    <a:pt x="132" y="217"/>
                                  </a:lnTo>
                                  <a:lnTo>
                                    <a:pt x="132" y="217"/>
                                  </a:lnTo>
                                  <a:lnTo>
                                    <a:pt x="128" y="219"/>
                                  </a:lnTo>
                                  <a:lnTo>
                                    <a:pt x="121" y="221"/>
                                  </a:lnTo>
                                  <a:lnTo>
                                    <a:pt x="118" y="221"/>
                                  </a:lnTo>
                                  <a:lnTo>
                                    <a:pt x="104" y="221"/>
                                  </a:lnTo>
                                  <a:lnTo>
                                    <a:pt x="104" y="193"/>
                                  </a:lnTo>
                                  <a:lnTo>
                                    <a:pt x="102" y="180"/>
                                  </a:lnTo>
                                  <a:lnTo>
                                    <a:pt x="98" y="159"/>
                                  </a:lnTo>
                                  <a:lnTo>
                                    <a:pt x="95" y="152"/>
                                  </a:lnTo>
                                  <a:lnTo>
                                    <a:pt x="86" y="138"/>
                                  </a:lnTo>
                                  <a:lnTo>
                                    <a:pt x="81" y="133"/>
                                  </a:lnTo>
                                  <a:lnTo>
                                    <a:pt x="75" y="129"/>
                                  </a:lnTo>
                                  <a:lnTo>
                                    <a:pt x="75" y="198"/>
                                  </a:lnTo>
                                  <a:lnTo>
                                    <a:pt x="75" y="221"/>
                                  </a:lnTo>
                                  <a:lnTo>
                                    <a:pt x="50" y="221"/>
                                  </a:lnTo>
                                  <a:lnTo>
                                    <a:pt x="43" y="216"/>
                                  </a:lnTo>
                                  <a:lnTo>
                                    <a:pt x="40" y="210"/>
                                  </a:lnTo>
                                  <a:lnTo>
                                    <a:pt x="33" y="200"/>
                                  </a:lnTo>
                                  <a:lnTo>
                                    <a:pt x="31" y="195"/>
                                  </a:lnTo>
                                  <a:lnTo>
                                    <a:pt x="31" y="182"/>
                                  </a:lnTo>
                                  <a:lnTo>
                                    <a:pt x="33" y="177"/>
                                  </a:lnTo>
                                  <a:lnTo>
                                    <a:pt x="36" y="172"/>
                                  </a:lnTo>
                                  <a:lnTo>
                                    <a:pt x="40" y="168"/>
                                  </a:lnTo>
                                  <a:lnTo>
                                    <a:pt x="45" y="166"/>
                                  </a:lnTo>
                                  <a:lnTo>
                                    <a:pt x="56" y="166"/>
                                  </a:lnTo>
                                  <a:lnTo>
                                    <a:pt x="59" y="166"/>
                                  </a:lnTo>
                                  <a:lnTo>
                                    <a:pt x="65" y="170"/>
                                  </a:lnTo>
                                  <a:lnTo>
                                    <a:pt x="68" y="172"/>
                                  </a:lnTo>
                                  <a:lnTo>
                                    <a:pt x="72" y="179"/>
                                  </a:lnTo>
                                  <a:lnTo>
                                    <a:pt x="73" y="182"/>
                                  </a:lnTo>
                                  <a:lnTo>
                                    <a:pt x="75" y="191"/>
                                  </a:lnTo>
                                  <a:lnTo>
                                    <a:pt x="75" y="198"/>
                                  </a:lnTo>
                                  <a:lnTo>
                                    <a:pt x="75" y="129"/>
                                  </a:lnTo>
                                  <a:lnTo>
                                    <a:pt x="73" y="129"/>
                                  </a:lnTo>
                                  <a:lnTo>
                                    <a:pt x="68" y="126"/>
                                  </a:lnTo>
                                  <a:lnTo>
                                    <a:pt x="59" y="124"/>
                                  </a:lnTo>
                                  <a:lnTo>
                                    <a:pt x="40" y="124"/>
                                  </a:lnTo>
                                  <a:lnTo>
                                    <a:pt x="35" y="126"/>
                                  </a:lnTo>
                                  <a:lnTo>
                                    <a:pt x="22" y="131"/>
                                  </a:lnTo>
                                  <a:lnTo>
                                    <a:pt x="17" y="135"/>
                                  </a:lnTo>
                                  <a:lnTo>
                                    <a:pt x="10" y="145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5" y="158"/>
                                  </a:lnTo>
                                  <a:lnTo>
                                    <a:pt x="3" y="165"/>
                                  </a:lnTo>
                                  <a:lnTo>
                                    <a:pt x="1" y="172"/>
                                  </a:lnTo>
                                  <a:lnTo>
                                    <a:pt x="1" y="189"/>
                                  </a:lnTo>
                                  <a:lnTo>
                                    <a:pt x="3" y="198"/>
                                  </a:lnTo>
                                  <a:lnTo>
                                    <a:pt x="6" y="207"/>
                                  </a:lnTo>
                                  <a:lnTo>
                                    <a:pt x="10" y="214"/>
                                  </a:lnTo>
                                  <a:lnTo>
                                    <a:pt x="15" y="221"/>
                                  </a:lnTo>
                                  <a:lnTo>
                                    <a:pt x="22" y="228"/>
                                  </a:lnTo>
                                  <a:lnTo>
                                    <a:pt x="8" y="228"/>
                                  </a:lnTo>
                                  <a:lnTo>
                                    <a:pt x="8" y="228"/>
                                  </a:lnTo>
                                  <a:lnTo>
                                    <a:pt x="6" y="230"/>
                                  </a:lnTo>
                                  <a:lnTo>
                                    <a:pt x="5" y="232"/>
                                  </a:lnTo>
                                  <a:lnTo>
                                    <a:pt x="5" y="235"/>
                                  </a:lnTo>
                                  <a:lnTo>
                                    <a:pt x="5" y="237"/>
                                  </a:lnTo>
                                  <a:lnTo>
                                    <a:pt x="5" y="240"/>
                                  </a:lnTo>
                                  <a:lnTo>
                                    <a:pt x="5" y="251"/>
                                  </a:lnTo>
                                  <a:lnTo>
                                    <a:pt x="5" y="254"/>
                                  </a:lnTo>
                                  <a:lnTo>
                                    <a:pt x="5" y="256"/>
                                  </a:lnTo>
                                  <a:lnTo>
                                    <a:pt x="5" y="258"/>
                                  </a:lnTo>
                                  <a:lnTo>
                                    <a:pt x="6" y="260"/>
                                  </a:lnTo>
                                  <a:lnTo>
                                    <a:pt x="8" y="263"/>
                                  </a:lnTo>
                                  <a:lnTo>
                                    <a:pt x="8" y="263"/>
                                  </a:lnTo>
                                  <a:lnTo>
                                    <a:pt x="22" y="263"/>
                                  </a:lnTo>
                                  <a:lnTo>
                                    <a:pt x="31" y="263"/>
                                  </a:lnTo>
                                  <a:lnTo>
                                    <a:pt x="75" y="263"/>
                                  </a:lnTo>
                                  <a:lnTo>
                                    <a:pt x="126" y="263"/>
                                  </a:lnTo>
                                  <a:lnTo>
                                    <a:pt x="132" y="261"/>
                                  </a:lnTo>
                                  <a:lnTo>
                                    <a:pt x="134" y="261"/>
                                  </a:lnTo>
                                  <a:lnTo>
                                    <a:pt x="141" y="260"/>
                                  </a:lnTo>
                                  <a:lnTo>
                                    <a:pt x="148" y="258"/>
                                  </a:lnTo>
                                  <a:lnTo>
                                    <a:pt x="155" y="253"/>
                                  </a:lnTo>
                                  <a:lnTo>
                                    <a:pt x="164" y="242"/>
                                  </a:lnTo>
                                  <a:lnTo>
                                    <a:pt x="167" y="235"/>
                                  </a:lnTo>
                                  <a:lnTo>
                                    <a:pt x="172" y="217"/>
                                  </a:lnTo>
                                  <a:lnTo>
                                    <a:pt x="174" y="209"/>
                                  </a:lnTo>
                                  <a:lnTo>
                                    <a:pt x="174" y="189"/>
                                  </a:lnTo>
                                  <a:moveTo>
                                    <a:pt x="229" y="62"/>
                                  </a:moveTo>
                                  <a:lnTo>
                                    <a:pt x="227" y="52"/>
                                  </a:lnTo>
                                  <a:lnTo>
                                    <a:pt x="225" y="47"/>
                                  </a:lnTo>
                                  <a:lnTo>
                                    <a:pt x="222" y="45"/>
                                  </a:lnTo>
                                  <a:lnTo>
                                    <a:pt x="63" y="45"/>
                                  </a:lnTo>
                                  <a:lnTo>
                                    <a:pt x="59" y="45"/>
                                  </a:lnTo>
                                  <a:lnTo>
                                    <a:pt x="50" y="43"/>
                                  </a:lnTo>
                                  <a:lnTo>
                                    <a:pt x="49" y="41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3" y="36"/>
                                  </a:lnTo>
                                  <a:lnTo>
                                    <a:pt x="42" y="32"/>
                                  </a:lnTo>
                                  <a:lnTo>
                                    <a:pt x="40" y="29"/>
                                  </a:lnTo>
                                  <a:lnTo>
                                    <a:pt x="42" y="20"/>
                                  </a:lnTo>
                                  <a:lnTo>
                                    <a:pt x="47" y="4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45" y="-1"/>
                                  </a:lnTo>
                                  <a:lnTo>
                                    <a:pt x="40" y="-1"/>
                                  </a:lnTo>
                                  <a:lnTo>
                                    <a:pt x="17" y="-1"/>
                                  </a:lnTo>
                                  <a:lnTo>
                                    <a:pt x="12" y="-1"/>
                                  </a:lnTo>
                                  <a:lnTo>
                                    <a:pt x="8" y="3"/>
                                  </a:lnTo>
                                  <a:lnTo>
                                    <a:pt x="6" y="8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" y="29"/>
                                  </a:lnTo>
                                  <a:lnTo>
                                    <a:pt x="1" y="43"/>
                                  </a:lnTo>
                                  <a:lnTo>
                                    <a:pt x="3" y="52"/>
                                  </a:lnTo>
                                  <a:lnTo>
                                    <a:pt x="8" y="68"/>
                                  </a:lnTo>
                                  <a:lnTo>
                                    <a:pt x="13" y="73"/>
                                  </a:lnTo>
                                  <a:lnTo>
                                    <a:pt x="24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47" y="89"/>
                                  </a:lnTo>
                                  <a:lnTo>
                                    <a:pt x="56" y="91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24" y="89"/>
                                  </a:lnTo>
                                  <a:lnTo>
                                    <a:pt x="225" y="87"/>
                                  </a:lnTo>
                                  <a:lnTo>
                                    <a:pt x="227" y="82"/>
                                  </a:lnTo>
                                  <a:lnTo>
                                    <a:pt x="229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65" name="" descr=""/>
                            <pic:cNvPicPr/>
                          </pic:nvPicPr>
                          <pic:blipFill>
                            <a:blip r:embed="rId205"/>
                            <a:stretch/>
                          </pic:blipFill>
                          <pic:spPr>
                            <a:xfrm>
                              <a:off x="0" y="4320"/>
                              <a:ext cx="280800" cy="649872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121" style="position:absolute;margin-left:412.95pt;margin-top:36pt;width:22.1pt;height:512.05pt" coordorigin="8259,720" coordsize="442,10241">
                  <v:shape id="shape_0" stroked="f" o:allowincell="f" style="position:absolute;left:8259;top:727;width:441;height:10233;mso-wrap-style:none;v-text-anchor:middle;mso-position-horizontal-relative:page;mso-position-vertical-relative:page" type="_x0000_t75">
                    <v:imagedata r:id="rId206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​​​​</w:delText>
        </w:r>
      </w:del>
      <w:del w:id="391" w:author="User" w:date="2023-04-17T13:51:00Z">
        <w:r>
          <w:rPr/>
          <mc:AlternateContent>
            <mc:Choice Requires="wpg">
              <w:drawing>
                <wp:anchor behindDoc="1" distT="635" distB="0" distL="635" distR="0" simplePos="0" locked="0" layoutInCell="0" allowOverlap="1" relativeHeight="226">
                  <wp:simplePos x="0" y="0"/>
                  <wp:positionH relativeFrom="page">
                    <wp:posOffset>9958070</wp:posOffset>
                  </wp:positionH>
                  <wp:positionV relativeFrom="page">
                    <wp:posOffset>6790055</wp:posOffset>
                  </wp:positionV>
                  <wp:extent cx="295910" cy="483235"/>
                  <wp:effectExtent l="635" t="635" r="0" b="0"/>
                  <wp:wrapNone/>
                  <wp:docPr id="199" name="Фигура122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95920" cy="483120"/>
                            <a:chOff x="0" y="0"/>
                            <a:chExt cx="295920" cy="483120"/>
                          </a:xfrm>
                        </wpg:grpSpPr>
                        <pic:pic xmlns:pic="http://schemas.openxmlformats.org/drawingml/2006/picture">
                          <pic:nvPicPr>
                            <pic:cNvPr id="66" name="" descr=""/>
                            <pic:cNvPicPr/>
                          </pic:nvPicPr>
                          <pic:blipFill>
                            <a:blip r:embed="rId207"/>
                            <a:stretch/>
                          </pic:blipFill>
                          <pic:spPr>
                            <a:xfrm>
                              <a:off x="161280" y="261000"/>
                              <a:ext cx="132120" cy="22212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wps:wsp>
                          <wps:cNvSpPr/>
                          <wps:spPr>
                            <a:xfrm>
                              <a:off x="0" y="0"/>
                              <a:ext cx="295920" cy="218520"/>
                            </a:xfrm>
                            <a:custGeom>
                              <a:avLst/>
                              <a:gdLst>
                                <a:gd name="textAreaLeft" fmla="*/ 0 w 167760"/>
                                <a:gd name="textAreaRight" fmla="*/ 168480 w 167760"/>
                                <a:gd name="textAreaTop" fmla="*/ 0 h 123840"/>
                                <a:gd name="textAreaBottom" fmla="*/ 124560 h 12384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822" h="610">
                                  <a:moveTo>
                                    <a:pt x="822" y="304"/>
                                  </a:moveTo>
                                  <a:lnTo>
                                    <a:pt x="815" y="241"/>
                                  </a:lnTo>
                                  <a:lnTo>
                                    <a:pt x="797" y="184"/>
                                  </a:lnTo>
                                  <a:lnTo>
                                    <a:pt x="769" y="135"/>
                                  </a:lnTo>
                                  <a:lnTo>
                                    <a:pt x="732" y="94"/>
                                  </a:lnTo>
                                  <a:lnTo>
                                    <a:pt x="676" y="52"/>
                                  </a:lnTo>
                                  <a:lnTo>
                                    <a:pt x="612" y="22"/>
                                  </a:lnTo>
                                  <a:lnTo>
                                    <a:pt x="543" y="4"/>
                                  </a:lnTo>
                                  <a:lnTo>
                                    <a:pt x="473" y="-1"/>
                                  </a:lnTo>
                                  <a:lnTo>
                                    <a:pt x="5" y="-1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5" y="89"/>
                                  </a:lnTo>
                                  <a:lnTo>
                                    <a:pt x="282" y="89"/>
                                  </a:lnTo>
                                  <a:lnTo>
                                    <a:pt x="282" y="609"/>
                                  </a:lnTo>
                                  <a:lnTo>
                                    <a:pt x="367" y="609"/>
                                  </a:lnTo>
                                  <a:lnTo>
                                    <a:pt x="367" y="89"/>
                                  </a:lnTo>
                                  <a:lnTo>
                                    <a:pt x="473" y="89"/>
                                  </a:lnTo>
                                  <a:lnTo>
                                    <a:pt x="526" y="92"/>
                                  </a:lnTo>
                                  <a:lnTo>
                                    <a:pt x="577" y="105"/>
                                  </a:lnTo>
                                  <a:lnTo>
                                    <a:pt x="623" y="122"/>
                                  </a:lnTo>
                                  <a:lnTo>
                                    <a:pt x="663" y="149"/>
                                  </a:lnTo>
                                  <a:lnTo>
                                    <a:pt x="691" y="181"/>
                                  </a:lnTo>
                                  <a:lnTo>
                                    <a:pt x="714" y="218"/>
                                  </a:lnTo>
                                  <a:lnTo>
                                    <a:pt x="729" y="258"/>
                                  </a:lnTo>
                                  <a:lnTo>
                                    <a:pt x="734" y="304"/>
                                  </a:lnTo>
                                  <a:lnTo>
                                    <a:pt x="734" y="514"/>
                                  </a:lnTo>
                                  <a:lnTo>
                                    <a:pt x="769" y="475"/>
                                  </a:lnTo>
                                  <a:lnTo>
                                    <a:pt x="797" y="426"/>
                                  </a:lnTo>
                                  <a:lnTo>
                                    <a:pt x="815" y="369"/>
                                  </a:lnTo>
                                  <a:lnTo>
                                    <a:pt x="822" y="304"/>
                                  </a:lnTo>
                                  <a:moveTo>
                                    <a:pt x="282" y="609"/>
                                  </a:moveTo>
                                  <a:lnTo>
                                    <a:pt x="282" y="519"/>
                                  </a:lnTo>
                                  <a:lnTo>
                                    <a:pt x="5" y="519"/>
                                  </a:lnTo>
                                  <a:lnTo>
                                    <a:pt x="0" y="526"/>
                                  </a:lnTo>
                                  <a:lnTo>
                                    <a:pt x="0" y="606"/>
                                  </a:lnTo>
                                  <a:lnTo>
                                    <a:pt x="5" y="609"/>
                                  </a:lnTo>
                                  <a:lnTo>
                                    <a:pt x="282" y="609"/>
                                  </a:lnTo>
                                  <a:moveTo>
                                    <a:pt x="734" y="514"/>
                                  </a:moveTo>
                                  <a:lnTo>
                                    <a:pt x="734" y="304"/>
                                  </a:lnTo>
                                  <a:lnTo>
                                    <a:pt x="729" y="352"/>
                                  </a:lnTo>
                                  <a:lnTo>
                                    <a:pt x="714" y="392"/>
                                  </a:lnTo>
                                  <a:lnTo>
                                    <a:pt x="691" y="429"/>
                                  </a:lnTo>
                                  <a:lnTo>
                                    <a:pt x="663" y="459"/>
                                  </a:lnTo>
                                  <a:lnTo>
                                    <a:pt x="623" y="486"/>
                                  </a:lnTo>
                                  <a:lnTo>
                                    <a:pt x="577" y="505"/>
                                  </a:lnTo>
                                  <a:lnTo>
                                    <a:pt x="526" y="516"/>
                                  </a:lnTo>
                                  <a:lnTo>
                                    <a:pt x="473" y="519"/>
                                  </a:lnTo>
                                  <a:lnTo>
                                    <a:pt x="367" y="519"/>
                                  </a:lnTo>
                                  <a:lnTo>
                                    <a:pt x="367" y="609"/>
                                  </a:lnTo>
                                  <a:lnTo>
                                    <a:pt x="473" y="609"/>
                                  </a:lnTo>
                                  <a:lnTo>
                                    <a:pt x="543" y="604"/>
                                  </a:lnTo>
                                  <a:lnTo>
                                    <a:pt x="612" y="588"/>
                                  </a:lnTo>
                                  <a:lnTo>
                                    <a:pt x="676" y="558"/>
                                  </a:lnTo>
                                  <a:lnTo>
                                    <a:pt x="732" y="516"/>
                                  </a:lnTo>
                                  <a:lnTo>
                                    <a:pt x="734" y="5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a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122" style="position:absolute;margin-left:784.1pt;margin-top:534.65pt;width:23.3pt;height:38.05pt" coordorigin="15682,10693" coordsize="466,761">
                  <v:shape id="shape_0" stroked="f" o:allowincell="f" style="position:absolute;left:15936;top:11104;width:207;height:349;mso-wrap-style:none;v-text-anchor:middle;mso-position-horizontal-relative:page;mso-position-vertical-relative:page" type="_x0000_t75">
                    <v:imagedata r:id="rId208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</w:delText>
        </w:r>
      </w:del>
      <w:del w:id="392" w:author="User" w:date="2023-04-17T13:51:00Z">
        <w:r>
          <mc:AlternateContent>
            <mc:Choice Requires="wpg">
              <w:drawing>
                <wp:anchor behindDoc="1" distT="0" distB="635" distL="635" distR="0" simplePos="0" locked="0" layoutInCell="0" allowOverlap="1" relativeHeight="227">
                  <wp:simplePos x="0" y="0"/>
                  <wp:positionH relativeFrom="page">
                    <wp:posOffset>9944100</wp:posOffset>
                  </wp:positionH>
                  <wp:positionV relativeFrom="page">
                    <wp:posOffset>3968115</wp:posOffset>
                  </wp:positionV>
                  <wp:extent cx="428625" cy="1013460"/>
                  <wp:effectExtent l="635" t="0" r="0" b="635"/>
                  <wp:wrapNone/>
                  <wp:docPr id="200" name="Фигура123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28760" cy="1013400"/>
                            <a:chOff x="0" y="0"/>
                            <a:chExt cx="428760" cy="1013400"/>
                          </a:xfrm>
                        </wpg:grpSpPr>
                        <pic:pic xmlns:pic="http://schemas.openxmlformats.org/drawingml/2006/picture">
                          <pic:nvPicPr>
                            <pic:cNvPr id="67" name="" descr=""/>
                            <pic:cNvPicPr/>
                          </pic:nvPicPr>
                          <pic:blipFill>
                            <a:blip r:embed="rId209"/>
                            <a:stretch/>
                          </pic:blipFill>
                          <pic:spPr>
                            <a:xfrm>
                              <a:off x="167760" y="220320"/>
                              <a:ext cx="146520" cy="24084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wps:wsp>
                          <wps:cNvSpPr/>
                          <wps:spPr>
                            <a:xfrm>
                              <a:off x="0" y="187200"/>
                              <a:ext cx="190440" cy="306000"/>
                            </a:xfrm>
                            <a:custGeom>
                              <a:avLst/>
                              <a:gdLst>
                                <a:gd name="textAreaLeft" fmla="*/ 0 w 108000"/>
                                <a:gd name="textAreaRight" fmla="*/ 108720 w 108000"/>
                                <a:gd name="textAreaTop" fmla="*/ 0 h 173520"/>
                                <a:gd name="textAreaBottom" fmla="*/ 174240 h 17352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533" h="854">
                                  <a:moveTo>
                                    <a:pt x="533" y="852"/>
                                  </a:moveTo>
                                  <a:lnTo>
                                    <a:pt x="390" y="819"/>
                                  </a:lnTo>
                                  <a:lnTo>
                                    <a:pt x="274" y="757"/>
                                  </a:lnTo>
                                  <a:lnTo>
                                    <a:pt x="189" y="667"/>
                                  </a:lnTo>
                                  <a:lnTo>
                                    <a:pt x="136" y="556"/>
                                  </a:lnTo>
                                  <a:lnTo>
                                    <a:pt x="118" y="427"/>
                                  </a:lnTo>
                                  <a:lnTo>
                                    <a:pt x="136" y="300"/>
                                  </a:lnTo>
                                  <a:lnTo>
                                    <a:pt x="189" y="189"/>
                                  </a:lnTo>
                                  <a:lnTo>
                                    <a:pt x="274" y="97"/>
                                  </a:lnTo>
                                  <a:lnTo>
                                    <a:pt x="388" y="34"/>
                                  </a:lnTo>
                                  <a:lnTo>
                                    <a:pt x="533" y="2"/>
                                  </a:lnTo>
                                  <a:lnTo>
                                    <a:pt x="503" y="0"/>
                                  </a:lnTo>
                                  <a:lnTo>
                                    <a:pt x="369" y="19"/>
                                  </a:lnTo>
                                  <a:lnTo>
                                    <a:pt x="249" y="64"/>
                                  </a:lnTo>
                                  <a:lnTo>
                                    <a:pt x="148" y="131"/>
                                  </a:lnTo>
                                  <a:lnTo>
                                    <a:pt x="69" y="215"/>
                                  </a:lnTo>
                                  <a:lnTo>
                                    <a:pt x="18" y="314"/>
                                  </a:lnTo>
                                  <a:lnTo>
                                    <a:pt x="0" y="425"/>
                                  </a:lnTo>
                                  <a:lnTo>
                                    <a:pt x="0" y="431"/>
                                  </a:lnTo>
                                  <a:lnTo>
                                    <a:pt x="18" y="542"/>
                                  </a:lnTo>
                                  <a:lnTo>
                                    <a:pt x="69" y="641"/>
                                  </a:lnTo>
                                  <a:lnTo>
                                    <a:pt x="148" y="723"/>
                                  </a:lnTo>
                                  <a:lnTo>
                                    <a:pt x="249" y="789"/>
                                  </a:lnTo>
                                  <a:lnTo>
                                    <a:pt x="369" y="835"/>
                                  </a:lnTo>
                                  <a:lnTo>
                                    <a:pt x="503" y="854"/>
                                  </a:lnTo>
                                  <a:lnTo>
                                    <a:pt x="533" y="8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370b8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9360" y="0"/>
                              <a:ext cx="299160" cy="1013400"/>
                            </a:xfrm>
                            <a:custGeom>
                              <a:avLst/>
                              <a:gdLst>
                                <a:gd name="textAreaLeft" fmla="*/ 0 w 169560"/>
                                <a:gd name="textAreaRight" fmla="*/ 170280 w 169560"/>
                                <a:gd name="textAreaTop" fmla="*/ 0 h 574560"/>
                                <a:gd name="textAreaBottom" fmla="*/ 575280 h 57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833" h="2815">
                                  <a:moveTo>
                                    <a:pt x="811" y="5"/>
                                  </a:moveTo>
                                  <a:lnTo>
                                    <a:pt x="804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1" y="5"/>
                                  </a:lnTo>
                                  <a:lnTo>
                                    <a:pt x="1" y="485"/>
                                  </a:lnTo>
                                  <a:lnTo>
                                    <a:pt x="5" y="490"/>
                                  </a:lnTo>
                                  <a:lnTo>
                                    <a:pt x="79" y="490"/>
                                  </a:lnTo>
                                  <a:lnTo>
                                    <a:pt x="84" y="485"/>
                                  </a:lnTo>
                                  <a:lnTo>
                                    <a:pt x="84" y="90"/>
                                  </a:lnTo>
                                  <a:lnTo>
                                    <a:pt x="804" y="90"/>
                                  </a:lnTo>
                                  <a:lnTo>
                                    <a:pt x="811" y="85"/>
                                  </a:lnTo>
                                  <a:lnTo>
                                    <a:pt x="811" y="79"/>
                                  </a:lnTo>
                                  <a:lnTo>
                                    <a:pt x="811" y="5"/>
                                  </a:lnTo>
                                  <a:moveTo>
                                    <a:pt x="823" y="1423"/>
                                  </a:moveTo>
                                  <a:lnTo>
                                    <a:pt x="815" y="1422"/>
                                  </a:lnTo>
                                  <a:lnTo>
                                    <a:pt x="806" y="1425"/>
                                  </a:lnTo>
                                  <a:lnTo>
                                    <a:pt x="22" y="1720"/>
                                  </a:lnTo>
                                  <a:lnTo>
                                    <a:pt x="12" y="1723"/>
                                  </a:lnTo>
                                  <a:lnTo>
                                    <a:pt x="8" y="1729"/>
                                  </a:lnTo>
                                  <a:lnTo>
                                    <a:pt x="8" y="1818"/>
                                  </a:lnTo>
                                  <a:lnTo>
                                    <a:pt x="12" y="1822"/>
                                  </a:lnTo>
                                  <a:lnTo>
                                    <a:pt x="22" y="1827"/>
                                  </a:lnTo>
                                  <a:lnTo>
                                    <a:pt x="806" y="2125"/>
                                  </a:lnTo>
                                  <a:lnTo>
                                    <a:pt x="816" y="2129"/>
                                  </a:lnTo>
                                  <a:lnTo>
                                    <a:pt x="823" y="2125"/>
                                  </a:lnTo>
                                  <a:lnTo>
                                    <a:pt x="823" y="2035"/>
                                  </a:lnTo>
                                  <a:lnTo>
                                    <a:pt x="818" y="2030"/>
                                  </a:lnTo>
                                  <a:lnTo>
                                    <a:pt x="128" y="1776"/>
                                  </a:lnTo>
                                  <a:lnTo>
                                    <a:pt x="128" y="1773"/>
                                  </a:lnTo>
                                  <a:lnTo>
                                    <a:pt x="809" y="1522"/>
                                  </a:lnTo>
                                  <a:lnTo>
                                    <a:pt x="818" y="1520"/>
                                  </a:lnTo>
                                  <a:lnTo>
                                    <a:pt x="823" y="1515"/>
                                  </a:lnTo>
                                  <a:lnTo>
                                    <a:pt x="823" y="1423"/>
                                  </a:lnTo>
                                  <a:moveTo>
                                    <a:pt x="834" y="2568"/>
                                  </a:moveTo>
                                  <a:lnTo>
                                    <a:pt x="813" y="2443"/>
                                  </a:lnTo>
                                  <a:lnTo>
                                    <a:pt x="753" y="2333"/>
                                  </a:lnTo>
                                  <a:lnTo>
                                    <a:pt x="663" y="2245"/>
                                  </a:lnTo>
                                  <a:lnTo>
                                    <a:pt x="548" y="2189"/>
                                  </a:lnTo>
                                  <a:lnTo>
                                    <a:pt x="418" y="2169"/>
                                  </a:lnTo>
                                  <a:lnTo>
                                    <a:pt x="276" y="2189"/>
                                  </a:lnTo>
                                  <a:lnTo>
                                    <a:pt x="162" y="2244"/>
                                  </a:lnTo>
                                  <a:lnTo>
                                    <a:pt x="75" y="2328"/>
                                  </a:lnTo>
                                  <a:lnTo>
                                    <a:pt x="19" y="2438"/>
                                  </a:lnTo>
                                  <a:lnTo>
                                    <a:pt x="1" y="2566"/>
                                  </a:lnTo>
                                  <a:lnTo>
                                    <a:pt x="6" y="2642"/>
                                  </a:lnTo>
                                  <a:lnTo>
                                    <a:pt x="20" y="2707"/>
                                  </a:lnTo>
                                  <a:lnTo>
                                    <a:pt x="42" y="2760"/>
                                  </a:lnTo>
                                  <a:lnTo>
                                    <a:pt x="66" y="2806"/>
                                  </a:lnTo>
                                  <a:lnTo>
                                    <a:pt x="70" y="2813"/>
                                  </a:lnTo>
                                  <a:lnTo>
                                    <a:pt x="75" y="2815"/>
                                  </a:lnTo>
                                  <a:lnTo>
                                    <a:pt x="142" y="2785"/>
                                  </a:lnTo>
                                  <a:lnTo>
                                    <a:pt x="151" y="2781"/>
                                  </a:lnTo>
                                  <a:lnTo>
                                    <a:pt x="151" y="2776"/>
                                  </a:lnTo>
                                  <a:lnTo>
                                    <a:pt x="146" y="2769"/>
                                  </a:lnTo>
                                  <a:lnTo>
                                    <a:pt x="125" y="2732"/>
                                  </a:lnTo>
                                  <a:lnTo>
                                    <a:pt x="105" y="2686"/>
                                  </a:lnTo>
                                  <a:lnTo>
                                    <a:pt x="91" y="2632"/>
                                  </a:lnTo>
                                  <a:lnTo>
                                    <a:pt x="86" y="2568"/>
                                  </a:lnTo>
                                  <a:lnTo>
                                    <a:pt x="110" y="2450"/>
                                  </a:lnTo>
                                  <a:lnTo>
                                    <a:pt x="177" y="2353"/>
                                  </a:lnTo>
                                  <a:lnTo>
                                    <a:pt x="283" y="2286"/>
                                  </a:lnTo>
                                  <a:lnTo>
                                    <a:pt x="418" y="2261"/>
                                  </a:lnTo>
                                  <a:lnTo>
                                    <a:pt x="545" y="2286"/>
                                  </a:lnTo>
                                  <a:lnTo>
                                    <a:pt x="650" y="2353"/>
                                  </a:lnTo>
                                  <a:lnTo>
                                    <a:pt x="721" y="2450"/>
                                  </a:lnTo>
                                  <a:lnTo>
                                    <a:pt x="748" y="2566"/>
                                  </a:lnTo>
                                  <a:lnTo>
                                    <a:pt x="742" y="2630"/>
                                  </a:lnTo>
                                  <a:lnTo>
                                    <a:pt x="728" y="2684"/>
                                  </a:lnTo>
                                  <a:lnTo>
                                    <a:pt x="709" y="2729"/>
                                  </a:lnTo>
                                  <a:lnTo>
                                    <a:pt x="684" y="2773"/>
                                  </a:lnTo>
                                  <a:lnTo>
                                    <a:pt x="684" y="2778"/>
                                  </a:lnTo>
                                  <a:lnTo>
                                    <a:pt x="691" y="2781"/>
                                  </a:lnTo>
                                  <a:lnTo>
                                    <a:pt x="758" y="2813"/>
                                  </a:lnTo>
                                  <a:lnTo>
                                    <a:pt x="763" y="2810"/>
                                  </a:lnTo>
                                  <a:lnTo>
                                    <a:pt x="769" y="2803"/>
                                  </a:lnTo>
                                  <a:lnTo>
                                    <a:pt x="793" y="2759"/>
                                  </a:lnTo>
                                  <a:lnTo>
                                    <a:pt x="813" y="2707"/>
                                  </a:lnTo>
                                  <a:lnTo>
                                    <a:pt x="827" y="2644"/>
                                  </a:lnTo>
                                  <a:lnTo>
                                    <a:pt x="834" y="25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a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68" name="" descr=""/>
                            <pic:cNvPicPr/>
                          </pic:nvPicPr>
                          <pic:blipFill>
                            <a:blip r:embed="rId210"/>
                            <a:stretch/>
                          </pic:blipFill>
                          <pic:spPr>
                            <a:xfrm>
                              <a:off x="346680" y="885960"/>
                              <a:ext cx="82080" cy="6732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123" style="position:absolute;margin-left:783pt;margin-top:312.45pt;width:33.75pt;height:79.8pt" coordorigin="15660,6249" coordsize="675,1596">
                  <v:shape id="shape_0" stroked="f" o:allowincell="f" style="position:absolute;left:15924;top:6596;width:230;height:378;mso-wrap-style:none;v-text-anchor:middle;mso-position-horizontal-relative:page;mso-position-vertical-relative:page" type="_x0000_t75">
                    <v:imagedata r:id="rId211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6206;top:7644;width:128;height:105;mso-wrap-style:none;v-text-anchor:middle;mso-position-horizontal-relative:page;mso-position-vertical-relative:page" type="_x0000_t75">
                    <v:imagedata r:id="rId212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</w:r>
      </w:del>
      <w:del w:id="393" w:author="User" w:date="2023-04-17T13:51:00Z">
        <w:r>
          <w:rPr>
            <w:rFonts w:ascii="Trebuchet MS" w:hAnsi="Trebuchet MS"/>
            <w:color w:val="010202"/>
            <w:w w:val="90"/>
            <w:sz w:val="16"/>
          </w:rPr>
          <w:delText>Lovćen</w:delText>
        </w:r>
      </w:del>
      <w:del w:id="394" w:author="User" w:date="2023-04-17T13:51:00Z">
        <w:r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</w:del>
      <w:del w:id="395" w:author="User" w:date="2023-04-17T13:51:00Z">
        <w:r>
          <w:rPr>
            <w:rFonts w:ascii="Trebuchet MS" w:hAnsi="Trebuchet MS"/>
            <w:color w:val="010202"/>
            <w:w w:val="90"/>
            <w:sz w:val="16"/>
          </w:rPr>
          <w:delText>banka</w:delText>
        </w:r>
      </w:del>
      <w:del w:id="396" w:author="User" w:date="2023-04-17T13:51:00Z">
        <w:r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</w:del>
      <w:del w:id="397" w:author="User" w:date="2023-04-17T13:51:00Z">
        <w:r>
          <w:rPr>
            <w:rFonts w:ascii="Trebuchet MS" w:hAnsi="Trebuchet MS"/>
            <w:color w:val="010202"/>
            <w:w w:val="90"/>
            <w:sz w:val="16"/>
          </w:rPr>
          <w:delText>AD</w:delText>
        </w:r>
      </w:del>
      <w:del w:id="398" w:author="User" w:date="2023-04-17T13:51:00Z">
        <w:r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</w:del>
      <w:del w:id="399" w:author="User" w:date="2023-04-17T13:51:00Z">
        <w:r>
          <w:rPr>
            <w:rFonts w:ascii="Trebuchet MS" w:hAnsi="Trebuchet MS"/>
            <w:color w:val="010202"/>
            <w:w w:val="90"/>
            <w:sz w:val="16"/>
          </w:rPr>
          <w:delText>Podgorica</w:delText>
        </w:r>
      </w:del>
    </w:p>
    <w:p>
      <w:pPr>
        <w:sectPr>
          <w:type w:val="nextPage"/>
          <w:pgSz w:orient="landscape" w:w="16838" w:h="11906"/>
          <w:pgMar w:left="620" w:right="1860" w:gutter="0" w:header="0" w:top="600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rPr>
          <w:rFonts w:ascii="Trebuchet MS" w:hAnsi="Trebuchet MS"/>
          <w:sz w:val="16"/>
          <w:del w:id="402" w:author="User" w:date="2023-04-17T13:56:00Z"/>
        </w:rPr>
      </w:pPr>
      <w:del w:id="401" w:author="User" w:date="2023-04-17T13:56:00Z">
        <w:r>
          <w:rPr>
            <w:rFonts w:ascii="Trebuchet MS" w:hAnsi="Trebuchet MS"/>
            <w:sz w:val="16"/>
          </w:rPr>
        </w:r>
      </w:del>
    </w:p>
    <w:p>
      <w:pPr>
        <w:pStyle w:val="Normal"/>
        <w:tabs>
          <w:tab w:val="clear" w:pos="720"/>
          <w:tab w:val="left" w:pos="8718" w:leader="none"/>
        </w:tabs>
        <w:ind w:left="6037" w:hanging="0"/>
        <w:rPr>
          <w:rFonts w:ascii="Trebuchet MS" w:hAnsi="Trebuchet MS"/>
        </w:rPr>
      </w:pPr>
      <w:r>
        <w:rPr/>
        <mc:AlternateContent>
          <mc:Choice Requires="wpg">
            <w:drawing>
              <wp:inline distT="0" distB="0" distL="0" distR="0">
                <wp:extent cx="1012825" cy="428625"/>
                <wp:effectExtent l="0" t="0" r="0" b="0"/>
                <wp:docPr id="201" name="Фигура12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2680" cy="428760"/>
                          <a:chOff x="0" y="0"/>
                          <a:chExt cx="1012680" cy="428760"/>
                        </a:xfrm>
                      </wpg:grpSpPr>
                      <pic:pic xmlns:pic="http://schemas.openxmlformats.org/drawingml/2006/picture">
                        <pic:nvPicPr>
                          <pic:cNvPr id="69" name="" descr=""/>
                          <pic:cNvPicPr/>
                        </pic:nvPicPr>
                        <pic:blipFill>
                          <a:blip r:embed="rId213"/>
                          <a:stretch/>
                        </pic:blipFill>
                        <pic:spPr>
                          <a:xfrm>
                            <a:off x="220320" y="114480"/>
                            <a:ext cx="240840" cy="147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87200" y="237600"/>
                            <a:ext cx="306000" cy="191160"/>
                          </a:xfrm>
                          <a:custGeom>
                            <a:avLst/>
                            <a:gdLst>
                              <a:gd name="textAreaLeft" fmla="*/ 0 w 173520"/>
                              <a:gd name="textAreaRight" fmla="*/ 174240 w 173520"/>
                              <a:gd name="textAreaTop" fmla="*/ 0 h 108360"/>
                              <a:gd name="textAreaBottom" fmla="*/ 109080 h 108360"/>
                            </a:gdLst>
                            <a:ahLst/>
                            <a:rect l="textAreaLeft" t="textAreaTop" r="textAreaRight" b="textAreaBottom"/>
                            <a:pathLst>
                              <a:path w="854" h="534">
                                <a:moveTo>
                                  <a:pt x="850" y="0"/>
                                </a:moveTo>
                                <a:lnTo>
                                  <a:pt x="819" y="145"/>
                                </a:lnTo>
                                <a:lnTo>
                                  <a:pt x="755" y="261"/>
                                </a:lnTo>
                                <a:lnTo>
                                  <a:pt x="667" y="346"/>
                                </a:lnTo>
                                <a:lnTo>
                                  <a:pt x="556" y="397"/>
                                </a:lnTo>
                                <a:lnTo>
                                  <a:pt x="427" y="415"/>
                                </a:lnTo>
                                <a:lnTo>
                                  <a:pt x="300" y="397"/>
                                </a:lnTo>
                                <a:lnTo>
                                  <a:pt x="187" y="346"/>
                                </a:lnTo>
                                <a:lnTo>
                                  <a:pt x="97" y="261"/>
                                </a:lnTo>
                                <a:lnTo>
                                  <a:pt x="34" y="145"/>
                                </a:lnTo>
                                <a:lnTo>
                                  <a:pt x="2" y="0"/>
                                </a:lnTo>
                                <a:lnTo>
                                  <a:pt x="0" y="32"/>
                                </a:lnTo>
                                <a:lnTo>
                                  <a:pt x="19" y="166"/>
                                </a:lnTo>
                                <a:lnTo>
                                  <a:pt x="64" y="284"/>
                                </a:lnTo>
                                <a:lnTo>
                                  <a:pt x="131" y="387"/>
                                </a:lnTo>
                                <a:lnTo>
                                  <a:pt x="214" y="464"/>
                                </a:lnTo>
                                <a:lnTo>
                                  <a:pt x="314" y="516"/>
                                </a:lnTo>
                                <a:lnTo>
                                  <a:pt x="425" y="535"/>
                                </a:lnTo>
                                <a:lnTo>
                                  <a:pt x="431" y="535"/>
                                </a:lnTo>
                                <a:lnTo>
                                  <a:pt x="542" y="516"/>
                                </a:lnTo>
                                <a:lnTo>
                                  <a:pt x="641" y="464"/>
                                </a:lnTo>
                                <a:lnTo>
                                  <a:pt x="723" y="387"/>
                                </a:lnTo>
                                <a:lnTo>
                                  <a:pt x="789" y="284"/>
                                </a:lnTo>
                                <a:lnTo>
                                  <a:pt x="833" y="166"/>
                                </a:lnTo>
                                <a:lnTo>
                                  <a:pt x="854" y="32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1b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19520"/>
                            <a:ext cx="1012680" cy="299880"/>
                          </a:xfrm>
                          <a:custGeom>
                            <a:avLst/>
                            <a:gdLst>
                              <a:gd name="textAreaLeft" fmla="*/ 0 w 574200"/>
                              <a:gd name="textAreaRight" fmla="*/ 574920 w 574200"/>
                              <a:gd name="textAreaTop" fmla="*/ 0 h 169920"/>
                              <a:gd name="textAreaBottom" fmla="*/ 170640 h 169920"/>
                            </a:gdLst>
                            <a:ahLst/>
                            <a:rect l="textAreaLeft" t="textAreaTop" r="textAreaRight" b="textAreaBottom"/>
                            <a:pathLst>
                              <a:path w="2813" h="833">
                                <a:moveTo>
                                  <a:pt x="489" y="756"/>
                                </a:moveTo>
                                <a:lnTo>
                                  <a:pt x="484" y="749"/>
                                </a:lnTo>
                                <a:lnTo>
                                  <a:pt x="89" y="749"/>
                                </a:lnTo>
                                <a:lnTo>
                                  <a:pt x="89" y="29"/>
                                </a:lnTo>
                                <a:lnTo>
                                  <a:pt x="84" y="24"/>
                                </a:lnTo>
                                <a:lnTo>
                                  <a:pt x="78" y="24"/>
                                </a:lnTo>
                                <a:lnTo>
                                  <a:pt x="4" y="24"/>
                                </a:lnTo>
                                <a:lnTo>
                                  <a:pt x="0" y="29"/>
                                </a:lnTo>
                                <a:lnTo>
                                  <a:pt x="0" y="829"/>
                                </a:lnTo>
                                <a:lnTo>
                                  <a:pt x="4" y="834"/>
                                </a:lnTo>
                                <a:lnTo>
                                  <a:pt x="484" y="834"/>
                                </a:lnTo>
                                <a:lnTo>
                                  <a:pt x="489" y="829"/>
                                </a:lnTo>
                                <a:lnTo>
                                  <a:pt x="489" y="756"/>
                                </a:lnTo>
                                <a:moveTo>
                                  <a:pt x="2126" y="19"/>
                                </a:moveTo>
                                <a:lnTo>
                                  <a:pt x="2124" y="12"/>
                                </a:lnTo>
                                <a:lnTo>
                                  <a:pt x="2034" y="12"/>
                                </a:lnTo>
                                <a:lnTo>
                                  <a:pt x="2029" y="17"/>
                                </a:lnTo>
                                <a:lnTo>
                                  <a:pt x="1773" y="707"/>
                                </a:lnTo>
                                <a:lnTo>
                                  <a:pt x="1772" y="707"/>
                                </a:lnTo>
                                <a:lnTo>
                                  <a:pt x="1521" y="26"/>
                                </a:lnTo>
                                <a:lnTo>
                                  <a:pt x="1519" y="17"/>
                                </a:lnTo>
                                <a:lnTo>
                                  <a:pt x="1514" y="12"/>
                                </a:lnTo>
                                <a:lnTo>
                                  <a:pt x="1422" y="12"/>
                                </a:lnTo>
                                <a:lnTo>
                                  <a:pt x="1421" y="19"/>
                                </a:lnTo>
                                <a:lnTo>
                                  <a:pt x="1424" y="29"/>
                                </a:lnTo>
                                <a:lnTo>
                                  <a:pt x="1719" y="813"/>
                                </a:lnTo>
                                <a:lnTo>
                                  <a:pt x="1722" y="823"/>
                                </a:lnTo>
                                <a:lnTo>
                                  <a:pt x="1728" y="825"/>
                                </a:lnTo>
                                <a:lnTo>
                                  <a:pt x="1817" y="825"/>
                                </a:lnTo>
                                <a:lnTo>
                                  <a:pt x="1821" y="823"/>
                                </a:lnTo>
                                <a:lnTo>
                                  <a:pt x="1826" y="813"/>
                                </a:lnTo>
                                <a:lnTo>
                                  <a:pt x="2124" y="29"/>
                                </a:lnTo>
                                <a:lnTo>
                                  <a:pt x="2126" y="19"/>
                                </a:lnTo>
                                <a:moveTo>
                                  <a:pt x="2814" y="760"/>
                                </a:moveTo>
                                <a:lnTo>
                                  <a:pt x="2784" y="691"/>
                                </a:lnTo>
                                <a:lnTo>
                                  <a:pt x="2780" y="684"/>
                                </a:lnTo>
                                <a:lnTo>
                                  <a:pt x="2775" y="682"/>
                                </a:lnTo>
                                <a:lnTo>
                                  <a:pt x="2768" y="688"/>
                                </a:lnTo>
                                <a:lnTo>
                                  <a:pt x="2731" y="710"/>
                                </a:lnTo>
                                <a:lnTo>
                                  <a:pt x="2683" y="730"/>
                                </a:lnTo>
                                <a:lnTo>
                                  <a:pt x="2631" y="744"/>
                                </a:lnTo>
                                <a:lnTo>
                                  <a:pt x="2567" y="749"/>
                                </a:lnTo>
                                <a:lnTo>
                                  <a:pt x="2449" y="725"/>
                                </a:lnTo>
                                <a:lnTo>
                                  <a:pt x="2352" y="658"/>
                                </a:lnTo>
                                <a:lnTo>
                                  <a:pt x="2285" y="552"/>
                                </a:lnTo>
                                <a:lnTo>
                                  <a:pt x="2260" y="416"/>
                                </a:lnTo>
                                <a:lnTo>
                                  <a:pt x="2285" y="289"/>
                                </a:lnTo>
                                <a:lnTo>
                                  <a:pt x="2350" y="185"/>
                                </a:lnTo>
                                <a:lnTo>
                                  <a:pt x="2447" y="114"/>
                                </a:lnTo>
                                <a:lnTo>
                                  <a:pt x="2565" y="87"/>
                                </a:lnTo>
                                <a:lnTo>
                                  <a:pt x="2629" y="93"/>
                                </a:lnTo>
                                <a:lnTo>
                                  <a:pt x="2682" y="107"/>
                                </a:lnTo>
                                <a:lnTo>
                                  <a:pt x="2728" y="126"/>
                                </a:lnTo>
                                <a:lnTo>
                                  <a:pt x="2772" y="149"/>
                                </a:lnTo>
                                <a:lnTo>
                                  <a:pt x="2777" y="151"/>
                                </a:lnTo>
                                <a:lnTo>
                                  <a:pt x="2780" y="142"/>
                                </a:lnTo>
                                <a:lnTo>
                                  <a:pt x="2810" y="77"/>
                                </a:lnTo>
                                <a:lnTo>
                                  <a:pt x="2809" y="70"/>
                                </a:lnTo>
                                <a:lnTo>
                                  <a:pt x="2802" y="66"/>
                                </a:lnTo>
                                <a:lnTo>
                                  <a:pt x="2758" y="42"/>
                                </a:lnTo>
                                <a:lnTo>
                                  <a:pt x="2705" y="22"/>
                                </a:lnTo>
                                <a:lnTo>
                                  <a:pt x="2643" y="6"/>
                                </a:lnTo>
                                <a:lnTo>
                                  <a:pt x="2567" y="1"/>
                                </a:lnTo>
                                <a:lnTo>
                                  <a:pt x="2442" y="22"/>
                                </a:lnTo>
                                <a:lnTo>
                                  <a:pt x="2331" y="82"/>
                                </a:lnTo>
                                <a:lnTo>
                                  <a:pt x="2244" y="172"/>
                                </a:lnTo>
                                <a:lnTo>
                                  <a:pt x="2188" y="285"/>
                                </a:lnTo>
                                <a:lnTo>
                                  <a:pt x="2167" y="416"/>
                                </a:lnTo>
                                <a:lnTo>
                                  <a:pt x="2188" y="557"/>
                                </a:lnTo>
                                <a:lnTo>
                                  <a:pt x="2243" y="673"/>
                                </a:lnTo>
                                <a:lnTo>
                                  <a:pt x="2327" y="760"/>
                                </a:lnTo>
                                <a:lnTo>
                                  <a:pt x="2437" y="815"/>
                                </a:lnTo>
                                <a:lnTo>
                                  <a:pt x="2565" y="834"/>
                                </a:lnTo>
                                <a:lnTo>
                                  <a:pt x="2641" y="829"/>
                                </a:lnTo>
                                <a:lnTo>
                                  <a:pt x="2706" y="815"/>
                                </a:lnTo>
                                <a:lnTo>
                                  <a:pt x="2759" y="793"/>
                                </a:lnTo>
                                <a:lnTo>
                                  <a:pt x="2805" y="769"/>
                                </a:lnTo>
                                <a:lnTo>
                                  <a:pt x="2812" y="763"/>
                                </a:lnTo>
                                <a:lnTo>
                                  <a:pt x="2814" y="7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7b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" name="" descr=""/>
                          <pic:cNvPicPr/>
                        </pic:nvPicPr>
                        <pic:blipFill>
                          <a:blip r:embed="rId214"/>
                          <a:stretch/>
                        </pic:blipFill>
                        <pic:spPr>
                          <a:xfrm>
                            <a:off x="885960" y="0"/>
                            <a:ext cx="67320" cy="82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Фигура126" style="position:absolute;margin-left:0pt;margin-top:-33.8pt;width:79.75pt;height:33.75pt" coordorigin="0,-676" coordsize="1595,675">
                <v:shape id="shape_0" stroked="f" o:allowincell="f" style="position:absolute;left:347;top:-495;width:378;height:231;mso-wrap-style:none;v-text-anchor:middle;mso-position-vertical:top" type="_x0000_t75">
                  <v:imagedata r:id="rId215" o:detectmouseclick="t"/>
                  <v:stroke color="#3465a4" joinstyle="round" endcap="flat"/>
                  <w10:wrap type="square"/>
                </v:shape>
                <v:shape id="shape_0" stroked="f" o:allowincell="f" style="position:absolute;left:1395;top:-676;width:105;height:128;mso-wrap-style:none;v-text-anchor:middle;mso-position-vertical:top" type="_x0000_t75">
                  <v:imagedata r:id="rId216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  <w:spacing w:val="2"/>
        </w:rPr>
        <mc:AlternateContent>
          <mc:Choice Requires="wpg">
            <w:drawing>
              <wp:inline distT="0" distB="0" distL="0" distR="0">
                <wp:extent cx="196850" cy="291465"/>
                <wp:effectExtent l="114300" t="0" r="114300" b="0"/>
                <wp:docPr id="202" name="Фигура12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920" cy="291600"/>
                          <a:chOff x="0" y="0"/>
                          <a:chExt cx="196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96920" cy="291600"/>
                          </a:xfrm>
                          <a:custGeom>
                            <a:avLst/>
                            <a:gdLst>
                              <a:gd name="textAreaLeft" fmla="*/ 0 w 111600"/>
                              <a:gd name="textAreaRight" fmla="*/ 112320 w 11160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47" h="810">
                                <a:moveTo>
                                  <a:pt x="544" y="0"/>
                                </a:moveTo>
                                <a:lnTo>
                                  <a:pt x="538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6"/>
                                </a:lnTo>
                                <a:lnTo>
                                  <a:pt x="5" y="809"/>
                                </a:lnTo>
                                <a:lnTo>
                                  <a:pt x="544" y="809"/>
                                </a:lnTo>
                                <a:lnTo>
                                  <a:pt x="547" y="806"/>
                                </a:lnTo>
                                <a:lnTo>
                                  <a:pt x="547" y="732"/>
                                </a:lnTo>
                                <a:lnTo>
                                  <a:pt x="544" y="725"/>
                                </a:lnTo>
                                <a:lnTo>
                                  <a:pt x="90" y="725"/>
                                </a:lnTo>
                                <a:lnTo>
                                  <a:pt x="90" y="446"/>
                                </a:lnTo>
                                <a:lnTo>
                                  <a:pt x="485" y="446"/>
                                </a:lnTo>
                                <a:lnTo>
                                  <a:pt x="489" y="441"/>
                                </a:lnTo>
                                <a:lnTo>
                                  <a:pt x="489" y="367"/>
                                </a:lnTo>
                                <a:lnTo>
                                  <a:pt x="485" y="363"/>
                                </a:lnTo>
                                <a:lnTo>
                                  <a:pt x="90" y="363"/>
                                </a:lnTo>
                                <a:lnTo>
                                  <a:pt x="90" y="85"/>
                                </a:lnTo>
                                <a:lnTo>
                                  <a:pt x="544" y="85"/>
                                </a:lnTo>
                                <a:lnTo>
                                  <a:pt x="547" y="79"/>
                                </a:lnTo>
                                <a:lnTo>
                                  <a:pt x="547" y="5"/>
                                </a:lnTo>
                                <a:lnTo>
                                  <a:pt x="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7b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27" style="position:absolute;margin-left:0pt;margin-top:-23pt;width:15.5pt;height:22.95pt" coordorigin="0,-460" coordsize="310,459"/>
            </w:pict>
          </mc:Fallback>
        </mc:AlternateContent>
      </w:r>
      <w:r>
        <w:rPr>
          <w:rFonts w:ascii="Times New Roman" w:hAnsi="Times New Roman"/>
          <w:spacing w:val="6"/>
          <w:position w:val="2"/>
        </w:rPr>
        <w:t xml:space="preserve"> </w:t>
      </w:r>
      <w:r>
        <w:rPr>
          <w:rFonts w:ascii="Times New Roman" w:hAnsi="Times New Roman"/>
          <w:spacing w:val="6"/>
          <w:position w:val="2"/>
        </w:rPr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203" name="Фигура12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>
                              <a:gd name="textAreaLeft" fmla="*/ 0 w 135360"/>
                              <a:gd name="textAreaRight" fmla="*/ 136080 w 13536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663" h="810">
                                <a:moveTo>
                                  <a:pt x="658" y="0"/>
                                </a:moveTo>
                                <a:lnTo>
                                  <a:pt x="580" y="0"/>
                                </a:lnTo>
                                <a:lnTo>
                                  <a:pt x="577" y="5"/>
                                </a:lnTo>
                                <a:lnTo>
                                  <a:pt x="577" y="12"/>
                                </a:lnTo>
                                <a:lnTo>
                                  <a:pt x="577" y="656"/>
                                </a:lnTo>
                                <a:lnTo>
                                  <a:pt x="93" y="12"/>
                                </a:lnTo>
                                <a:lnTo>
                                  <a:pt x="85" y="2"/>
                                </a:lnTo>
                                <a:lnTo>
                                  <a:pt x="81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81" y="809"/>
                                </a:lnTo>
                                <a:lnTo>
                                  <a:pt x="85" y="804"/>
                                </a:lnTo>
                                <a:lnTo>
                                  <a:pt x="85" y="155"/>
                                </a:lnTo>
                                <a:lnTo>
                                  <a:pt x="575" y="807"/>
                                </a:lnTo>
                                <a:lnTo>
                                  <a:pt x="580" y="809"/>
                                </a:lnTo>
                                <a:lnTo>
                                  <a:pt x="658" y="809"/>
                                </a:lnTo>
                                <a:lnTo>
                                  <a:pt x="663" y="804"/>
                                </a:lnTo>
                                <a:lnTo>
                                  <a:pt x="663" y="5"/>
                                </a:lnTo>
                                <a:lnTo>
                                  <a:pt x="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7b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28" style="position:absolute;margin-left:0pt;margin-top:-23pt;width:18.8pt;height:22.95pt" coordorigin="0,-460" coordsize="376,459"/>
            </w:pict>
          </mc:Fallback>
        </mc:AlternateContent>
      </w:r>
      <w:r>
        <w:rPr>
          <w:rFonts w:ascii="Trebuchet MS" w:hAnsi="Trebuchet MS"/>
          <w:spacing w:val="6"/>
          <w:position w:val="2"/>
        </w:rPr>
        <w:tab/>
      </w:r>
      <w:r>
        <w:rPr>
          <w:rFonts w:ascii="Trebuchet MS" w:hAnsi="Trebuchet MS"/>
          <w:spacing w:val="6"/>
          <w:position w:val="2"/>
        </w:rPr>
        <mc:AlternateContent>
          <mc:Choice Requires="wpg">
            <w:drawing>
              <wp:inline distT="0" distB="0" distL="0" distR="0">
                <wp:extent cx="205740" cy="291465"/>
                <wp:effectExtent l="114300" t="0" r="114300" b="0"/>
                <wp:docPr id="204" name="Фигура12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" cy="291600"/>
                          <a:chOff x="0" y="0"/>
                          <a:chExt cx="205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5920" cy="291600"/>
                          </a:xfrm>
                          <a:custGeom>
                            <a:avLst/>
                            <a:gdLst>
                              <a:gd name="textAreaLeft" fmla="*/ 0 w 116640"/>
                              <a:gd name="textAreaRight" fmla="*/ 117360 w 11664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72" h="810">
                                <a:moveTo>
                                  <a:pt x="259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319" y="809"/>
                                </a:lnTo>
                                <a:lnTo>
                                  <a:pt x="413" y="797"/>
                                </a:lnTo>
                                <a:lnTo>
                                  <a:pt x="494" y="758"/>
                                </a:lnTo>
                                <a:lnTo>
                                  <a:pt x="515" y="732"/>
                                </a:lnTo>
                                <a:lnTo>
                                  <a:pt x="90" y="732"/>
                                </a:lnTo>
                                <a:lnTo>
                                  <a:pt x="90" y="435"/>
                                </a:lnTo>
                                <a:lnTo>
                                  <a:pt x="504" y="435"/>
                                </a:lnTo>
                                <a:lnTo>
                                  <a:pt x="478" y="414"/>
                                </a:lnTo>
                                <a:lnTo>
                                  <a:pt x="407" y="390"/>
                                </a:lnTo>
                                <a:lnTo>
                                  <a:pt x="407" y="384"/>
                                </a:lnTo>
                                <a:lnTo>
                                  <a:pt x="443" y="360"/>
                                </a:lnTo>
                                <a:lnTo>
                                  <a:pt x="90" y="360"/>
                                </a:lnTo>
                                <a:lnTo>
                                  <a:pt x="90" y="78"/>
                                </a:lnTo>
                                <a:lnTo>
                                  <a:pt x="464" y="78"/>
                                </a:lnTo>
                                <a:lnTo>
                                  <a:pt x="460" y="72"/>
                                </a:lnTo>
                                <a:lnTo>
                                  <a:pt x="427" y="44"/>
                                </a:lnTo>
                                <a:lnTo>
                                  <a:pt x="388" y="23"/>
                                </a:lnTo>
                                <a:lnTo>
                                  <a:pt x="346" y="9"/>
                                </a:lnTo>
                                <a:lnTo>
                                  <a:pt x="301" y="2"/>
                                </a:lnTo>
                                <a:lnTo>
                                  <a:pt x="259" y="0"/>
                                </a:lnTo>
                                <a:moveTo>
                                  <a:pt x="504" y="435"/>
                                </a:moveTo>
                                <a:lnTo>
                                  <a:pt x="268" y="435"/>
                                </a:lnTo>
                                <a:lnTo>
                                  <a:pt x="316" y="437"/>
                                </a:lnTo>
                                <a:lnTo>
                                  <a:pt x="356" y="441"/>
                                </a:lnTo>
                                <a:lnTo>
                                  <a:pt x="386" y="448"/>
                                </a:lnTo>
                                <a:lnTo>
                                  <a:pt x="413" y="460"/>
                                </a:lnTo>
                                <a:lnTo>
                                  <a:pt x="443" y="483"/>
                                </a:lnTo>
                                <a:lnTo>
                                  <a:pt x="464" y="511"/>
                                </a:lnTo>
                                <a:lnTo>
                                  <a:pt x="476" y="545"/>
                                </a:lnTo>
                                <a:lnTo>
                                  <a:pt x="481" y="582"/>
                                </a:lnTo>
                                <a:lnTo>
                                  <a:pt x="474" y="629"/>
                                </a:lnTo>
                                <a:lnTo>
                                  <a:pt x="458" y="666"/>
                                </a:lnTo>
                                <a:lnTo>
                                  <a:pt x="432" y="695"/>
                                </a:lnTo>
                                <a:lnTo>
                                  <a:pt x="398" y="714"/>
                                </a:lnTo>
                                <a:lnTo>
                                  <a:pt x="377" y="723"/>
                                </a:lnTo>
                                <a:lnTo>
                                  <a:pt x="353" y="728"/>
                                </a:lnTo>
                                <a:lnTo>
                                  <a:pt x="328" y="732"/>
                                </a:lnTo>
                                <a:lnTo>
                                  <a:pt x="301" y="732"/>
                                </a:lnTo>
                                <a:lnTo>
                                  <a:pt x="515" y="732"/>
                                </a:lnTo>
                                <a:lnTo>
                                  <a:pt x="550" y="691"/>
                                </a:lnTo>
                                <a:lnTo>
                                  <a:pt x="571" y="592"/>
                                </a:lnTo>
                                <a:lnTo>
                                  <a:pt x="561" y="518"/>
                                </a:lnTo>
                                <a:lnTo>
                                  <a:pt x="529" y="458"/>
                                </a:lnTo>
                                <a:lnTo>
                                  <a:pt x="504" y="435"/>
                                </a:lnTo>
                                <a:moveTo>
                                  <a:pt x="464" y="78"/>
                                </a:moveTo>
                                <a:lnTo>
                                  <a:pt x="263" y="78"/>
                                </a:lnTo>
                                <a:lnTo>
                                  <a:pt x="289" y="79"/>
                                </a:lnTo>
                                <a:lnTo>
                                  <a:pt x="314" y="83"/>
                                </a:lnTo>
                                <a:lnTo>
                                  <a:pt x="337" y="92"/>
                                </a:lnTo>
                                <a:lnTo>
                                  <a:pt x="360" y="104"/>
                                </a:lnTo>
                                <a:lnTo>
                                  <a:pt x="384" y="123"/>
                                </a:lnTo>
                                <a:lnTo>
                                  <a:pt x="402" y="150"/>
                                </a:lnTo>
                                <a:lnTo>
                                  <a:pt x="414" y="182"/>
                                </a:lnTo>
                                <a:lnTo>
                                  <a:pt x="420" y="220"/>
                                </a:lnTo>
                                <a:lnTo>
                                  <a:pt x="414" y="263"/>
                                </a:lnTo>
                                <a:lnTo>
                                  <a:pt x="402" y="296"/>
                                </a:lnTo>
                                <a:lnTo>
                                  <a:pt x="381" y="323"/>
                                </a:lnTo>
                                <a:lnTo>
                                  <a:pt x="356" y="342"/>
                                </a:lnTo>
                                <a:lnTo>
                                  <a:pt x="333" y="351"/>
                                </a:lnTo>
                                <a:lnTo>
                                  <a:pt x="309" y="358"/>
                                </a:lnTo>
                                <a:lnTo>
                                  <a:pt x="280" y="360"/>
                                </a:lnTo>
                                <a:lnTo>
                                  <a:pt x="252" y="360"/>
                                </a:lnTo>
                                <a:lnTo>
                                  <a:pt x="443" y="360"/>
                                </a:lnTo>
                                <a:lnTo>
                                  <a:pt x="448" y="356"/>
                                </a:lnTo>
                                <a:lnTo>
                                  <a:pt x="481" y="319"/>
                                </a:lnTo>
                                <a:lnTo>
                                  <a:pt x="501" y="268"/>
                                </a:lnTo>
                                <a:lnTo>
                                  <a:pt x="510" y="206"/>
                                </a:lnTo>
                                <a:lnTo>
                                  <a:pt x="502" y="153"/>
                                </a:lnTo>
                                <a:lnTo>
                                  <a:pt x="487" y="109"/>
                                </a:lnTo>
                                <a:lnTo>
                                  <a:pt x="46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7b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29" style="position:absolute;margin-left:0pt;margin-top:-23pt;width:16.2pt;height:22.95pt" coordorigin="0,-460" coordsize="324,459"/>
            </w:pict>
          </mc:Fallback>
        </mc:AlternateContent>
      </w:r>
      <w:r>
        <w:rPr>
          <w:rFonts w:ascii="Times New Roman" w:hAnsi="Times New Roman"/>
          <w:spacing w:val="27"/>
          <w:position w:val="2"/>
        </w:rPr>
        <w:t xml:space="preserve"> </w:t>
      </w:r>
      <w:r>
        <w:rPr>
          <w:rFonts w:ascii="Times New Roman" w:hAnsi="Times New Roman"/>
          <w:spacing w:val="27"/>
          <w:position w:val="2"/>
        </w:rPr>
        <mc:AlternateContent>
          <mc:Choice Requires="wpg">
            <w:drawing>
              <wp:inline distT="0" distB="0" distL="0" distR="0">
                <wp:extent cx="220345" cy="295275"/>
                <wp:effectExtent l="114300" t="0" r="114300" b="0"/>
                <wp:docPr id="205" name="Фигура13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20" cy="295200"/>
                          <a:chOff x="0" y="0"/>
                          <a:chExt cx="220320" cy="295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20320" cy="295200"/>
                          </a:xfrm>
                          <a:custGeom>
                            <a:avLst/>
                            <a:gdLst>
                              <a:gd name="textAreaLeft" fmla="*/ 0 w 124920"/>
                              <a:gd name="textAreaRight" fmla="*/ 125640 w 124920"/>
                              <a:gd name="textAreaTop" fmla="*/ 0 h 167400"/>
                              <a:gd name="textAreaBottom" fmla="*/ 168120 h 167400"/>
                            </a:gdLst>
                            <a:ahLst/>
                            <a:rect l="textAreaLeft" t="textAreaTop" r="textAreaRight" b="textAreaBottom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0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7b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30" style="position:absolute;margin-left:0pt;margin-top:-23.3pt;width:17.35pt;height:23.25pt" coordorigin="0,-466" coordsize="347,465"/>
            </w:pict>
          </mc:Fallback>
        </mc:AlternateContent>
      </w:r>
      <w:r>
        <w:rPr>
          <w:rFonts w:ascii="Times New Roman" w:hAnsi="Times New Roman"/>
          <w:spacing w:val="36"/>
          <w:position w:val="2"/>
        </w:rPr>
        <w:t xml:space="preserve"> </w:t>
      </w:r>
      <w:r>
        <w:rPr>
          <w:rFonts w:ascii="Times New Roman" w:hAnsi="Times New Roman"/>
          <w:spacing w:val="36"/>
          <w:position w:val="2"/>
        </w:rPr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206" name="Фигура13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>
                              <a:gd name="textAreaLeft" fmla="*/ 0 w 135360"/>
                              <a:gd name="textAreaRight" fmla="*/ 136080 w 13536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663" h="810">
                                <a:moveTo>
                                  <a:pt x="658" y="-1"/>
                                </a:moveTo>
                                <a:lnTo>
                                  <a:pt x="580" y="-1"/>
                                </a:lnTo>
                                <a:lnTo>
                                  <a:pt x="577" y="4"/>
                                </a:lnTo>
                                <a:lnTo>
                                  <a:pt x="577" y="11"/>
                                </a:lnTo>
                                <a:lnTo>
                                  <a:pt x="577" y="655"/>
                                </a:lnTo>
                                <a:lnTo>
                                  <a:pt x="93" y="11"/>
                                </a:lnTo>
                                <a:lnTo>
                                  <a:pt x="85" y="1"/>
                                </a:lnTo>
                                <a:lnTo>
                                  <a:pt x="81" y="-1"/>
                                </a:ln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3"/>
                                </a:lnTo>
                                <a:lnTo>
                                  <a:pt x="5" y="808"/>
                                </a:lnTo>
                                <a:lnTo>
                                  <a:pt x="81" y="808"/>
                                </a:lnTo>
                                <a:lnTo>
                                  <a:pt x="85" y="803"/>
                                </a:lnTo>
                                <a:lnTo>
                                  <a:pt x="85" y="154"/>
                                </a:lnTo>
                                <a:lnTo>
                                  <a:pt x="575" y="806"/>
                                </a:lnTo>
                                <a:lnTo>
                                  <a:pt x="580" y="808"/>
                                </a:lnTo>
                                <a:lnTo>
                                  <a:pt x="658" y="808"/>
                                </a:lnTo>
                                <a:lnTo>
                                  <a:pt x="663" y="803"/>
                                </a:lnTo>
                                <a:lnTo>
                                  <a:pt x="663" y="4"/>
                                </a:lnTo>
                                <a:lnTo>
                                  <a:pt x="658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7b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31" style="position:absolute;margin-left:0pt;margin-top:-23pt;width:18.8pt;height:22.95pt" coordorigin="0,-460" coordsize="376,459"/>
            </w:pict>
          </mc:Fallback>
        </mc:AlternateContent>
      </w:r>
      <w:r>
        <w:rPr>
          <w:rFonts w:ascii="Times New Roman" w:hAnsi="Times New Roman"/>
          <w:spacing w:val="36"/>
          <w:position w:val="2"/>
        </w:rPr>
        <w:t xml:space="preserve"> </w:t>
      </w:r>
      <w:r>
        <w:rPr>
          <w:rFonts w:ascii="Times New Roman" w:hAnsi="Times New Roman"/>
          <w:spacing w:val="36"/>
          <w:position w:val="2"/>
        </w:rPr>
        <mc:AlternateContent>
          <mc:Choice Requires="wpg">
            <w:drawing>
              <wp:inline distT="0" distB="0" distL="0" distR="0">
                <wp:extent cx="208915" cy="291465"/>
                <wp:effectExtent l="114300" t="0" r="114300" b="0"/>
                <wp:docPr id="207" name="Фигура13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800" cy="291600"/>
                          <a:chOff x="0" y="0"/>
                          <a:chExt cx="20880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8800" cy="291600"/>
                          </a:xfrm>
                          <a:custGeom>
                            <a:avLst/>
                            <a:gdLst>
                              <a:gd name="textAreaLeft" fmla="*/ 0 w 118440"/>
                              <a:gd name="textAreaRight" fmla="*/ 119160 w 11844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80" h="810">
                                <a:moveTo>
                                  <a:pt x="559" y="-1"/>
                                </a:moveTo>
                                <a:lnTo>
                                  <a:pt x="453" y="-1"/>
                                </a:lnTo>
                                <a:lnTo>
                                  <a:pt x="448" y="3"/>
                                </a:lnTo>
                                <a:lnTo>
                                  <a:pt x="441" y="11"/>
                                </a:lnTo>
                                <a:lnTo>
                                  <a:pt x="90" y="389"/>
                                </a:lnTo>
                                <a:lnTo>
                                  <a:pt x="90" y="4"/>
                                </a:lnTo>
                                <a:lnTo>
                                  <a:pt x="85" y="-1"/>
                                </a:ln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3"/>
                                </a:lnTo>
                                <a:lnTo>
                                  <a:pt x="5" y="808"/>
                                </a:lnTo>
                                <a:lnTo>
                                  <a:pt x="85" y="808"/>
                                </a:lnTo>
                                <a:lnTo>
                                  <a:pt x="90" y="803"/>
                                </a:lnTo>
                                <a:lnTo>
                                  <a:pt x="90" y="510"/>
                                </a:lnTo>
                                <a:lnTo>
                                  <a:pt x="171" y="424"/>
                                </a:lnTo>
                                <a:lnTo>
                                  <a:pt x="465" y="798"/>
                                </a:lnTo>
                                <a:lnTo>
                                  <a:pt x="472" y="806"/>
                                </a:lnTo>
                                <a:lnTo>
                                  <a:pt x="476" y="808"/>
                                </a:lnTo>
                                <a:lnTo>
                                  <a:pt x="580" y="808"/>
                                </a:lnTo>
                                <a:lnTo>
                                  <a:pt x="580" y="798"/>
                                </a:lnTo>
                                <a:lnTo>
                                  <a:pt x="234" y="355"/>
                                </a:lnTo>
                                <a:lnTo>
                                  <a:pt x="562" y="8"/>
                                </a:lnTo>
                                <a:lnTo>
                                  <a:pt x="559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7b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32" style="position:absolute;margin-left:0pt;margin-top:-23pt;width:16.45pt;height:22.95pt" coordorigin="0,-460" coordsize="329,459"/>
            </w:pict>
          </mc:Fallback>
        </mc:AlternateContent>
      </w:r>
      <w:r>
        <w:rPr>
          <w:rFonts w:ascii="Times New Roman" w:hAnsi="Times New Roman"/>
          <w:spacing w:val="12"/>
          <w:position w:val="2"/>
        </w:rPr>
        <w:t xml:space="preserve"> </w:t>
      </w:r>
      <w:r>
        <w:rPr>
          <w:rFonts w:ascii="Times New Roman" w:hAnsi="Times New Roman"/>
          <w:spacing w:val="12"/>
          <w:position w:val="2"/>
        </w:rPr>
        <mc:AlternateContent>
          <mc:Choice Requires="wpg">
            <w:drawing>
              <wp:inline distT="0" distB="0" distL="0" distR="0">
                <wp:extent cx="482600" cy="295275"/>
                <wp:effectExtent l="114300" t="0" r="114300" b="0"/>
                <wp:docPr id="208" name="Фигура13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760" cy="295200"/>
                          <a:chOff x="0" y="0"/>
                          <a:chExt cx="482760" cy="295200"/>
                        </a:xfrm>
                      </wpg:grpSpPr>
                      <pic:pic xmlns:pic="http://schemas.openxmlformats.org/drawingml/2006/picture">
                        <pic:nvPicPr>
                          <pic:cNvPr id="71" name="" descr=""/>
                          <pic:cNvPicPr/>
                        </pic:nvPicPr>
                        <pic:blipFill>
                          <a:blip r:embed="rId217"/>
                          <a:stretch/>
                        </pic:blipFill>
                        <pic:spPr>
                          <a:xfrm>
                            <a:off x="260280" y="1800"/>
                            <a:ext cx="222120" cy="132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219240" cy="295200"/>
                          </a:xfrm>
                          <a:custGeom>
                            <a:avLst/>
                            <a:gdLst>
                              <a:gd name="textAreaLeft" fmla="*/ 0 w 124200"/>
                              <a:gd name="textAreaRight" fmla="*/ 124920 w 124200"/>
                              <a:gd name="textAreaTop" fmla="*/ 0 h 167400"/>
                              <a:gd name="textAreaBottom" fmla="*/ 168120 h 167400"/>
                            </a:gdLst>
                            <a:ahLst/>
                            <a:rect l="textAreaLeft" t="textAreaTop" r="textAreaRight" b="textAreaBottom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0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7b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33" style="position:absolute;margin-left:0pt;margin-top:-23.3pt;width:38pt;height:23.25pt" coordorigin="0,-466" coordsize="760,465">
                <v:shape id="shape_0" stroked="f" o:allowincell="f" style="position:absolute;left:410;top:-463;width:349;height:207;mso-wrap-style:none;v-text-anchor:middle;mso-position-vertical:top" type="_x0000_t75">
                  <v:imagedata r:id="rId218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Style18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Style18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Style18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1"/>
        <w:spacing w:before="172" w:after="0"/>
        <w:ind w:left="186" w:hanging="0"/>
        <w:rPr/>
      </w:pPr>
      <w:r>
        <w:rPr>
          <w:color w:val="231F20"/>
          <w:spacing w:val="-1"/>
        </w:rPr>
        <w:t>INFORMATIVNI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DODATAK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ZA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DEPONENTA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/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INFORMATION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FOR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DEPOSITORS</w:t>
      </w:r>
    </w:p>
    <w:p>
      <w:pPr>
        <w:pStyle w:val="3"/>
        <w:spacing w:before="214" w:after="0"/>
        <w:ind w:left="186" w:hanging="0"/>
        <w:rPr>
          <w:u w:val="none"/>
        </w:rPr>
      </w:pPr>
      <w:r>
        <w:rPr>
          <w:color w:val="231F20"/>
          <w:u w:val="none" w:color="231F20"/>
        </w:rPr>
        <w:t>Osnovne</w:t>
      </w:r>
      <w:r>
        <w:rPr>
          <w:color w:val="231F20"/>
          <w:spacing w:val="-2"/>
          <w:u w:val="none" w:color="231F20"/>
        </w:rPr>
        <w:t xml:space="preserve"> </w:t>
      </w:r>
      <w:r>
        <w:rPr>
          <w:color w:val="231F20"/>
          <w:u w:val="none" w:color="231F20"/>
        </w:rPr>
        <w:t>informacije</w:t>
      </w:r>
      <w:r>
        <w:rPr>
          <w:color w:val="231F20"/>
          <w:spacing w:val="-1"/>
          <w:u w:val="none" w:color="231F20"/>
        </w:rPr>
        <w:t xml:space="preserve"> </w:t>
      </w:r>
      <w:r>
        <w:rPr>
          <w:color w:val="231F20"/>
          <w:u w:val="none" w:color="231F20"/>
        </w:rPr>
        <w:t>o</w:t>
      </w:r>
      <w:r>
        <w:rPr>
          <w:color w:val="231F20"/>
          <w:spacing w:val="-1"/>
          <w:u w:val="none" w:color="231F20"/>
        </w:rPr>
        <w:t xml:space="preserve"> </w:t>
      </w:r>
      <w:r>
        <w:rPr>
          <w:color w:val="231F20"/>
          <w:u w:val="none" w:color="231F20"/>
        </w:rPr>
        <w:t>zaštiti</w:t>
      </w:r>
      <w:r>
        <w:rPr>
          <w:color w:val="231F20"/>
          <w:spacing w:val="-2"/>
          <w:u w:val="none" w:color="231F20"/>
        </w:rPr>
        <w:t xml:space="preserve"> </w:t>
      </w:r>
      <w:r>
        <w:rPr>
          <w:color w:val="231F20"/>
          <w:u w:val="none" w:color="231F20"/>
        </w:rPr>
        <w:t>depozita</w:t>
      </w:r>
      <w:r>
        <w:rPr>
          <w:color w:val="231F20"/>
          <w:spacing w:val="-1"/>
          <w:u w:val="none" w:color="231F20"/>
        </w:rPr>
        <w:t xml:space="preserve"> </w:t>
      </w:r>
      <w:r>
        <w:rPr>
          <w:color w:val="231F20"/>
          <w:u w:val="none" w:color="231F20"/>
        </w:rPr>
        <w:t>/</w:t>
      </w:r>
      <w:r>
        <w:rPr>
          <w:color w:val="231F20"/>
          <w:spacing w:val="-2"/>
          <w:u w:val="none"/>
        </w:rPr>
        <w:t xml:space="preserve"> </w:t>
      </w:r>
      <w:r>
        <w:rPr>
          <w:color w:val="939598"/>
          <w:u w:val="none" w:color="939598"/>
        </w:rPr>
        <w:t>Basic</w:t>
      </w:r>
      <w:r>
        <w:rPr>
          <w:color w:val="939598"/>
          <w:spacing w:val="-1"/>
          <w:u w:val="none" w:color="939598"/>
        </w:rPr>
        <w:t xml:space="preserve"> </w:t>
      </w:r>
      <w:r>
        <w:rPr>
          <w:color w:val="939598"/>
          <w:u w:val="none" w:color="939598"/>
        </w:rPr>
        <w:t>information</w:t>
      </w:r>
      <w:r>
        <w:rPr>
          <w:color w:val="939598"/>
          <w:spacing w:val="-2"/>
          <w:u w:val="none" w:color="939598"/>
        </w:rPr>
        <w:t xml:space="preserve"> </w:t>
      </w:r>
      <w:r>
        <w:rPr>
          <w:color w:val="939598"/>
          <w:u w:val="none" w:color="939598"/>
        </w:rPr>
        <w:t>on</w:t>
      </w:r>
      <w:r>
        <w:rPr>
          <w:color w:val="939598"/>
          <w:spacing w:val="-1"/>
          <w:u w:val="none" w:color="939598"/>
        </w:rPr>
        <w:t xml:space="preserve"> </w:t>
      </w:r>
      <w:r>
        <w:rPr>
          <w:color w:val="939598"/>
          <w:u w:val="none" w:color="939598"/>
        </w:rPr>
        <w:t>deposit</w:t>
      </w:r>
      <w:r>
        <w:rPr>
          <w:color w:val="939598"/>
          <w:spacing w:val="-1"/>
          <w:u w:val="none" w:color="939598"/>
        </w:rPr>
        <w:t xml:space="preserve"> </w:t>
      </w:r>
      <w:r>
        <w:rPr>
          <w:color w:val="939598"/>
          <w:u w:val="none" w:color="939598"/>
        </w:rPr>
        <w:t>protection</w:t>
      </w:r>
    </w:p>
    <w:p>
      <w:pPr>
        <w:pStyle w:val="Style18"/>
        <w:spacing w:before="11" w:after="0"/>
        <w:rPr>
          <w:b/>
          <w:b/>
          <w:sz w:val="27"/>
        </w:rPr>
      </w:pPr>
      <w:r>
        <w:rPr>
          <w:b/>
          <w:sz w:val="27"/>
        </w:rPr>
      </w:r>
    </w:p>
    <w:p>
      <w:pPr>
        <w:pStyle w:val="Normal"/>
        <w:spacing w:before="60" w:after="0"/>
        <w:ind w:left="186" w:hanging="0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Depozite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u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Lovćen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banci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štiti</w:t>
      </w:r>
      <w:r>
        <w:rPr>
          <w:b/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/</w:t>
      </w:r>
      <w:r>
        <w:rPr>
          <w:color w:val="231F20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Deposits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in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Lovćen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Bank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are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protected</w:t>
      </w:r>
      <w:r>
        <w:rPr>
          <w:b/>
          <w:i/>
          <w:color w:val="939598"/>
          <w:spacing w:val="-5"/>
          <w:sz w:val="20"/>
        </w:rPr>
        <w:t xml:space="preserve"> </w:t>
      </w:r>
      <w:r>
        <mc:AlternateContent>
          <mc:Choice Requires="wps">
            <w:drawing>
              <wp:anchor behindDoc="1" distT="0" distB="635" distL="0" distR="0" simplePos="0" locked="0" layoutInCell="0" allowOverlap="1" relativeHeight="138">
                <wp:simplePos x="0" y="0"/>
                <wp:positionH relativeFrom="page">
                  <wp:posOffset>313690</wp:posOffset>
                </wp:positionH>
                <wp:positionV relativeFrom="paragraph">
                  <wp:posOffset>240030</wp:posOffset>
                </wp:positionV>
                <wp:extent cx="6932930" cy="253365"/>
                <wp:effectExtent l="0" t="3810" r="0" b="2540"/>
                <wp:wrapTopAndBottom/>
                <wp:docPr id="209" name="Врез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880" cy="253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6"/>
                              <w:spacing w:before="57" w:after="0"/>
                              <w:ind w:left="67" w:hanging="0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Fond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zaštitu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depozita</w:t>
                            </w:r>
                            <w:r>
                              <w:rPr>
                                <w:color w:val="231F20"/>
                                <w:spacing w:val="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Protection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Fund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5" path="m0,0l-2147483645,0l-2147483645,-2147483646l0,-2147483646xe" stroked="t" o:allowincell="f" style="position:absolute;margin-left:24.7pt;margin-top:18.9pt;width:545.85pt;height:19.9pt;mso-wrap-style:square;v-text-anchor:top;mso-position-horizontal-relative:page">
                <v:fill o:detectmouseclick="t" on="false"/>
                <v:stroke color="#230e0f" weight="6480" joinstyle="round" endcap="flat"/>
                <v:textbox>
                  <w:txbxContent>
                    <w:p>
                      <w:pPr>
                        <w:pStyle w:val="Style26"/>
                        <w:spacing w:before="57" w:after="0"/>
                        <w:ind w:left="67" w:hanging="0"/>
                        <w:rPr>
                          <w:i/>
                          <w:i/>
                          <w:sz w:val="20"/>
                        </w:rPr>
                      </w:pPr>
                      <w:r>
                        <w:rPr>
                          <w:color w:val="231F20"/>
                          <w:sz w:val="20"/>
                        </w:rPr>
                        <w:t>Fond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za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zaštitu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depozita</w:t>
                      </w:r>
                      <w:r>
                        <w:rPr>
                          <w:color w:val="231F20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/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Deposit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Protection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Fund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b/>
          <w:i/>
          <w:color w:val="939598"/>
          <w:sz w:val="20"/>
        </w:rPr>
        <w:t>by:</w:t>
      </w:r>
    </w:p>
    <w:p>
      <w:pPr>
        <w:pStyle w:val="Normal"/>
        <w:spacing w:before="110" w:after="110"/>
        <w:ind w:left="186" w:hanging="0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Nivo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zaštite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Level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of</w:t>
      </w:r>
      <w:r>
        <w:rPr>
          <w:b/>
          <w:i/>
          <w:color w:val="939598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protection:</w:t>
      </w:r>
    </w:p>
    <w:p>
      <w:pPr>
        <w:pStyle w:val="Style18"/>
        <w:ind w:left="108" w:hanging="0"/>
        <w:rPr/>
      </w:pPr>
      <w:r>
        <w:rPr/>
        <mc:AlternateContent>
          <mc:Choice Requires="wps">
            <w:drawing>
              <wp:inline distT="0" distB="0" distL="0" distR="0">
                <wp:extent cx="6932930" cy="667385"/>
                <wp:effectExtent l="0" t="0" r="0" b="0"/>
                <wp:docPr id="211" name="Фигура1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880" cy="667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6"/>
                              <w:spacing w:lineRule="auto" w:line="235" w:before="20" w:after="0"/>
                              <w:ind w:left="67" w:right="64" w:hanging="0"/>
                              <w:jc w:val="both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20"/>
                              </w:rPr>
                              <w:t>50.000 eura po deponetu po kreditnoj instituciji do dana pristupanja Crne Gore Evropskoj uniji. 100.000 eura po deponetu po kreditnoj</w:t>
                            </w:r>
                            <w:r>
                              <w:rPr>
                                <w:color w:val="231F20"/>
                                <w:spacing w:val="1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 xml:space="preserve">instituciji od dana pristupanja Crne Gore Evropskoj uniji. /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 50,000 per deposit per credit institution until the day of Montenegro’s</w:t>
                            </w:r>
                            <w:r>
                              <w:rPr>
                                <w:i/>
                                <w:color w:val="939598"/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accession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European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Union.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100,000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per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per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credit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institution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date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Montenegro’s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accession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Euro-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pean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Union.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135" path="m0,0l-2147483645,0l-2147483645,-2147483646l0,-2147483646xe" stroked="t" o:allowincell="f" style="position:absolute;margin-left:0pt;margin-top:-52.6pt;width:545.85pt;height:52.5pt;mso-wrap-style:square;v-text-anchor:top;mso-position-vertical:top">
                <v:fill o:detectmouseclick="t" on="false"/>
                <v:stroke color="#230e0f" weight="6480" joinstyle="round" endcap="flat"/>
                <v:textbox>
                  <w:txbxContent>
                    <w:p>
                      <w:pPr>
                        <w:pStyle w:val="Style26"/>
                        <w:spacing w:lineRule="auto" w:line="235" w:before="20" w:after="0"/>
                        <w:ind w:left="67" w:right="64" w:hanging="0"/>
                        <w:jc w:val="both"/>
                        <w:rPr>
                          <w:i/>
                          <w:i/>
                          <w:sz w:val="20"/>
                        </w:rPr>
                      </w:pPr>
                      <w:r>
                        <w:rPr>
                          <w:color w:val="231F20"/>
                          <w:w w:val="95"/>
                          <w:sz w:val="20"/>
                        </w:rPr>
                        <w:t>50.000 eura po deponetu po kreditnoj instituciji do dana pristupanja Crne Gore Evropskoj uniji. 100.000 eura po deponetu po kreditnoj</w:t>
                      </w:r>
                      <w:r>
                        <w:rPr>
                          <w:color w:val="231F20"/>
                          <w:spacing w:val="1"/>
                          <w:w w:val="9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 xml:space="preserve">instituciji od dana pristupanja Crne Gore Evropskoj uniji. /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EUR 50,000 per deposit per credit institution until the day of Montenegro’s</w:t>
                      </w:r>
                      <w:r>
                        <w:rPr>
                          <w:i/>
                          <w:color w:val="939598"/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accession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to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European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Union.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EUR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100,000</w:t>
                      </w:r>
                      <w:r>
                        <w:rPr>
                          <w:i/>
                          <w:color w:val="93959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per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deposit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per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credit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institution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from</w:t>
                      </w:r>
                      <w:r>
                        <w:rPr>
                          <w:i/>
                          <w:color w:val="93959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date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of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Montenegro’s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accession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to</w:t>
                      </w:r>
                      <w:r>
                        <w:rPr>
                          <w:i/>
                          <w:color w:val="93959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Euro-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pean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Union.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Style18"/>
        <w:spacing w:before="3" w:after="0"/>
        <w:rPr>
          <w:b/>
          <w:b/>
          <w:i/>
          <w:i/>
          <w:sz w:val="6"/>
        </w:rPr>
      </w:pPr>
      <w:r>
        <w:rPr>
          <w:b/>
          <w:i/>
          <w:sz w:val="6"/>
        </w:rPr>
      </w:r>
    </w:p>
    <w:p>
      <w:pPr>
        <w:pStyle w:val="Normal"/>
        <w:spacing w:before="59" w:after="0"/>
        <w:ind w:left="186" w:hanging="0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Ako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u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istoj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kreditnoj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instituciji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imate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više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depozita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i/>
          <w:color w:val="939598"/>
          <w:sz w:val="20"/>
        </w:rPr>
        <w:t>If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you</w:t>
      </w:r>
      <w:r>
        <w:rPr>
          <w:b/>
          <w:i/>
          <w:color w:val="939598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have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more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deposits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in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the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same</w:t>
      </w:r>
      <w:r>
        <w:rPr>
          <w:b/>
          <w:i/>
          <w:color w:val="939598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credit</w:t>
      </w:r>
      <w:r>
        <w:rPr>
          <w:b/>
          <w:i/>
          <w:color w:val="939598"/>
          <w:spacing w:val="-3"/>
          <w:sz w:val="20"/>
        </w:rPr>
        <w:t xml:space="preserve"> </w:t>
      </w:r>
      <w:r>
        <mc:AlternateContent>
          <mc:Choice Requires="wps">
            <w:drawing>
              <wp:anchor behindDoc="1" distT="0" distB="635" distL="0" distR="0" simplePos="0" locked="0" layoutInCell="0" allowOverlap="1" relativeHeight="140">
                <wp:simplePos x="0" y="0"/>
                <wp:positionH relativeFrom="page">
                  <wp:posOffset>313690</wp:posOffset>
                </wp:positionH>
                <wp:positionV relativeFrom="paragraph">
                  <wp:posOffset>248285</wp:posOffset>
                </wp:positionV>
                <wp:extent cx="6932930" cy="667385"/>
                <wp:effectExtent l="0" t="3810" r="0" b="2540"/>
                <wp:wrapTopAndBottom/>
                <wp:docPr id="213" name="Врез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880" cy="667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6"/>
                              <w:spacing w:lineRule="auto" w:line="235" w:before="46" w:after="0"/>
                              <w:ind w:left="67" w:right="64" w:hanging="0"/>
                              <w:jc w:val="both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Svi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vaši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depoziti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istoj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kreditnoj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instituciji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su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»agregirani«,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ukupan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iznos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ograničen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je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na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50.000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eura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do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dana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pristupanja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Crne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Gore</w:t>
                            </w:r>
                            <w:r>
                              <w:rPr>
                                <w:color w:val="231F2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Evropskoj uniji, odnosno 100.000 eura od dana pristupanja Crne Gore Evropskoj uniji. /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All your deposits in the same credit institution</w:t>
                            </w:r>
                            <w:r>
                              <w:rPr>
                                <w:i/>
                                <w:color w:val="939598"/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are “aggregated”, and the total amount of protection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is limited to EUR 50,000 until the date of Montenegro’s accession to the Euro-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pean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Union,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i.e.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100,000 from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date of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Montenegro’s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accession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 European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Union.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7" path="m0,0l-2147483645,0l-2147483645,-2147483646l0,-2147483646xe" stroked="t" o:allowincell="f" style="position:absolute;margin-left:24.7pt;margin-top:19.55pt;width:545.85pt;height:52.5pt;mso-wrap-style:square;v-text-anchor:top;mso-position-horizontal-relative:page">
                <v:fill o:detectmouseclick="t" on="false"/>
                <v:stroke color="#230e0f" weight="6480" joinstyle="round" endcap="flat"/>
                <v:textbox>
                  <w:txbxContent>
                    <w:p>
                      <w:pPr>
                        <w:pStyle w:val="Style26"/>
                        <w:spacing w:lineRule="auto" w:line="235" w:before="46" w:after="0"/>
                        <w:ind w:left="67" w:right="64" w:hanging="0"/>
                        <w:jc w:val="both"/>
                        <w:rPr>
                          <w:i/>
                          <w:i/>
                          <w:sz w:val="20"/>
                        </w:rPr>
                      </w:pPr>
                      <w:r>
                        <w:rPr>
                          <w:color w:val="231F20"/>
                          <w:sz w:val="20"/>
                        </w:rPr>
                        <w:t>Svi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vaši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depoziti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u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istoj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kreditnoj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instituciji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su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»agregirani«,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a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ukupan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iznos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ograničen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je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na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50.000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eura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do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dana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pristupanja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Crne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Gore</w:t>
                      </w:r>
                      <w:r>
                        <w:rPr>
                          <w:color w:val="231F20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Evropskoj uniji, odnosno 100.000 eura od dana pristupanja Crne Gore Evropskoj uniji. /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All your deposits in the same credit institution</w:t>
                      </w:r>
                      <w:r>
                        <w:rPr>
                          <w:i/>
                          <w:color w:val="939598"/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are “aggregated”, and the total amount of protection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is limited to EUR 50,000 until the date of Montenegro’s accession to the Euro-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pean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Union,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i.e.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EUR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100,000 from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date of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Montenegro’s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accession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to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 European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Union.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b/>
          <w:i/>
          <w:color w:val="939598"/>
          <w:sz w:val="20"/>
        </w:rPr>
        <w:t>institution:</w:t>
      </w:r>
    </w:p>
    <w:p>
      <w:pPr>
        <w:pStyle w:val="Style18"/>
        <w:spacing w:before="6" w:after="0"/>
        <w:rPr>
          <w:b/>
          <w:b/>
          <w:i/>
          <w:i/>
          <w:sz w:val="8"/>
        </w:rPr>
      </w:pPr>
      <w:r>
        <w:rPr>
          <w:b/>
          <w:i/>
          <w:sz w:val="8"/>
        </w:rPr>
      </w:r>
    </w:p>
    <w:p>
      <w:pPr>
        <w:pStyle w:val="Normal"/>
        <w:spacing w:before="60" w:after="0"/>
        <w:ind w:left="186" w:hanging="0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Ako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dijelite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račun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s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drugim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licem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drugim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licima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7"/>
          <w:sz w:val="20"/>
        </w:rPr>
        <w:t xml:space="preserve"> </w:t>
      </w:r>
      <w:r>
        <w:rPr>
          <w:b/>
          <w:i/>
          <w:color w:val="939598"/>
          <w:sz w:val="20"/>
        </w:rPr>
        <w:t>If</w:t>
      </w:r>
      <w:r>
        <w:rPr>
          <w:b/>
          <w:i/>
          <w:color w:val="939598"/>
          <w:spacing w:val="-2"/>
          <w:sz w:val="20"/>
        </w:rPr>
        <w:t xml:space="preserve"> </w:t>
      </w:r>
      <w:r>
        <w:rPr>
          <w:b/>
          <w:i/>
          <w:color w:val="939598"/>
          <w:sz w:val="20"/>
        </w:rPr>
        <w:t>you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share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the</w:t>
      </w:r>
      <w:r>
        <w:rPr>
          <w:b/>
          <w:i/>
          <w:color w:val="939598"/>
          <w:spacing w:val="-2"/>
          <w:sz w:val="20"/>
        </w:rPr>
        <w:t xml:space="preserve"> </w:t>
      </w:r>
      <w:r>
        <w:rPr>
          <w:b/>
          <w:i/>
          <w:color w:val="939598"/>
          <w:sz w:val="20"/>
        </w:rPr>
        <w:t>account</w:t>
      </w:r>
      <w:r>
        <w:rPr>
          <w:b/>
          <w:i/>
          <w:color w:val="939598"/>
          <w:spacing w:val="-2"/>
          <w:sz w:val="20"/>
        </w:rPr>
        <w:t xml:space="preserve"> </w:t>
      </w:r>
      <w:r>
        <w:rPr>
          <w:b/>
          <w:i/>
          <w:color w:val="939598"/>
          <w:sz w:val="20"/>
        </w:rPr>
        <w:t>with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another</w:t>
      </w:r>
      <w:r>
        <w:rPr>
          <w:b/>
          <w:i/>
          <w:color w:val="939598"/>
          <w:spacing w:val="-2"/>
          <w:sz w:val="20"/>
        </w:rPr>
        <w:t xml:space="preserve"> </w:t>
      </w:r>
      <w:r>
        <w:rPr>
          <w:b/>
          <w:i/>
          <w:color w:val="939598"/>
          <w:sz w:val="20"/>
        </w:rPr>
        <w:t>person/other</w:t>
      </w:r>
      <w:r>
        <w:rPr>
          <w:b/>
          <w:i/>
          <w:color w:val="939598"/>
          <w:spacing w:val="-3"/>
          <w:sz w:val="20"/>
        </w:rPr>
        <w:t xml:space="preserve"> </w:t>
      </w:r>
      <w:r>
        <mc:AlternateContent>
          <mc:Choice Requires="wps">
            <w:drawing>
              <wp:anchor behindDoc="1" distT="0" distB="635" distL="0" distR="0" simplePos="0" locked="0" layoutInCell="0" allowOverlap="1" relativeHeight="142">
                <wp:simplePos x="0" y="0"/>
                <wp:positionH relativeFrom="page">
                  <wp:posOffset>313690</wp:posOffset>
                </wp:positionH>
                <wp:positionV relativeFrom="paragraph">
                  <wp:posOffset>232410</wp:posOffset>
                </wp:positionV>
                <wp:extent cx="6932930" cy="551815"/>
                <wp:effectExtent l="0" t="3810" r="0" b="2540"/>
                <wp:wrapTopAndBottom/>
                <wp:docPr id="215" name="Врезк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880" cy="551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lineRule="exact" w:line="242" w:before="69" w:after="0"/>
                              <w:ind w:left="67" w:hanging="0"/>
                              <w:rPr/>
                            </w:pPr>
                            <w:r>
                              <w:rPr>
                                <w:color w:val="231F20"/>
                              </w:rPr>
                              <w:t>Ograničenje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od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50.000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eura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primjenjuje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svakog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deponenta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posebno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pristupanja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Crne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Gore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Evropskoj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uniji,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odnosno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od</w:t>
                            </w:r>
                          </w:p>
                          <w:p>
                            <w:pPr>
                              <w:pStyle w:val="Style26"/>
                              <w:spacing w:lineRule="auto" w:line="235" w:before="2" w:after="0"/>
                              <w:ind w:left="67" w:hanging="0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100.000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eura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od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dana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pristupanja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Crne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Gore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Evropskoj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uniji.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limit</w:t>
                            </w:r>
                            <w:r>
                              <w:rPr>
                                <w:i/>
                                <w:color w:val="939598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50,000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applies</w:t>
                            </w:r>
                            <w:r>
                              <w:rPr>
                                <w:i/>
                                <w:color w:val="939598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each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depositor</w:t>
                            </w:r>
                            <w:r>
                              <w:rPr>
                                <w:i/>
                                <w:color w:val="939598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separately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until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day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Montenegro’s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accession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European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Union,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i.e.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100,000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date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Montenegro’s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accession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European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Union.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8" path="m0,0l-2147483645,0l-2147483645,-2147483646l0,-2147483646xe" stroked="t" o:allowincell="f" style="position:absolute;margin-left:24.7pt;margin-top:18.3pt;width:545.85pt;height:43.4pt;mso-wrap-style:square;v-text-anchor:top;mso-position-horizontal-relative:page">
                <v:fill o:detectmouseclick="t" on="false"/>
                <v:stroke color="#230e0f" weight="6480" joinstyle="round" endcap="flat"/>
                <v:textbox>
                  <w:txbxContent>
                    <w:p>
                      <w:pPr>
                        <w:pStyle w:val="Style18"/>
                        <w:spacing w:lineRule="exact" w:line="242" w:before="69" w:after="0"/>
                        <w:ind w:left="67" w:hanging="0"/>
                        <w:rPr/>
                      </w:pPr>
                      <w:r>
                        <w:rPr>
                          <w:color w:val="231F20"/>
                        </w:rPr>
                        <w:t>Ograničenje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od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50.000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eura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primjenjuje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svakog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deponenta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posebno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pristupanja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Crne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Gore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Evropskoj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uniji,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odnosno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od</w:t>
                      </w:r>
                    </w:p>
                    <w:p>
                      <w:pPr>
                        <w:pStyle w:val="Style26"/>
                        <w:spacing w:lineRule="auto" w:line="235" w:before="2" w:after="0"/>
                        <w:ind w:left="67" w:hanging="0"/>
                        <w:rPr>
                          <w:i/>
                          <w:i/>
                          <w:sz w:val="20"/>
                        </w:rPr>
                      </w:pPr>
                      <w:r>
                        <w:rPr>
                          <w:color w:val="231F20"/>
                          <w:spacing w:val="-1"/>
                          <w:sz w:val="20"/>
                        </w:rPr>
                        <w:t>100.000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"/>
                          <w:sz w:val="20"/>
                        </w:rPr>
                        <w:t>eura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"/>
                          <w:sz w:val="20"/>
                        </w:rPr>
                        <w:t>od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"/>
                          <w:sz w:val="20"/>
                        </w:rPr>
                        <w:t>dana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"/>
                          <w:sz w:val="20"/>
                        </w:rPr>
                        <w:t>pristupanja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"/>
                          <w:sz w:val="20"/>
                        </w:rPr>
                        <w:t>Crne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"/>
                          <w:sz w:val="20"/>
                        </w:rPr>
                        <w:t>Gore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"/>
                          <w:sz w:val="20"/>
                        </w:rPr>
                        <w:t>Evropskoj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"/>
                          <w:sz w:val="20"/>
                        </w:rPr>
                        <w:t>uniji.</w:t>
                      </w:r>
                      <w:r>
                        <w:rPr>
                          <w:color w:val="231F20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"/>
                          <w:sz w:val="20"/>
                        </w:rPr>
                        <w:t>/</w:t>
                      </w:r>
                      <w:r>
                        <w:rPr>
                          <w:color w:val="231F20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limit</w:t>
                      </w:r>
                      <w:r>
                        <w:rPr>
                          <w:i/>
                          <w:color w:val="939598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EUR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50,000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applies</w:t>
                      </w:r>
                      <w:r>
                        <w:rPr>
                          <w:i/>
                          <w:color w:val="939598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to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each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depositor</w:t>
                      </w:r>
                      <w:r>
                        <w:rPr>
                          <w:i/>
                          <w:color w:val="939598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separately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until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day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of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Montenegro’s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accession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to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European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Union,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i.e.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EUR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100,000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from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date</w:t>
                      </w:r>
                      <w:r>
                        <w:rPr>
                          <w:i/>
                          <w:color w:val="93959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of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Montenegro’s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accession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to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European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Union.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b/>
          <w:i/>
          <w:color w:val="939598"/>
          <w:sz w:val="20"/>
        </w:rPr>
        <w:t>persons:</w:t>
      </w:r>
    </w:p>
    <w:p>
      <w:pPr>
        <w:pStyle w:val="Style18"/>
        <w:spacing w:before="10" w:after="0"/>
        <w:rPr>
          <w:b/>
          <w:b/>
          <w:i/>
          <w:i/>
          <w:sz w:val="5"/>
        </w:rPr>
      </w:pPr>
      <w:r>
        <w:rPr>
          <w:b/>
          <w:i/>
          <w:sz w:val="5"/>
        </w:rPr>
      </w:r>
    </w:p>
    <w:p>
      <w:pPr>
        <w:pStyle w:val="Normal"/>
        <w:spacing w:lineRule="auto" w:line="235" w:before="64" w:after="0"/>
        <w:ind w:left="186" w:hanging="0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Rok</w:t>
      </w:r>
      <w:r>
        <w:rPr>
          <w:b/>
          <w:color w:val="231F20"/>
          <w:spacing w:val="-7"/>
          <w:sz w:val="20"/>
        </w:rPr>
        <w:t xml:space="preserve"> </w:t>
      </w:r>
      <w:r>
        <w:rPr>
          <w:b/>
          <w:color w:val="231F20"/>
          <w:sz w:val="20"/>
        </w:rPr>
        <w:t>za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početak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isplate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garantovanog</w:t>
      </w:r>
      <w:r>
        <w:rPr>
          <w:b/>
          <w:color w:val="231F20"/>
          <w:spacing w:val="-7"/>
          <w:sz w:val="20"/>
        </w:rPr>
        <w:t xml:space="preserve"> </w:t>
      </w:r>
      <w:r>
        <w:rPr>
          <w:b/>
          <w:color w:val="231F20"/>
          <w:sz w:val="20"/>
        </w:rPr>
        <w:t>depozita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u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slučaju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propasti</w:t>
      </w:r>
      <w:r>
        <w:rPr>
          <w:b/>
          <w:color w:val="231F20"/>
          <w:spacing w:val="-7"/>
          <w:sz w:val="20"/>
        </w:rPr>
        <w:t xml:space="preserve"> </w:t>
      </w:r>
      <w:r>
        <w:rPr>
          <w:b/>
          <w:color w:val="231F20"/>
          <w:sz w:val="20"/>
        </w:rPr>
        <w:t>kreditne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institucije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Deadline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for</w:t>
      </w:r>
      <w:r>
        <w:rPr>
          <w:b/>
          <w:i/>
          <w:color w:val="939598"/>
          <w:spacing w:val="-7"/>
          <w:sz w:val="20"/>
        </w:rPr>
        <w:t xml:space="preserve"> </w:t>
      </w:r>
      <w:r>
        <w:rPr>
          <w:b/>
          <w:i/>
          <w:color w:val="939598"/>
          <w:sz w:val="20"/>
        </w:rPr>
        <w:t>the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beginning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of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payment</w:t>
      </w:r>
      <w:r>
        <w:rPr>
          <w:b/>
          <w:i/>
          <w:color w:val="939598"/>
          <w:spacing w:val="-7"/>
          <w:sz w:val="20"/>
        </w:rPr>
        <w:t xml:space="preserve"> </w:t>
      </w:r>
      <w:r>
        <w:rPr>
          <w:b/>
          <w:i/>
          <w:color w:val="939598"/>
          <w:sz w:val="20"/>
        </w:rPr>
        <w:t>of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the</w:t>
      </w:r>
      <w:r>
        <w:rPr>
          <w:b/>
          <w:i/>
          <w:color w:val="939598"/>
          <w:spacing w:val="1"/>
          <w:sz w:val="20"/>
        </w:rPr>
        <w:t xml:space="preserve"> </w:t>
      </w:r>
      <w:r>
        <w:rPr>
          <w:b/>
          <w:i/>
          <w:color w:val="939598"/>
          <w:sz w:val="20"/>
        </w:rPr>
        <w:t>guaranteed</w:t>
      </w:r>
      <w:r>
        <w:rPr>
          <w:b/>
          <w:i/>
          <w:color w:val="939598"/>
          <w:spacing w:val="-2"/>
          <w:sz w:val="20"/>
        </w:rPr>
        <w:t xml:space="preserve"> </w:t>
      </w:r>
      <w:r>
        <w:rPr>
          <w:b/>
          <w:i/>
          <w:color w:val="939598"/>
          <w:sz w:val="20"/>
        </w:rPr>
        <w:t>deposit in case of</w:t>
      </w:r>
      <w:r>
        <w:rPr>
          <w:b/>
          <w:i/>
          <w:color w:val="939598"/>
          <w:spacing w:val="-1"/>
          <w:sz w:val="20"/>
        </w:rPr>
        <w:t xml:space="preserve"> </w:t>
      </w:r>
      <w:r>
        <w:rPr>
          <w:b/>
          <w:i/>
          <w:color w:val="939598"/>
          <w:sz w:val="20"/>
        </w:rPr>
        <w:t>bankrupcy</w:t>
      </w:r>
      <w:r>
        <w:rPr>
          <w:b/>
          <w:i/>
          <w:color w:val="939598"/>
          <w:spacing w:val="44"/>
          <w:sz w:val="20"/>
        </w:rPr>
        <w:t xml:space="preserve"> </w:t>
      </w:r>
      <w:r>
        <w:rPr>
          <w:b/>
          <w:i/>
          <w:color w:val="939598"/>
          <w:sz w:val="20"/>
        </w:rPr>
        <w:t>of</w:t>
      </w:r>
      <w:r>
        <w:rPr>
          <w:b/>
          <w:i/>
          <w:color w:val="939598"/>
          <w:spacing w:val="-1"/>
          <w:sz w:val="20"/>
        </w:rPr>
        <w:t xml:space="preserve"> </w:t>
      </w:r>
      <w:r>
        <mc:AlternateContent>
          <mc:Choice Requires="wps">
            <w:drawing>
              <wp:anchor behindDoc="1" distT="635" distB="0" distL="0" distR="0" simplePos="0" locked="0" layoutInCell="0" allowOverlap="1" relativeHeight="144">
                <wp:simplePos x="0" y="0"/>
                <wp:positionH relativeFrom="page">
                  <wp:posOffset>313690</wp:posOffset>
                </wp:positionH>
                <wp:positionV relativeFrom="paragraph">
                  <wp:posOffset>394970</wp:posOffset>
                </wp:positionV>
                <wp:extent cx="6932930" cy="551815"/>
                <wp:effectExtent l="0" t="3810" r="0" b="2540"/>
                <wp:wrapTopAndBottom/>
                <wp:docPr id="217" name="Врезк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880" cy="551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lineRule="exact" w:line="242" w:before="53" w:after="0"/>
                              <w:ind w:left="67" w:hanging="0"/>
                              <w:rPr/>
                            </w:pPr>
                            <w:r>
                              <w:rPr>
                                <w:color w:val="231F20"/>
                              </w:rPr>
                              <w:t>15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radnih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31.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decembra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2020.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10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radnih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periodu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od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1.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januara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2021.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31.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decembra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2023.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7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radnih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od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1.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janu-</w:t>
                            </w:r>
                          </w:p>
                          <w:p>
                            <w:pPr>
                              <w:pStyle w:val="Style26"/>
                              <w:spacing w:lineRule="exact" w:line="240"/>
                              <w:ind w:left="67" w:hanging="0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ara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2024.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nadalje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15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working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days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until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31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December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2020.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working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days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period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January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2021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31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December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2023.</w:t>
                            </w:r>
                          </w:p>
                          <w:p>
                            <w:pPr>
                              <w:pStyle w:val="Style26"/>
                              <w:spacing w:lineRule="exact" w:line="242"/>
                              <w:ind w:left="67" w:hanging="0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7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working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days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January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2024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onwards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9" path="m0,0l-2147483645,0l-2147483645,-2147483646l0,-2147483646xe" stroked="t" o:allowincell="f" style="position:absolute;margin-left:24.7pt;margin-top:31.1pt;width:545.85pt;height:43.4pt;mso-wrap-style:square;v-text-anchor:top;mso-position-horizontal-relative:page">
                <v:fill o:detectmouseclick="t" on="false"/>
                <v:stroke color="#230e0f" weight="6480" joinstyle="round" endcap="flat"/>
                <v:textbox>
                  <w:txbxContent>
                    <w:p>
                      <w:pPr>
                        <w:pStyle w:val="Style18"/>
                        <w:spacing w:lineRule="exact" w:line="242" w:before="53" w:after="0"/>
                        <w:ind w:left="67" w:hanging="0"/>
                        <w:rPr/>
                      </w:pPr>
                      <w:r>
                        <w:rPr>
                          <w:color w:val="231F20"/>
                        </w:rPr>
                        <w:t>15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radnih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31.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decembra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2020.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10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radnih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periodu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od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1.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januara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2021.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31.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decembra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2023.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7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radnih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od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1.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janu-</w:t>
                      </w:r>
                    </w:p>
                    <w:p>
                      <w:pPr>
                        <w:pStyle w:val="Style26"/>
                        <w:spacing w:lineRule="exact" w:line="240"/>
                        <w:ind w:left="67" w:hanging="0"/>
                        <w:rPr>
                          <w:i/>
                          <w:i/>
                          <w:sz w:val="20"/>
                        </w:rPr>
                      </w:pPr>
                      <w:r>
                        <w:rPr>
                          <w:color w:val="231F20"/>
                          <w:sz w:val="20"/>
                        </w:rPr>
                        <w:t>ara</w:t>
                      </w:r>
                      <w:r>
                        <w:rPr>
                          <w:color w:val="231F20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2024.</w:t>
                      </w:r>
                      <w:r>
                        <w:rPr>
                          <w:color w:val="231F20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nadalje</w:t>
                      </w:r>
                      <w:r>
                        <w:rPr>
                          <w:color w:val="231F20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/</w:t>
                      </w:r>
                      <w:r>
                        <w:rPr>
                          <w:color w:val="231F20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15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working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days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until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31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December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2020.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10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working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days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in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period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from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1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January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2021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to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31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December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2023.</w:t>
                      </w:r>
                    </w:p>
                    <w:p>
                      <w:pPr>
                        <w:pStyle w:val="Style26"/>
                        <w:spacing w:lineRule="exact" w:line="242"/>
                        <w:ind w:left="67" w:hanging="0"/>
                        <w:rPr>
                          <w:i/>
                          <w:i/>
                          <w:sz w:val="20"/>
                        </w:rPr>
                      </w:pPr>
                      <w:r>
                        <w:rPr>
                          <w:i/>
                          <w:color w:val="939598"/>
                          <w:sz w:val="20"/>
                        </w:rPr>
                        <w:t>7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working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days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from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1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January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2024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onwards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b/>
          <w:i/>
          <w:color w:val="939598"/>
          <w:sz w:val="20"/>
        </w:rPr>
        <w:t>the credit institution:</w:t>
      </w:r>
    </w:p>
    <w:p>
      <w:pPr>
        <w:pStyle w:val="Normal"/>
        <w:spacing w:before="115" w:after="57"/>
        <w:ind w:left="186" w:hanging="0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Valuta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nadoknade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7"/>
          <w:sz w:val="20"/>
        </w:rPr>
        <w:t xml:space="preserve"> </w:t>
      </w:r>
      <w:r>
        <w:rPr>
          <w:b/>
          <w:i/>
          <w:color w:val="939598"/>
          <w:sz w:val="20"/>
        </w:rPr>
        <w:t>Currency</w:t>
      </w:r>
      <w:r>
        <w:rPr>
          <w:b/>
          <w:i/>
          <w:color w:val="939598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of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compensation:</w:t>
      </w:r>
    </w:p>
    <w:p>
      <w:pPr>
        <w:pStyle w:val="Style18"/>
        <w:ind w:left="108" w:hanging="0"/>
        <w:rPr/>
      </w:pPr>
      <w:r>
        <w:rPr/>
        <mc:AlternateContent>
          <mc:Choice Requires="wps">
            <w:drawing>
              <wp:inline distT="0" distB="0" distL="0" distR="0">
                <wp:extent cx="6932930" cy="857885"/>
                <wp:effectExtent l="0" t="0" r="0" b="0"/>
                <wp:docPr id="219" name="Фигура1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880" cy="857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lineRule="exact" w:line="242" w:before="69" w:after="0"/>
                              <w:ind w:left="67" w:hanging="0"/>
                              <w:rPr>
                                <w:color w:val="231F20"/>
                              </w:rPr>
                            </w:pPr>
                            <w:r>
                              <w:rPr>
                                <w:color w:val="231F20"/>
                              </w:rPr>
                              <w:t>EUR</w:t>
                            </w:r>
                          </w:p>
                          <w:p>
                            <w:pPr>
                              <w:pStyle w:val="Style26"/>
                              <w:spacing w:lineRule="auto" w:line="235" w:before="2" w:after="0"/>
                              <w:ind w:left="67" w:right="64" w:hanging="0"/>
                              <w:jc w:val="both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Svi depoziti u valutama koja nije euro preračunavaju se u euro po srednjem kursu te valute sa kursne liste koju objavljuje Centralna</w:t>
                            </w:r>
                            <w:r>
                              <w:rPr>
                                <w:color w:val="231F2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 xml:space="preserve">banka Crne Gore, važećem na dan nastanka zaštićenog slučaja. /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All deposits in non-euro currencies are converted into euros at me-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dian exchange rate of that currency from the exchange rate list published by the Central Bank of Montenegro, valid on the day of the</w:t>
                            </w:r>
                            <w:r>
                              <w:rPr>
                                <w:i/>
                                <w:color w:val="939598"/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protected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event.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139" path="m0,0l-2147483645,0l-2147483645,-2147483646l0,-2147483646xe" stroked="t" o:allowincell="f" style="position:absolute;margin-left:0pt;margin-top:-67.6pt;width:545.85pt;height:67.5pt;mso-wrap-style:square;v-text-anchor:top;mso-position-vertical:top">
                <v:fill o:detectmouseclick="t" on="false"/>
                <v:stroke color="#230e0f" weight="6480" joinstyle="round" endcap="flat"/>
                <v:textbox>
                  <w:txbxContent>
                    <w:p>
                      <w:pPr>
                        <w:pStyle w:val="Style18"/>
                        <w:spacing w:lineRule="exact" w:line="242" w:before="69" w:after="0"/>
                        <w:ind w:left="67" w:hanging="0"/>
                        <w:rPr>
                          <w:color w:val="231F20"/>
                        </w:rPr>
                      </w:pPr>
                      <w:r>
                        <w:rPr>
                          <w:color w:val="231F20"/>
                        </w:rPr>
                        <w:t>EUR</w:t>
                      </w:r>
                    </w:p>
                    <w:p>
                      <w:pPr>
                        <w:pStyle w:val="Style26"/>
                        <w:spacing w:lineRule="auto" w:line="235" w:before="2" w:after="0"/>
                        <w:ind w:left="67" w:right="64" w:hanging="0"/>
                        <w:jc w:val="both"/>
                        <w:rPr>
                          <w:i/>
                          <w:i/>
                          <w:sz w:val="20"/>
                        </w:rPr>
                      </w:pPr>
                      <w:r>
                        <w:rPr>
                          <w:color w:val="231F20"/>
                          <w:sz w:val="20"/>
                        </w:rPr>
                        <w:t>Svi depoziti u valutama koja nije euro preračunavaju se u euro po srednjem kursu te valute sa kursne liste koju objavljuje Centralna</w:t>
                      </w:r>
                      <w:r>
                        <w:rPr>
                          <w:color w:val="231F20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 xml:space="preserve">banka Crne Gore, važećem na dan nastanka zaštićenog slučaja. /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All deposits in non-euro currencies are converted into euros at me-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dian exchange rate of that currency from the exchange rate list published by the Central Bank of Montenegro, valid on the day of the</w:t>
                      </w:r>
                      <w:r>
                        <w:rPr>
                          <w:i/>
                          <w:color w:val="939598"/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protected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event.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Style18"/>
        <w:spacing w:before="8" w:after="0"/>
        <w:rPr>
          <w:b/>
          <w:b/>
          <w:i/>
          <w:i/>
          <w:sz w:val="5"/>
        </w:rPr>
      </w:pPr>
      <w:r>
        <w:rPr>
          <w:b/>
          <w:i/>
          <w:sz w:val="5"/>
        </w:rPr>
      </w:r>
    </w:p>
    <w:p>
      <w:pPr>
        <w:pStyle w:val="Normal"/>
        <w:spacing w:before="60" w:after="0"/>
        <w:ind w:left="186" w:hanging="0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Kontakt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5"/>
          <w:sz w:val="20"/>
        </w:rPr>
        <w:t xml:space="preserve"> </w:t>
      </w:r>
      <w:r>
        <mc:AlternateContent>
          <mc:Choice Requires="wps">
            <w:drawing>
              <wp:anchor behindDoc="1" distT="0" distB="635" distL="0" distR="0" simplePos="0" locked="0" layoutInCell="0" allowOverlap="1" relativeHeight="146">
                <wp:simplePos x="0" y="0"/>
                <wp:positionH relativeFrom="page">
                  <wp:posOffset>313690</wp:posOffset>
                </wp:positionH>
                <wp:positionV relativeFrom="paragraph">
                  <wp:posOffset>231775</wp:posOffset>
                </wp:positionV>
                <wp:extent cx="6932930" cy="551815"/>
                <wp:effectExtent l="0" t="3810" r="0" b="2540"/>
                <wp:wrapTopAndBottom/>
                <wp:docPr id="221" name="Врезка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880" cy="551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lineRule="exact" w:line="242" w:before="69" w:after="0"/>
                              <w:ind w:left="67" w:hanging="0"/>
                              <w:rPr/>
                            </w:pPr>
                            <w:r>
                              <w:rPr>
                                <w:color w:val="231F20"/>
                              </w:rPr>
                              <w:t>Fond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zaštitu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depozita;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Miljana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Vukova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bb;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81000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Podgorica,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Crna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Gora;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Telefon: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020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210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466;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Faks: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020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210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465</w:t>
                            </w:r>
                          </w:p>
                          <w:p>
                            <w:pPr>
                              <w:pStyle w:val="Style26"/>
                              <w:spacing w:lineRule="auto" w:line="235" w:before="2" w:after="0"/>
                              <w:ind w:left="67" w:right="1140" w:hanging="0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E-posta: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fzd@fzdcg.org;</w:t>
                            </w:r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hyperlink r:id="rId219">
                              <w:r>
                                <w:rPr>
                                  <w:color w:val="231F20"/>
                                  <w:sz w:val="20"/>
                                </w:rPr>
                                <w:t>fzd@t-com.me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</w:hyperlink>
                            <w:r>
                              <w:rPr>
                                <w:color w:val="231F20"/>
                                <w:sz w:val="20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Protection</w:t>
                            </w:r>
                            <w:r>
                              <w:rPr>
                                <w:i/>
                                <w:color w:val="939598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Fund,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Miljana</w:t>
                            </w:r>
                            <w:r>
                              <w:rPr>
                                <w:i/>
                                <w:color w:val="939598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Vukova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bb;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81000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Podgorica,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Montenegro;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Tel: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020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210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466;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Fax: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020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210 465;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E-mail: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fzd@fzdcg.org;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hyperlink r:id="rId220">
                              <w:r>
                                <w:rPr>
                                  <w:i/>
                                  <w:color w:val="939598"/>
                                  <w:sz w:val="20"/>
                                </w:rPr>
                                <w:t>fzd@t-com.me</w:t>
                              </w:r>
                            </w:hyperlink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1" path="m0,0l-2147483645,0l-2147483645,-2147483646l0,-2147483646xe" stroked="t" o:allowincell="f" style="position:absolute;margin-left:24.7pt;margin-top:18.25pt;width:545.85pt;height:43.4pt;mso-wrap-style:square;v-text-anchor:top;mso-position-horizontal-relative:page">
                <v:fill o:detectmouseclick="t" on="false"/>
                <v:stroke color="#230e0f" weight="6480" joinstyle="round" endcap="flat"/>
                <v:textbox>
                  <w:txbxContent>
                    <w:p>
                      <w:pPr>
                        <w:pStyle w:val="Style18"/>
                        <w:spacing w:lineRule="exact" w:line="242" w:before="69" w:after="0"/>
                        <w:ind w:left="67" w:hanging="0"/>
                        <w:rPr/>
                      </w:pPr>
                      <w:r>
                        <w:rPr>
                          <w:color w:val="231F20"/>
                        </w:rPr>
                        <w:t>Fond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zaštitu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depozita;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Miljana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Vukova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bb;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81000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Podgorica,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Crna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Gora;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Telefon: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020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210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466;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Faks: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020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210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465</w:t>
                      </w:r>
                    </w:p>
                    <w:p>
                      <w:pPr>
                        <w:pStyle w:val="Style26"/>
                        <w:spacing w:lineRule="auto" w:line="235" w:before="2" w:after="0"/>
                        <w:ind w:left="67" w:right="1140" w:hanging="0"/>
                        <w:rPr>
                          <w:i/>
                          <w:i/>
                          <w:sz w:val="20"/>
                        </w:rPr>
                      </w:pPr>
                      <w:r>
                        <w:rPr>
                          <w:color w:val="231F20"/>
                          <w:sz w:val="20"/>
                        </w:rPr>
                        <w:t>E-posta: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fzd@fzdcg.org;</w:t>
                      </w:r>
                      <w:r>
                        <w:rPr>
                          <w:color w:val="231F20"/>
                          <w:spacing w:val="-8"/>
                          <w:sz w:val="20"/>
                        </w:rPr>
                        <w:t xml:space="preserve"> </w:t>
                      </w:r>
                      <w:hyperlink r:id="rId221">
                        <w:r>
                          <w:rPr>
                            <w:color w:val="231F20"/>
                            <w:sz w:val="20"/>
                          </w:rPr>
                          <w:t>fzd@t-com.me</w:t>
                        </w:r>
                        <w:r>
                          <w:rPr>
                            <w:color w:val="231F20"/>
                            <w:spacing w:val="-10"/>
                            <w:sz w:val="20"/>
                          </w:rPr>
                          <w:t xml:space="preserve"> </w:t>
                        </w:r>
                      </w:hyperlink>
                      <w:r>
                        <w:rPr>
                          <w:color w:val="231F20"/>
                          <w:sz w:val="20"/>
                        </w:rPr>
                        <w:t>/</w:t>
                      </w:r>
                      <w:r>
                        <w:rPr>
                          <w:color w:val="231F20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Deposit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Protection</w:t>
                      </w:r>
                      <w:r>
                        <w:rPr>
                          <w:i/>
                          <w:color w:val="939598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Fund,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Miljana</w:t>
                      </w:r>
                      <w:r>
                        <w:rPr>
                          <w:i/>
                          <w:color w:val="939598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Vukova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bb;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81000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Podgorica,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Montenegro;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Tel: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020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210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466;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Fax: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020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210 465;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E-mail: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fzd@fzdcg.org;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hyperlink r:id="rId222">
                        <w:r>
                          <w:rPr>
                            <w:i/>
                            <w:color w:val="939598"/>
                            <w:sz w:val="20"/>
                          </w:rPr>
                          <w:t>fzd@t-com.me</w:t>
                        </w:r>
                      </w:hyperlink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b/>
          <w:i/>
          <w:color w:val="939598"/>
          <w:sz w:val="20"/>
        </w:rPr>
        <w:t>Contact:</w:t>
      </w:r>
    </w:p>
    <w:p>
      <w:pPr>
        <w:pStyle w:val="Style18"/>
        <w:spacing w:before="11" w:after="0"/>
        <w:rPr>
          <w:b/>
          <w:b/>
          <w:i/>
          <w:i/>
          <w:sz w:val="5"/>
        </w:rPr>
      </w:pPr>
      <w:r>
        <w:rPr>
          <w:b/>
          <w:i/>
          <w:sz w:val="5"/>
        </w:rPr>
      </w:r>
    </w:p>
    <w:p>
      <w:pPr>
        <w:sectPr>
          <w:type w:val="nextPage"/>
          <w:pgSz w:w="11906" w:h="16838"/>
          <w:pgMar w:left="380" w:right="180" w:gutter="0" w:header="0" w:top="98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60" w:after="0"/>
        <w:ind w:left="186" w:hanging="0"/>
        <w:rPr>
          <w:b/>
          <w:b/>
          <w:i/>
          <w:i/>
          <w:sz w:val="20"/>
        </w:rPr>
      </w:pPr>
      <w:r>
        <mc:AlternateContent>
          <mc:Choice Requires="wpg">
            <w:drawing>
              <wp:anchor behindDoc="1" distT="1270" distB="0" distL="115570" distR="115570" simplePos="0" locked="0" layoutInCell="0" allowOverlap="1" relativeHeight="228">
                <wp:simplePos x="0" y="0"/>
                <wp:positionH relativeFrom="page">
                  <wp:posOffset>309880</wp:posOffset>
                </wp:positionH>
                <wp:positionV relativeFrom="paragraph">
                  <wp:posOffset>217805</wp:posOffset>
                </wp:positionV>
                <wp:extent cx="7070090" cy="1144905"/>
                <wp:effectExtent l="635" t="1270" r="635" b="0"/>
                <wp:wrapTopAndBottom/>
                <wp:docPr id="223" name="Фигура13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0040" cy="1144800"/>
                          <a:chOff x="0" y="0"/>
                          <a:chExt cx="7070040" cy="1144800"/>
                        </a:xfrm>
                      </wpg:grpSpPr>
                      <wps:wsp>
                        <wps:cNvSpPr/>
                        <wps:spPr>
                          <a:xfrm>
                            <a:off x="3240" y="619920"/>
                            <a:ext cx="6932880" cy="5220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rgbClr val="230e0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2" name="" descr=""/>
                          <pic:cNvPicPr/>
                        </pic:nvPicPr>
                        <pic:blipFill>
                          <a:blip r:embed="rId223"/>
                          <a:stretch/>
                        </pic:blipFill>
                        <pic:spPr>
                          <a:xfrm>
                            <a:off x="6977520" y="0"/>
                            <a:ext cx="92880" cy="1127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7070040" cy="1144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rFonts w:cs="" w:cstheme="minorBidi"/>
                                  <w:b/>
                                  <w:color w:val="231F20"/>
                                  <w:sz w:val="20"/>
                                  <w:lang w:val="en-US"/>
                                </w:rPr>
                                <w:t>Potvrda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231F20"/>
                                  <w:spacing w:val="-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231F20"/>
                                  <w:sz w:val="20"/>
                                  <w:lang w:val="en-US"/>
                                </w:rPr>
                                <w:t>deponenta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231F20"/>
                                  <w:spacing w:val="-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231F20"/>
                                  <w:sz w:val="20"/>
                                  <w:lang w:val="en-US"/>
                                </w:rPr>
                                <w:t>o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231F20"/>
                                  <w:spacing w:val="-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231F20"/>
                                  <w:sz w:val="20"/>
                                  <w:lang w:val="en-US"/>
                                </w:rPr>
                                <w:t>prijemu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231F20"/>
                                  <w:spacing w:val="-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231F20"/>
                                  <w:sz w:val="20"/>
                                  <w:lang w:val="en-US"/>
                                </w:rPr>
                                <w:t>/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231F20"/>
                                  <w:spacing w:val="-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939598"/>
                                  <w:sz w:val="20"/>
                                  <w:lang w:val="en-US"/>
                                </w:rPr>
                                <w:t>Depositor’s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939598"/>
                                  <w:spacing w:val="-6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939598"/>
                                  <w:sz w:val="20"/>
                                  <w:lang w:val="en-US"/>
                                </w:rPr>
                                <w:t>confirmation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939598"/>
                                  <w:spacing w:val="-6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939598"/>
                                  <w:sz w:val="20"/>
                                  <w:lang w:val="en-US"/>
                                </w:rPr>
                                <w:t>of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939598"/>
                                  <w:spacing w:val="-6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939598"/>
                                  <w:sz w:val="20"/>
                                  <w:lang w:val="en-US"/>
                                </w:rPr>
                                <w:t>receipt: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240" y="3240"/>
                            <a:ext cx="6932880" cy="248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rgbClr val="230e0f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overflowPunct w:val="false"/>
                                <w:jc w:val="left"/>
                                <w:rPr>
                                  <w:rFonts w:ascii="Calibri" w:hAnsi="Calibri" w:cs=""/>
                                  <w:color w:val="231F20"/>
                                  <w:sz w:val="20"/>
                                  <w:lang w:val="en-US"/>
                                </w:rPr>
                              </w:pPr>
                              <w:r>
                                <w:rPr>
                                  <w:rFonts w:cs="" w:cstheme="minorBidi"/>
                                  <w:color w:val="231F20"/>
                                  <w:sz w:val="20"/>
                                  <w:lang w:val="en-US"/>
                                </w:rPr>
                                <w:t>http://www.fzdcg,org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Фигура139" style="position:absolute;margin-left:24.4pt;margin-top:17.15pt;width:556.75pt;height:90.15pt" coordorigin="488,343" coordsize="11135,1803">
                <v:rect id="shape_0" path="m0,0l-2147483645,0l-2147483645,-2147483646l0,-2147483646xe" stroked="t" o:allowincell="f" style="position:absolute;left:493;top:1319;width:10917;height:821;mso-wrap-style:none;v-text-anchor:middle;mso-position-horizontal-relative:page">
                  <v:fill o:detectmouseclick="t" on="false"/>
                  <v:stroke color="#230e0f" weight="6480" joinstyle="round" endcap="flat"/>
                  <w10:wrap type="topAndBottom"/>
                </v:rect>
                <v:shape id="shape_0" stroked="f" o:allowincell="f" style="position:absolute;left:11476;top:343;width:145;height:1775;mso-wrap-style:none;v-text-anchor:middle;mso-position-horizontal-relative:page" type="_x0000_t75">
                  <v:imagedata r:id="rId224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488;top:343;width:11133;height:180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overflowPunct w:val="false"/>
                          <w:jc w:val="left"/>
                          <w:rPr/>
                        </w:pPr>
                        <w:r>
                          <w:rPr>
                            <w:rFonts w:cs="" w:cstheme="minorBidi"/>
                            <w:b/>
                            <w:color w:val="231F20"/>
                            <w:sz w:val="20"/>
                            <w:lang w:val="en-US"/>
                          </w:rPr>
                          <w:t>Potvrda</w:t>
                        </w:r>
                        <w:r>
                          <w:rPr>
                            <w:rFonts w:cs="" w:cstheme="minorBidi"/>
                            <w:b/>
                            <w:color w:val="231F20"/>
                            <w:spacing w:val="-5"/>
                            <w:sz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cs="" w:cstheme="minorBidi"/>
                            <w:b/>
                            <w:color w:val="231F20"/>
                            <w:sz w:val="20"/>
                            <w:lang w:val="en-US"/>
                          </w:rPr>
                          <w:t>deponenta</w:t>
                        </w:r>
                        <w:r>
                          <w:rPr>
                            <w:rFonts w:cs="" w:cstheme="minorBidi"/>
                            <w:b/>
                            <w:color w:val="231F20"/>
                            <w:spacing w:val="-5"/>
                            <w:sz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cs="" w:cstheme="minorBidi"/>
                            <w:b/>
                            <w:color w:val="231F20"/>
                            <w:sz w:val="20"/>
                            <w:lang w:val="en-US"/>
                          </w:rPr>
                          <w:t>o</w:t>
                        </w:r>
                        <w:r>
                          <w:rPr>
                            <w:rFonts w:cs="" w:cstheme="minorBidi"/>
                            <w:b/>
                            <w:color w:val="231F20"/>
                            <w:spacing w:val="-5"/>
                            <w:sz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cs="" w:cstheme="minorBidi"/>
                            <w:b/>
                            <w:color w:val="231F20"/>
                            <w:sz w:val="20"/>
                            <w:lang w:val="en-US"/>
                          </w:rPr>
                          <w:t>prijemu</w:t>
                        </w:r>
                        <w:r>
                          <w:rPr>
                            <w:rFonts w:cs="" w:cstheme="minorBidi"/>
                            <w:b/>
                            <w:color w:val="231F20"/>
                            <w:spacing w:val="-5"/>
                            <w:sz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cs="" w:cstheme="minorBidi"/>
                            <w:b/>
                            <w:color w:val="231F20"/>
                            <w:sz w:val="20"/>
                            <w:lang w:val="en-US"/>
                          </w:rPr>
                          <w:t>/</w:t>
                        </w:r>
                        <w:r>
                          <w:rPr>
                            <w:rFonts w:cs="" w:cstheme="minorBidi"/>
                            <w:b/>
                            <w:color w:val="231F20"/>
                            <w:spacing w:val="-5"/>
                            <w:sz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cs="" w:cstheme="minorBidi"/>
                            <w:b/>
                            <w:color w:val="939598"/>
                            <w:sz w:val="20"/>
                            <w:lang w:val="en-US"/>
                          </w:rPr>
                          <w:t>Depositor’s</w:t>
                        </w:r>
                        <w:r>
                          <w:rPr>
                            <w:rFonts w:cs="" w:cstheme="minorBidi"/>
                            <w:b/>
                            <w:color w:val="939598"/>
                            <w:spacing w:val="-6"/>
                            <w:sz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cs="" w:cstheme="minorBidi"/>
                            <w:b/>
                            <w:color w:val="939598"/>
                            <w:sz w:val="20"/>
                            <w:lang w:val="en-US"/>
                          </w:rPr>
                          <w:t>confirmation</w:t>
                        </w:r>
                        <w:r>
                          <w:rPr>
                            <w:rFonts w:cs="" w:cstheme="minorBidi"/>
                            <w:b/>
                            <w:color w:val="939598"/>
                            <w:spacing w:val="-6"/>
                            <w:sz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cs="" w:cstheme="minorBidi"/>
                            <w:b/>
                            <w:color w:val="939598"/>
                            <w:sz w:val="20"/>
                            <w:lang w:val="en-US"/>
                          </w:rPr>
                          <w:t>of</w:t>
                        </w:r>
                        <w:r>
                          <w:rPr>
                            <w:rFonts w:cs="" w:cstheme="minorBidi"/>
                            <w:b/>
                            <w:color w:val="939598"/>
                            <w:spacing w:val="-6"/>
                            <w:sz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cs="" w:cstheme="minorBidi"/>
                            <w:b/>
                            <w:color w:val="939598"/>
                            <w:sz w:val="20"/>
                            <w:lang w:val="en-US"/>
                          </w:rPr>
                          <w:t>receipt: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t" o:allowincell="f" style="position:absolute;left:493;top:348;width:10917;height:390;mso-wrap-style:square;v-text-anchor:top;mso-position-horizontal-relative:page">
                  <v:fill o:detectmouseclick="t" on="false"/>
                  <v:stroke color="#230e0f" weight="6480" joinstyle="miter" endcap="flat"/>
                  <v:textbox>
                    <w:txbxContent>
                      <w:p>
                        <w:pPr>
                          <w:pStyle w:val="Normal"/>
                          <w:overflowPunct w:val="false"/>
                          <w:jc w:val="left"/>
                          <w:rPr>
                            <w:rFonts w:ascii="Calibri" w:hAnsi="Calibri" w:cs=""/>
                            <w:color w:val="231F20"/>
                            <w:sz w:val="20"/>
                            <w:lang w:val="en-US"/>
                          </w:rPr>
                        </w:pPr>
                        <w:r>
                          <w:rPr>
                            <w:rFonts w:cs="" w:cstheme="minorBidi"/>
                            <w:color w:val="231F20"/>
                            <w:sz w:val="20"/>
                            <w:lang w:val="en-US"/>
                          </w:rPr>
                          <w:t>http://www.fzdcg,org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  <w:r>
        <w:rPr>
          <w:b/>
          <w:color w:val="231F20"/>
          <w:sz w:val="20"/>
        </w:rPr>
        <w:t>Više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informacija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More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information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at:</w:t>
      </w:r>
    </w:p>
    <w:p>
      <w:pPr>
        <w:pStyle w:val="Normal"/>
        <w:spacing w:before="48" w:after="0"/>
        <w:ind w:left="186" w:hanging="0"/>
        <w:jc w:val="both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Dodatne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informacije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Additional</w:t>
      </w:r>
      <w:r>
        <w:rPr>
          <w:b/>
          <w:i/>
          <w:color w:val="939598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information:</w:t>
      </w:r>
    </w:p>
    <w:p>
      <w:pPr>
        <w:pStyle w:val="Normal"/>
        <w:spacing w:lineRule="auto" w:line="216" w:before="135" w:after="0"/>
        <w:ind w:left="186" w:right="381" w:hanging="0"/>
        <w:jc w:val="both"/>
        <w:rPr>
          <w:i/>
          <w:i/>
          <w:sz w:val="20"/>
        </w:rPr>
      </w:pPr>
      <w:r>
        <mc:AlternateContent>
          <mc:Choice Requires="wps">
            <w:drawing>
              <wp:anchor behindDoc="1" distT="3175" distB="3175" distL="3175" distR="3175" simplePos="0" locked="0" layoutInCell="0" allowOverlap="1" relativeHeight="130">
                <wp:simplePos x="0" y="0"/>
                <wp:positionH relativeFrom="page">
                  <wp:posOffset>309245</wp:posOffset>
                </wp:positionH>
                <wp:positionV relativeFrom="paragraph">
                  <wp:posOffset>53975</wp:posOffset>
                </wp:positionV>
                <wp:extent cx="6941820" cy="5976620"/>
                <wp:effectExtent l="3175" t="3175" r="3175" b="3175"/>
                <wp:wrapNone/>
                <wp:docPr id="226" name="Фигура1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1880" cy="597672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140" path="m0,0l-2147483645,0l-2147483645,-2147483646l0,-2147483646xe" stroked="t" o:allowincell="f" style="position:absolute;margin-left:24.35pt;margin-top:4.25pt;width:546.55pt;height:470.55pt;mso-wrap-style:none;v-text-anchor:middle;mso-position-horizontal-relative:page">
                <v:fill o:detectmouseclick="t" on="false"/>
                <v:stroke color="#230e0f" weight="6480" joinstyle="round" endcap="flat"/>
                <w10:wrap type="none"/>
              </v:rect>
            </w:pict>
          </mc:Fallback>
        </mc:AlternateContent>
      </w:r>
      <w:r>
        <w:rPr>
          <w:color w:val="231F20"/>
          <w:sz w:val="20"/>
        </w:rPr>
        <w:t>Ako je deposit nedostupan zato sto kreditna institucija ne može da ispuni svoje finansijske obaveze, deponenti se isplaćuju iz sistema</w:t>
      </w:r>
      <w:r>
        <w:rPr>
          <w:color w:val="231F20"/>
          <w:spacing w:val="-43"/>
          <w:sz w:val="20"/>
        </w:rPr>
        <w:t xml:space="preserve"> </w:t>
      </w:r>
      <w:r>
        <w:rPr>
          <w:color w:val="231F20"/>
          <w:sz w:val="20"/>
        </w:rPr>
        <w:t>zaštite depozita. Tom isplatom pokriveno je najviše 50.000 eura po deponentu po kreditnoj instituciji do dana pristupanja Crne Gore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Evropskoj uniji, odnosno 100.000 eura od dana pristupanja Crne Gore Evropskoj uniji. To znači da se svi depoziti po deponentu u is-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toj kreditnoj instituciji sabiraju kako bi se odredio nivo pokrića. Na primjer, ako deponent na štednom računu ima 90.000 eura, a na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tekućem 20.000 eura, isplatiće mu se samo 50.000 eura do dana pristupanja Evropskoj uniji, odnosno 100.000 eura od dana pristu-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panja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Crne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Gore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Evropskoj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uniji.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/</w:t>
      </w:r>
      <w:r>
        <w:rPr>
          <w:color w:val="231F20"/>
          <w:spacing w:val="-5"/>
          <w:sz w:val="20"/>
        </w:rPr>
        <w:t xml:space="preserve"> </w:t>
      </w:r>
      <w:r>
        <w:rPr>
          <w:i/>
          <w:color w:val="939598"/>
          <w:sz w:val="20"/>
        </w:rPr>
        <w:t>If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deposit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is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unavailable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because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credit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institution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is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unable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meet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its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financial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obligations,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depositors are paid out of the deposit protection system. This payment covers a maximum of EUR 50,000 per depositor per credit in-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stitution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until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day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Union,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i.e.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EUR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100,000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date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Union.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This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means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that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all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deposits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a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depositor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in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same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credit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institution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are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summed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up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determine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level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coverage. For example, if a depositor has 90,000 euros in his/her savings account and 20,000 euros in his/her current account, he will</w:t>
      </w:r>
      <w:r>
        <w:rPr>
          <w:i/>
          <w:color w:val="939598"/>
          <w:spacing w:val="-43"/>
          <w:sz w:val="20"/>
        </w:rPr>
        <w:t xml:space="preserve"> </w:t>
      </w:r>
      <w:r>
        <w:rPr>
          <w:i/>
          <w:color w:val="939598"/>
          <w:sz w:val="20"/>
        </w:rPr>
        <w:t>be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paid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only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50,000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euros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until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day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Union,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100,000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euros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day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the European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Union.</w:t>
      </w:r>
    </w:p>
    <w:p>
      <w:pPr>
        <w:pStyle w:val="Style18"/>
        <w:spacing w:before="4" w:after="0"/>
        <w:rPr>
          <w:i/>
          <w:i/>
          <w:sz w:val="18"/>
        </w:rPr>
      </w:pPr>
      <w:r>
        <w:rPr>
          <w:i/>
          <w:sz w:val="18"/>
        </w:rPr>
      </w:r>
    </w:p>
    <w:p>
      <w:pPr>
        <w:pStyle w:val="Normal"/>
        <w:spacing w:lineRule="auto" w:line="216"/>
        <w:ind w:left="186" w:right="383" w:hanging="0"/>
        <w:jc w:val="both"/>
        <w:rPr>
          <w:i/>
          <w:i/>
          <w:sz w:val="20"/>
        </w:rPr>
      </w:pPr>
      <w:r>
        <w:rPr>
          <w:color w:val="231F20"/>
          <w:sz w:val="20"/>
        </w:rPr>
        <w:t>U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slučaju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zajedničkih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računa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ograničenje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50.000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eura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primjenjuje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se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svakog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deponenta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posebno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dana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pristupanja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Crne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Gore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Evropskoj uniji, odnosno od 100.000 eura od dana pristupanja Crne Gore Evropskoj uniji.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/ </w:t>
      </w:r>
      <w:r>
        <w:rPr>
          <w:i/>
          <w:color w:val="939598"/>
          <w:sz w:val="20"/>
        </w:rPr>
        <w:t>In the case of joint accounts, the limit of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EUR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50,000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applies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each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depositor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separately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until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date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Union,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EUR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100,000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date of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accession to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the European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Union.</w:t>
      </w:r>
    </w:p>
    <w:p>
      <w:pPr>
        <w:pStyle w:val="Style18"/>
        <w:spacing w:before="1" w:after="0"/>
        <w:rPr>
          <w:i/>
          <w:i/>
          <w:sz w:val="18"/>
        </w:rPr>
      </w:pPr>
      <w:r>
        <w:rPr>
          <w:i/>
          <w:sz w:val="18"/>
        </w:rPr>
      </w:r>
    </w:p>
    <w:p>
      <w:pPr>
        <w:pStyle w:val="Normal"/>
        <w:spacing w:lineRule="auto" w:line="216"/>
        <w:ind w:left="186" w:right="382" w:hanging="0"/>
        <w:jc w:val="both"/>
        <w:rPr>
          <w:i/>
          <w:i/>
          <w:sz w:val="20"/>
        </w:rPr>
      </w:pPr>
      <w:r>
        <w:rPr>
          <w:color w:val="231F20"/>
          <w:sz w:val="20"/>
        </w:rPr>
        <w:t>Međutim, depoziti na računu na koji pravo imaju dva ili više lica, kao članovi drustva bez svojstva pravnog lica, sabiraju se i tretiraju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kao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sredstva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jednog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deponenta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za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potrebe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obračunavanja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ograničenja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50.000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eura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dana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pristupanja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Crne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Gore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Evropskoj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uniji,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odnosno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100.000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eura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dana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pristupanja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Crne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Gore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Evropskoj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uniji.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/</w:t>
      </w:r>
      <w:r>
        <w:rPr>
          <w:color w:val="231F20"/>
          <w:spacing w:val="-7"/>
          <w:sz w:val="20"/>
        </w:rPr>
        <w:t xml:space="preserve"> </w:t>
      </w:r>
      <w:r>
        <w:rPr>
          <w:i/>
          <w:color w:val="939598"/>
          <w:sz w:val="20"/>
        </w:rPr>
        <w:t>However,</w:t>
      </w:r>
      <w:r>
        <w:rPr>
          <w:i/>
          <w:color w:val="939598"/>
          <w:spacing w:val="-8"/>
          <w:sz w:val="20"/>
        </w:rPr>
        <w:t xml:space="preserve"> </w:t>
      </w:r>
      <w:r>
        <w:rPr>
          <w:i/>
          <w:color w:val="939598"/>
          <w:sz w:val="20"/>
        </w:rPr>
        <w:t>deposits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in</w:t>
      </w:r>
      <w:r>
        <w:rPr>
          <w:i/>
          <w:color w:val="939598"/>
          <w:spacing w:val="-8"/>
          <w:sz w:val="20"/>
        </w:rPr>
        <w:t xml:space="preserve"> </w:t>
      </w:r>
      <w:r>
        <w:rPr>
          <w:i/>
          <w:color w:val="939598"/>
          <w:sz w:val="20"/>
        </w:rPr>
        <w:t>an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account</w:t>
      </w:r>
      <w:r>
        <w:rPr>
          <w:i/>
          <w:color w:val="939598"/>
          <w:spacing w:val="-8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8"/>
          <w:sz w:val="20"/>
        </w:rPr>
        <w:t xml:space="preserve"> </w:t>
      </w:r>
      <w:r>
        <w:rPr>
          <w:i/>
          <w:color w:val="939598"/>
          <w:sz w:val="20"/>
        </w:rPr>
        <w:t>which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two</w:t>
      </w:r>
      <w:r>
        <w:rPr>
          <w:i/>
          <w:color w:val="939598"/>
          <w:spacing w:val="-8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more</w:t>
      </w:r>
      <w:r>
        <w:rPr>
          <w:i/>
          <w:color w:val="939598"/>
          <w:spacing w:val="-8"/>
          <w:sz w:val="20"/>
        </w:rPr>
        <w:t xml:space="preserve"> </w:t>
      </w:r>
      <w:r>
        <w:rPr>
          <w:i/>
          <w:color w:val="939598"/>
          <w:sz w:val="20"/>
        </w:rPr>
        <w:t>persons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are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entitled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as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members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a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company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that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does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not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have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legal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capacity,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are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summed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up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and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treated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as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funds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a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single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depositor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for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the purpose of calculating the limit of 50,000 euros until the date of Montenegro’s accession to the European Union or 100,000 euros</w:t>
      </w:r>
      <w:r>
        <w:rPr>
          <w:i/>
          <w:color w:val="939598"/>
          <w:spacing w:val="-43"/>
          <w:sz w:val="20"/>
        </w:rPr>
        <w:t xml:space="preserve"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the day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accession to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Union.</w:t>
      </w:r>
    </w:p>
    <w:p>
      <w:pPr>
        <w:pStyle w:val="Style18"/>
        <w:spacing w:before="2" w:after="0"/>
        <w:rPr>
          <w:i/>
          <w:i/>
          <w:sz w:val="18"/>
        </w:rPr>
      </w:pPr>
      <w:r>
        <w:rPr>
          <w:i/>
          <w:sz w:val="18"/>
        </w:rPr>
      </w:r>
    </w:p>
    <w:p>
      <w:pPr>
        <w:pStyle w:val="Normal"/>
        <w:spacing w:lineRule="auto" w:line="216"/>
        <w:ind w:left="186" w:right="383" w:hanging="0"/>
        <w:jc w:val="both"/>
        <w:rPr>
          <w:i/>
          <w:i/>
          <w:sz w:val="20"/>
        </w:rPr>
      </w:pPr>
      <w:r>
        <w:rPr>
          <w:color w:val="231F20"/>
          <w:spacing w:val="-1"/>
          <w:sz w:val="20"/>
        </w:rPr>
        <w:t>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pojedinim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slučajevima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depoziti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koji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predstavljaju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1"/>
          <w:sz w:val="20"/>
        </w:rPr>
        <w:t>privremeni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visoki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saldo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zastićeni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su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dodatnom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iznosu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30.000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eura,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odnosno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ukupno 80.000 eura do dana pristupanja Crne Gore Evropskoj uniji, odnosno 130.000 eura od dana pristupanja Crne Gore Evropskoj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uniji, šest mjeseci nakon knjiženja ili od trenutka kada ti depoziti postanu pravno prenosivi, a odnose se na depozite: / </w:t>
      </w:r>
      <w:r>
        <w:rPr>
          <w:i/>
          <w:color w:val="939598"/>
          <w:sz w:val="20"/>
        </w:rPr>
        <w:t>In some cases,</w:t>
      </w:r>
      <w:r>
        <w:rPr>
          <w:i/>
          <w:color w:val="939598"/>
          <w:spacing w:val="-43"/>
          <w:sz w:val="20"/>
        </w:rPr>
        <w:t xml:space="preserve"> </w:t>
      </w:r>
      <w:r>
        <w:rPr>
          <w:i/>
          <w:color w:val="939598"/>
          <w:sz w:val="20"/>
        </w:rPr>
        <w:t>deposits representing a temporary high balance are protected by an additional amount of up to EUR 30,000, or up to a total amount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EUR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80,000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until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date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Union,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EUR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130,000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date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acces-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sion to the European Union, six months after booking or the moment when these deposits become legally transferable and this refers</w:t>
      </w:r>
      <w:r>
        <w:rPr>
          <w:i/>
          <w:color w:val="939598"/>
          <w:spacing w:val="-43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the following deposits:</w:t>
      </w:r>
    </w:p>
    <w:p>
      <w:pPr>
        <w:pStyle w:val="Style18"/>
        <w:spacing w:before="8" w:after="0"/>
        <w:rPr>
          <w:i/>
          <w:i/>
          <w:sz w:val="16"/>
        </w:rPr>
      </w:pPr>
      <w:r>
        <w:rPr>
          <w:i/>
          <w:sz w:val="16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395" w:leader="none"/>
        </w:tabs>
        <w:spacing w:lineRule="exact" w:line="232" w:before="0" w:after="0"/>
        <w:ind w:left="394" w:hanging="209"/>
        <w:rPr>
          <w:sz w:val="20"/>
        </w:rPr>
      </w:pPr>
      <w:r>
        <w:rPr>
          <w:color w:val="231F20"/>
          <w:sz w:val="20"/>
        </w:rPr>
        <w:t>prodaje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stambene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nepokretnosti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kojoj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je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deponent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imao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prebivalište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395" w:leader="none"/>
        </w:tabs>
        <w:spacing w:lineRule="exact" w:line="220" w:before="0" w:after="0"/>
        <w:ind w:left="394" w:hanging="209"/>
        <w:rPr>
          <w:sz w:val="20"/>
        </w:rPr>
      </w:pPr>
      <w:r>
        <w:rPr>
          <w:color w:val="231F20"/>
          <w:sz w:val="20"/>
        </w:rPr>
        <w:t>transakcija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vezanih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za: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sklapanja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braka,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razvod,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otpremnine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za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penzionisanje,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otpuštanje,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invaliditet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smrt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396" w:leader="none"/>
        </w:tabs>
        <w:spacing w:lineRule="auto" w:line="216" w:before="7" w:after="0"/>
        <w:ind w:left="186" w:right="384" w:hanging="0"/>
        <w:rPr>
          <w:sz w:val="20"/>
        </w:rPr>
      </w:pPr>
      <w:r>
        <w:rPr>
          <w:color w:val="231F20"/>
          <w:sz w:val="20"/>
        </w:rPr>
        <w:t>isplate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naknade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iz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osiguranja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odštete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za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žrtve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krivičnih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djela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grešaka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pravosudnih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organa,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državnih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organa,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organa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državne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up-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rave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organa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lokalne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samouprave.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Dodatne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informacije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mogu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dobiti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http://www.fzdcg,org</w:t>
      </w:r>
    </w:p>
    <w:p>
      <w:pPr>
        <w:pStyle w:val="Style18"/>
        <w:spacing w:before="6" w:after="0"/>
        <w:rPr>
          <w:sz w:val="16"/>
        </w:rPr>
      </w:pPr>
      <w:r>
        <w:rPr>
          <w:sz w:val="16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95" w:leader="none"/>
        </w:tabs>
        <w:spacing w:lineRule="exact" w:line="232" w:before="0" w:after="0"/>
        <w:ind w:left="394" w:hanging="209"/>
        <w:rPr>
          <w:i/>
          <w:i/>
          <w:sz w:val="20"/>
        </w:rPr>
      </w:pPr>
      <w:r>
        <w:rPr>
          <w:i/>
          <w:color w:val="939598"/>
          <w:sz w:val="20"/>
        </w:rPr>
        <w:t>sale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residential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real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estate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which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was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depositor’s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residence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95" w:leader="none"/>
        </w:tabs>
        <w:spacing w:lineRule="exact" w:line="220" w:before="0" w:after="0"/>
        <w:ind w:left="394" w:hanging="209"/>
        <w:rPr>
          <w:i/>
          <w:i/>
          <w:sz w:val="20"/>
        </w:rPr>
      </w:pPr>
      <w:r>
        <w:rPr>
          <w:i/>
          <w:color w:val="939598"/>
          <w:sz w:val="20"/>
        </w:rPr>
        <w:t>transactions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related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to: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marriage,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divorce,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severance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pay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for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retirement,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dismissal,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disability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death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96" w:leader="none"/>
        </w:tabs>
        <w:spacing w:lineRule="auto" w:line="216" w:before="7" w:after="0"/>
        <w:ind w:left="186" w:right="386" w:hanging="0"/>
        <w:rPr>
          <w:i/>
          <w:i/>
          <w:sz w:val="20"/>
        </w:rPr>
      </w:pPr>
      <w:r>
        <w:rPr>
          <w:i/>
          <w:color w:val="939598"/>
          <w:sz w:val="20"/>
        </w:rPr>
        <w:t>payment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compensation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insurance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compensation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for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victims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criminal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offenses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errors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judicial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bodies,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state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bodies,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state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administration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bodies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and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local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self-government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bodies.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Additional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information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can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be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obtained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at</w:t>
      </w:r>
      <w:r>
        <w:rPr>
          <w:i/>
          <w:color w:val="939598"/>
          <w:spacing w:val="-5"/>
          <w:sz w:val="20"/>
        </w:rPr>
        <w:t xml:space="preserve"> </w:t>
      </w:r>
      <w:hyperlink r:id="rId225">
        <w:r>
          <w:rPr>
            <w:i/>
            <w:color w:val="939598"/>
            <w:sz w:val="20"/>
          </w:rPr>
          <w:t>http://www.fzdcg.org</w:t>
        </w:r>
      </w:hyperlink>
    </w:p>
    <w:p>
      <w:pPr>
        <w:pStyle w:val="Style18"/>
        <w:spacing w:before="6" w:after="0"/>
        <w:rPr>
          <w:i/>
          <w:i/>
          <w:sz w:val="16"/>
        </w:rPr>
      </w:pPr>
      <w:r>
        <w:rPr>
          <w:i/>
          <w:sz w:val="16"/>
        </w:rPr>
      </w:r>
    </w:p>
    <w:p>
      <w:pPr>
        <w:pStyle w:val="Normal"/>
        <w:ind w:left="186" w:hanging="0"/>
        <w:jc w:val="both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Isplata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4"/>
          <w:sz w:val="20"/>
        </w:rPr>
        <w:t xml:space="preserve"> </w:t>
      </w:r>
      <w:r>
        <mc:AlternateContent>
          <mc:Choice Requires="wps">
            <w:drawing>
              <wp:anchor behindDoc="1" distT="635" distB="0" distL="0" distR="0" simplePos="0" locked="0" layoutInCell="0" allowOverlap="1" relativeHeight="148">
                <wp:simplePos x="0" y="0"/>
                <wp:positionH relativeFrom="page">
                  <wp:posOffset>309245</wp:posOffset>
                </wp:positionH>
                <wp:positionV relativeFrom="paragraph">
                  <wp:posOffset>213995</wp:posOffset>
                </wp:positionV>
                <wp:extent cx="6941820" cy="1901825"/>
                <wp:effectExtent l="0" t="3810" r="0" b="2540"/>
                <wp:wrapTopAndBottom/>
                <wp:docPr id="227" name="Врезка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1880" cy="1901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6"/>
                              <w:spacing w:lineRule="auto" w:line="216" w:before="37" w:after="0"/>
                              <w:ind w:left="75" w:right="70" w:hanging="0"/>
                              <w:jc w:val="both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Sistemom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zaštite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upravlja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Fond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zaštitu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depozita,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Miljana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Vukova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bb,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81000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Podgorica,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Crna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Gora,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broj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telefona: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020/210-</w:t>
                            </w:r>
                            <w:r>
                              <w:rPr>
                                <w:color w:val="231F2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466,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e-pošta:</w:t>
                            </w:r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hyperlink r:id="rId226">
                              <w:r>
                                <w:rPr>
                                  <w:color w:val="231F20"/>
                                  <w:sz w:val="20"/>
                                </w:rPr>
                                <w:t>fzd@fzdcg.org,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</w:hyperlink>
                            <w:hyperlink r:id="rId227">
                              <w:r>
                                <w:rPr>
                                  <w:color w:val="231F20"/>
                                  <w:sz w:val="20"/>
                                </w:rPr>
                                <w:t>fzd@t-com.me,</w:t>
                              </w:r>
                            </w:hyperlink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web: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http://www.fzdcg,org.</w:t>
                            </w:r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Fond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zaštitu</w:t>
                            </w:r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depozita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će</w:t>
                            </w:r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vam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staviti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na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raspolaganje</w:t>
                            </w:r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vaše</w:t>
                            </w:r>
                            <w:r>
                              <w:rPr>
                                <w:color w:val="231F2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depozite (do iznosa od 50.000 eura do pristupanja Crne Gore Evropskoj uniji, odnosno 100.000 eura od pristupanja Crne Gore Evrop-</w:t>
                            </w:r>
                            <w:r>
                              <w:rPr>
                                <w:color w:val="231F20"/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skoj uniji) najkasnije u roku od: 15 radnih dana do 31.12.2020, 10 radnih dana u periodu od 1. januara 2021. do 31. decembra 2023. i</w:t>
                            </w:r>
                            <w:r>
                              <w:rPr>
                                <w:color w:val="231F20"/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radnih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dana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od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1.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januara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2024.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protection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system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managed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by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Protection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Fund,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Miljana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Vukova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bb,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81000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Pod-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gorica,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Montenegro,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Tel.: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020/210-466,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e-mail: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hyperlink r:id="rId228">
                              <w:r>
                                <w:rPr>
                                  <w:i/>
                                  <w:color w:val="939598"/>
                                  <w:sz w:val="20"/>
                                </w:rPr>
                                <w:t>fzd@fzdcg.org,</w:t>
                              </w:r>
                              <w:r>
                                <w:rPr>
                                  <w:i/>
                                  <w:color w:val="939598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</w:hyperlink>
                            <w:hyperlink r:id="rId229">
                              <w:r>
                                <w:rPr>
                                  <w:i/>
                                  <w:color w:val="939598"/>
                                  <w:sz w:val="20"/>
                                </w:rPr>
                                <w:t>fzd@t-com.me,</w:t>
                              </w:r>
                            </w:hyperlink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website: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hyperlink r:id="rId230">
                              <w:r>
                                <w:rPr>
                                  <w:i/>
                                  <w:color w:val="939598"/>
                                  <w:sz w:val="20"/>
                                </w:rPr>
                                <w:t>http://www.fzdcg.org.</w:t>
                              </w:r>
                              <w:r>
                                <w:rPr>
                                  <w:i/>
                                  <w:color w:val="939598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</w:hyperlink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Protection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Fund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will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make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your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deposits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available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you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(up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amount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50,000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until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Montenegro’s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accession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European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Union,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 100,000 from Montenegro’s accession to the European Union) no later than: 15 working days until 31.12.2020, 10 working days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 period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 January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2021 to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31 December 2023 and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7 working days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 January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2024.</w:t>
                            </w:r>
                          </w:p>
                          <w:p>
                            <w:pPr>
                              <w:pStyle w:val="Style18"/>
                              <w:spacing w:before="3" w:after="0"/>
                              <w:rPr>
                                <w:i/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</w:r>
                          </w:p>
                          <w:p>
                            <w:pPr>
                              <w:pStyle w:val="Style26"/>
                              <w:spacing w:lineRule="auto" w:line="216"/>
                              <w:ind w:left="75" w:right="74" w:hanging="0"/>
                              <w:jc w:val="both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Pravo na isplatu garantovanog depozita zastarijeva protekom tri godine od dana nastanka zaštićenog slučaja. Dodatne informacije</w:t>
                            </w:r>
                            <w:r>
                              <w:rPr>
                                <w:color w:val="231F2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 xml:space="preserve">mogu se dobiti na http://www.fzdcg,org. /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 right to the payment of a guaranteed deposit expires three years after the occurrence</w:t>
                            </w:r>
                            <w:r>
                              <w:rPr>
                                <w:i/>
                                <w:color w:val="939598"/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protected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case.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Additional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information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can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be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obtained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at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http://www.fzdcg,org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2" path="m0,0l-2147483645,0l-2147483645,-2147483646l0,-2147483646xe" stroked="t" o:allowincell="f" style="position:absolute;margin-left:24.35pt;margin-top:16.85pt;width:546.55pt;height:149.7pt;mso-wrap-style:square;v-text-anchor:top;mso-position-horizontal-relative:page">
                <v:fill o:detectmouseclick="t" on="false"/>
                <v:stroke color="#230e0f" weight="6480" joinstyle="round" endcap="flat"/>
                <v:textbox>
                  <w:txbxContent>
                    <w:p>
                      <w:pPr>
                        <w:pStyle w:val="Style26"/>
                        <w:spacing w:lineRule="auto" w:line="216" w:before="37" w:after="0"/>
                        <w:ind w:left="75" w:right="70" w:hanging="0"/>
                        <w:jc w:val="both"/>
                        <w:rPr>
                          <w:i/>
                          <w:i/>
                          <w:sz w:val="20"/>
                        </w:rPr>
                      </w:pPr>
                      <w:r>
                        <w:rPr>
                          <w:color w:val="231F20"/>
                          <w:sz w:val="20"/>
                        </w:rPr>
                        <w:t>Sistemom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zaštite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depozita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upravlja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Fond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za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zaštitu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depozita,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Miljana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Vukova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bb,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81000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Podgorica,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Crna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Gora,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broj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telefona: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020/210-</w:t>
                      </w:r>
                      <w:r>
                        <w:rPr>
                          <w:color w:val="231F20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466,</w:t>
                      </w:r>
                      <w:r>
                        <w:rPr>
                          <w:color w:val="231F20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e-pošta:</w:t>
                      </w:r>
                      <w:r>
                        <w:rPr>
                          <w:color w:val="231F20"/>
                          <w:spacing w:val="-8"/>
                          <w:sz w:val="20"/>
                        </w:rPr>
                        <w:t xml:space="preserve"> </w:t>
                      </w:r>
                      <w:hyperlink r:id="rId231">
                        <w:r>
                          <w:rPr>
                            <w:color w:val="231F20"/>
                            <w:sz w:val="20"/>
                          </w:rPr>
                          <w:t>fzd@fzdcg.org,</w:t>
                        </w:r>
                        <w:r>
                          <w:rPr>
                            <w:color w:val="231F20"/>
                            <w:spacing w:val="-9"/>
                            <w:sz w:val="20"/>
                          </w:rPr>
                          <w:t xml:space="preserve"> </w:t>
                        </w:r>
                      </w:hyperlink>
                      <w:hyperlink r:id="rId232">
                        <w:r>
                          <w:rPr>
                            <w:color w:val="231F20"/>
                            <w:sz w:val="20"/>
                          </w:rPr>
                          <w:t>fzd@t-com.me,</w:t>
                        </w:r>
                      </w:hyperlink>
                      <w:r>
                        <w:rPr>
                          <w:color w:val="231F20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web:</w:t>
                      </w:r>
                      <w:r>
                        <w:rPr>
                          <w:color w:val="231F20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http://www.fzdcg,org.</w:t>
                      </w:r>
                      <w:r>
                        <w:rPr>
                          <w:color w:val="231F20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Fond</w:t>
                      </w:r>
                      <w:r>
                        <w:rPr>
                          <w:color w:val="231F20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za</w:t>
                      </w:r>
                      <w:r>
                        <w:rPr>
                          <w:color w:val="231F20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zaštitu</w:t>
                      </w:r>
                      <w:r>
                        <w:rPr>
                          <w:color w:val="231F20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depozita</w:t>
                      </w:r>
                      <w:r>
                        <w:rPr>
                          <w:color w:val="231F20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će</w:t>
                      </w:r>
                      <w:r>
                        <w:rPr>
                          <w:color w:val="231F20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vam</w:t>
                      </w:r>
                      <w:r>
                        <w:rPr>
                          <w:color w:val="231F20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staviti</w:t>
                      </w:r>
                      <w:r>
                        <w:rPr>
                          <w:color w:val="231F20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na</w:t>
                      </w:r>
                      <w:r>
                        <w:rPr>
                          <w:color w:val="231F20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raspolaganje</w:t>
                      </w:r>
                      <w:r>
                        <w:rPr>
                          <w:color w:val="231F20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vaše</w:t>
                      </w:r>
                      <w:r>
                        <w:rPr>
                          <w:color w:val="231F20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depozite (do iznosa od 50.000 eura do pristupanja Crne Gore Evropskoj uniji, odnosno 100.000 eura od pristupanja Crne Gore Evrop-</w:t>
                      </w:r>
                      <w:r>
                        <w:rPr>
                          <w:color w:val="231F20"/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skoj uniji) najkasnije u roku od: 15 radnih dana do 31.12.2020, 10 radnih dana u periodu od 1. januara 2021. do 31. decembra 2023. i</w:t>
                      </w:r>
                      <w:r>
                        <w:rPr>
                          <w:color w:val="231F20"/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7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radnih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dana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od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1.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januara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2024.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/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Deposit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protection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system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is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managed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by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Deposit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Protection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Fund,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Miljana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Vukova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bb,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81000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Pod-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gorica,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Montenegro,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Tel.: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020/210-466,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e-mail: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hyperlink r:id="rId233">
                        <w:r>
                          <w:rPr>
                            <w:i/>
                            <w:color w:val="939598"/>
                            <w:sz w:val="20"/>
                          </w:rPr>
                          <w:t>fzd@fzdcg.org,</w:t>
                        </w:r>
                        <w:r>
                          <w:rPr>
                            <w:i/>
                            <w:color w:val="939598"/>
                            <w:spacing w:val="-10"/>
                            <w:sz w:val="20"/>
                          </w:rPr>
                          <w:t xml:space="preserve"> </w:t>
                        </w:r>
                      </w:hyperlink>
                      <w:hyperlink r:id="rId234">
                        <w:r>
                          <w:rPr>
                            <w:i/>
                            <w:color w:val="939598"/>
                            <w:sz w:val="20"/>
                          </w:rPr>
                          <w:t>fzd@t-com.me,</w:t>
                        </w:r>
                      </w:hyperlink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website: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hyperlink r:id="rId235">
                        <w:r>
                          <w:rPr>
                            <w:i/>
                            <w:color w:val="939598"/>
                            <w:sz w:val="20"/>
                          </w:rPr>
                          <w:t>http://www.fzdcg.org.</w:t>
                        </w:r>
                        <w:r>
                          <w:rPr>
                            <w:i/>
                            <w:color w:val="939598"/>
                            <w:spacing w:val="-10"/>
                            <w:sz w:val="20"/>
                          </w:rPr>
                          <w:t xml:space="preserve"> </w:t>
                        </w:r>
                      </w:hyperlink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Deposit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Protection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Fund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will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make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your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deposits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available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to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you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(up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to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amount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of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EUR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50,000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until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Montenegro’s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accession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to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European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Union,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or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EUR 100,000 from Montenegro’s accession to the European Union) no later than: 15 working days until 31.12.2020, 10 working days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in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 period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from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1 January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2021 to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31 December 2023 and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7 working days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from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1 January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2024.</w:t>
                      </w:r>
                    </w:p>
                    <w:p>
                      <w:pPr>
                        <w:pStyle w:val="Style18"/>
                        <w:spacing w:before="3" w:after="0"/>
                        <w:rPr>
                          <w:i/>
                          <w:i/>
                          <w:sz w:val="18"/>
                        </w:rPr>
                      </w:pPr>
                      <w:r>
                        <w:rPr>
                          <w:i/>
                          <w:color w:val="000000"/>
                          <w:sz w:val="18"/>
                        </w:rPr>
                      </w:r>
                    </w:p>
                    <w:p>
                      <w:pPr>
                        <w:pStyle w:val="Style26"/>
                        <w:spacing w:lineRule="auto" w:line="216"/>
                        <w:ind w:left="75" w:right="74" w:hanging="0"/>
                        <w:jc w:val="both"/>
                        <w:rPr>
                          <w:i/>
                          <w:i/>
                          <w:sz w:val="20"/>
                        </w:rPr>
                      </w:pPr>
                      <w:r>
                        <w:rPr>
                          <w:color w:val="231F20"/>
                          <w:sz w:val="20"/>
                        </w:rPr>
                        <w:t>Pravo na isplatu garantovanog depozita zastarijeva protekom tri godine od dana nastanka zaštićenog slučaja. Dodatne informacije</w:t>
                      </w:r>
                      <w:r>
                        <w:rPr>
                          <w:color w:val="231F20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 xml:space="preserve">mogu se dobiti na http://www.fzdcg,org. /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 right to the payment of a guaranteed deposit expires three years after the occurrence</w:t>
                      </w:r>
                      <w:r>
                        <w:rPr>
                          <w:i/>
                          <w:color w:val="939598"/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of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protected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case.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Additional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information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can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be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obtained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at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http://www.fzdcg,org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.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b/>
          <w:i/>
          <w:color w:val="939598"/>
          <w:sz w:val="20"/>
        </w:rPr>
        <w:t>Payment/Disbursement</w:t>
      </w:r>
    </w:p>
    <w:p>
      <w:pPr>
        <w:pStyle w:val="Normal"/>
        <w:spacing w:before="74" w:after="87"/>
        <w:ind w:left="186" w:hanging="0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Druge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važne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informacije</w:t>
      </w:r>
      <w:r>
        <w:rPr>
          <w:b/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/</w:t>
      </w:r>
      <w:r>
        <w:rPr>
          <w:color w:val="231F20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Other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important</w:t>
      </w:r>
      <w:r>
        <w:rPr>
          <w:b/>
          <w:i/>
          <w:color w:val="939598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information</w:t>
      </w:r>
    </w:p>
    <w:p>
      <w:pPr>
        <w:pStyle w:val="Style18"/>
        <w:ind w:left="101" w:hanging="0"/>
        <w:rPr/>
      </w:pPr>
      <w:r>
        <w:rPr>
          <w:rFonts w:ascii="Times New Roman" w:hAnsi="Times New Roman"/>
          <w:spacing w:val="-32"/>
          <w:position w:val="36"/>
        </w:rPr>
        <w:t xml:space="preserve"> </w:t>
      </w:r>
      <w:r>
        <w:rPr/>
        <w:drawing>
          <wp:inline distT="0" distB="0" distL="0" distR="0">
            <wp:extent cx="93345" cy="1123950"/>
            <wp:effectExtent l="0" t="0" r="0" b="0"/>
            <wp:docPr id="229" name="image1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139.png" descr="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mc:AlternateContent>
          <mc:Choice Requires="wps">
            <w:drawing>
              <wp:inline distT="0" distB="0" distL="0" distR="0">
                <wp:extent cx="6941820" cy="915670"/>
                <wp:effectExtent l="0" t="0" r="0" b="0"/>
                <wp:docPr id="230" name="Фигура1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1880" cy="915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6"/>
                              <w:spacing w:lineRule="auto" w:line="216" w:before="39" w:after="0"/>
                              <w:ind w:left="75" w:right="73" w:hanging="0"/>
                              <w:jc w:val="both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position w:val="36"/>
                                <w:sz w:val="20"/>
                              </w:rPr>
                              <w:t>Svi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deponenti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koji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spadaju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fizička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lica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ili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pravna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lica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načelu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su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osigurani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putem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sistema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zaštite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depozita.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Izuzeća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određene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depoz-</w:t>
                            </w:r>
                            <w:r>
                              <w:rPr>
                                <w:color w:val="231F2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ite navedena su na internet stranici Fonda za zaštitu depozita. Vaša kreditna institucija će Vas, na zahtjev, takođe informisati o tome</w:t>
                            </w:r>
                            <w:r>
                              <w:rPr>
                                <w:color w:val="231F2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jesu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li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određeni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proizvodi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zaštićeni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ili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ne.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Ako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su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depoziti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zaštićeni,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kreditna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institucija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potvrđuje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na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izvodu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računa.</w:t>
                            </w:r>
                            <w:r>
                              <w:rPr>
                                <w:color w:val="231F20"/>
                                <w:spacing w:val="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principle,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all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depositors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who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natural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legal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persons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insured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through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protection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system.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Exemptions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certain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deposits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listed</w:t>
                            </w:r>
                            <w:r>
                              <w:rPr>
                                <w:i/>
                                <w:color w:val="939598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website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939598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Deposit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Protection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Fund.</w:t>
                            </w:r>
                            <w:r>
                              <w:rPr>
                                <w:i/>
                                <w:color w:val="939598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Your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credit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institution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will</w:t>
                            </w:r>
                            <w:r>
                              <w:rPr>
                                <w:i/>
                                <w:color w:val="939598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also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inform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you,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upon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request,</w:t>
                            </w:r>
                            <w:r>
                              <w:rPr>
                                <w:i/>
                                <w:color w:val="939598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whether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certain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products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protected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not.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deposits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protected,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credit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institution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shall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confirm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that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account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statement.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144" path="m0,0l-2147483645,0l-2147483645,-2147483646l0,-2147483646xe" stroked="t" o:allowincell="f" style="position:absolute;margin-left:0pt;margin-top:-72.15pt;width:546.55pt;height:72.05pt;mso-wrap-style:square;v-text-anchor:top;mso-position-vertical:top">
                <v:fill o:detectmouseclick="t" on="false"/>
                <v:stroke color="#230e0f" weight="6480" joinstyle="round" endcap="flat"/>
                <v:textbox>
                  <w:txbxContent>
                    <w:p>
                      <w:pPr>
                        <w:pStyle w:val="Style26"/>
                        <w:spacing w:lineRule="auto" w:line="216" w:before="39" w:after="0"/>
                        <w:ind w:left="75" w:right="73" w:hanging="0"/>
                        <w:jc w:val="both"/>
                        <w:rPr>
                          <w:i/>
                          <w:i/>
                          <w:sz w:val="20"/>
                        </w:rPr>
                      </w:pPr>
                      <w:r>
                        <w:rPr>
                          <w:color w:val="231F20"/>
                          <w:position w:val="36"/>
                          <w:sz w:val="20"/>
                        </w:rPr>
                        <w:t>Svi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deponenti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koji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spadaju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u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fizička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lica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ili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pravna</w:t>
                      </w:r>
                      <w:r>
                        <w:rPr>
                          <w:color w:val="231F20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lica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u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načelu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su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osigurani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putem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sistema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zaštite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depozita.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Izuzeća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za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određene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depoz-</w:t>
                      </w:r>
                      <w:r>
                        <w:rPr>
                          <w:color w:val="231F20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ite navedena su na internet stranici Fonda za zaštitu depozita. Vaša kreditna institucija će Vas, na zahtjev, takođe informisati o tome</w:t>
                      </w:r>
                      <w:r>
                        <w:rPr>
                          <w:color w:val="231F20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jesu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li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određeni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proizvodi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zaštićeni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ili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ne.</w:t>
                      </w:r>
                      <w:r>
                        <w:rPr>
                          <w:color w:val="231F20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Ako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su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depoziti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zaštićeni,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kreditna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institucija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to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potvrđuje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na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izvodu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sa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računa.</w:t>
                      </w:r>
                      <w:r>
                        <w:rPr>
                          <w:color w:val="231F20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/</w:t>
                      </w:r>
                      <w:r>
                        <w:rPr>
                          <w:color w:val="231F20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In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principle,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all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depositors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who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are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natural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or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legal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persons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are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insured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through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deposit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protection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system.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Exemptions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for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certain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deposits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are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listed</w:t>
                      </w:r>
                      <w:r>
                        <w:rPr>
                          <w:i/>
                          <w:color w:val="939598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on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website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i/>
                          <w:color w:val="939598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Deposit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Protection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Fund.</w:t>
                      </w:r>
                      <w:r>
                        <w:rPr>
                          <w:i/>
                          <w:color w:val="939598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Your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credit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institution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will</w:t>
                      </w:r>
                      <w:r>
                        <w:rPr>
                          <w:i/>
                          <w:color w:val="939598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also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inform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you,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upon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request,</w:t>
                      </w:r>
                      <w:r>
                        <w:rPr>
                          <w:i/>
                          <w:color w:val="939598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whether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certain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products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are</w:t>
                      </w:r>
                      <w:r>
                        <w:rPr>
                          <w:i/>
                          <w:color w:val="93959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protected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or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not.</w:t>
                      </w:r>
                      <w:r>
                        <w:rPr>
                          <w:i/>
                          <w:color w:val="93959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If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deposits</w:t>
                      </w:r>
                      <w:r>
                        <w:rPr>
                          <w:i/>
                          <w:color w:val="93959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are</w:t>
                      </w:r>
                      <w:r>
                        <w:rPr>
                          <w:i/>
                          <w:color w:val="93959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protected,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credit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institution</w:t>
                      </w:r>
                      <w:r>
                        <w:rPr>
                          <w:i/>
                          <w:color w:val="93959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shall</w:t>
                      </w:r>
                      <w:r>
                        <w:rPr>
                          <w:i/>
                          <w:color w:val="93959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confirm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that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on</w:t>
                      </w:r>
                      <w:r>
                        <w:rPr>
                          <w:i/>
                          <w:color w:val="93959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account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statement.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Style18"/>
        <w:spacing w:before="3" w:after="0"/>
        <w:rPr>
          <w:b/>
          <w:b/>
          <w:i/>
          <w:i/>
          <w:sz w:val="10"/>
        </w:rPr>
      </w:pPr>
      <w:r>
        <w:rPr>
          <w:b/>
          <w:i/>
          <w:sz w:val="10"/>
        </w:rPr>
      </w:r>
    </w:p>
    <w:p>
      <w:pPr>
        <w:pStyle w:val="Style18"/>
        <w:spacing w:lineRule="exact" w:line="20"/>
        <w:ind w:left="6914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2052320" cy="635"/>
                <wp:effectExtent l="114300" t="0" r="114300" b="0"/>
                <wp:docPr id="232" name="Фигура14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2360" cy="720"/>
                          <a:chOff x="0" y="0"/>
                          <a:chExt cx="2052360" cy="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52360" cy="720"/>
                          </a:xfrm>
                          <a:prstGeom prst="line">
                            <a:avLst/>
                          </a:prstGeom>
                          <a:ln w="6480">
                            <a:solidFill>
                              <a:srgbClr val="020302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45" style="position:absolute;margin-left:0pt;margin-top:-0.1pt;width:161.55pt;height:0pt" coordorigin="0,-2" coordsize="3231,0">
                <v:line id="shape_0" from="0,-2" to="3231,-2" stroked="t" o:allowincell="f" style="position:absolute;mso-position-vertical:top">
                  <v:stroke color="#020302" weight="6480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sectPr>
          <w:type w:val="nextPage"/>
          <w:pgSz w:w="11906" w:h="16838"/>
          <w:pgMar w:left="380" w:right="180" w:gutter="0" w:header="0" w:top="46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ind w:left="7180" w:hanging="0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Potpis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klijenta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i/>
          <w:color w:val="939598"/>
          <w:sz w:val="20"/>
        </w:rPr>
        <w:t>Client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signature</w:t>
      </w:r>
    </w:p>
    <w:p>
      <w:pPr>
        <w:pStyle w:val="Style18"/>
        <w:tabs>
          <w:tab w:val="clear" w:pos="720"/>
          <w:tab w:val="left" w:pos="8695" w:leader="none"/>
        </w:tabs>
        <w:ind w:left="6013" w:hanging="0"/>
        <w:rPr/>
      </w:pPr>
      <w:r>
        <w:rPr/>
        <mc:AlternateContent>
          <mc:Choice Requires="wpg">
            <w:drawing>
              <wp:inline distT="0" distB="0" distL="0" distR="0">
                <wp:extent cx="1012825" cy="428625"/>
                <wp:effectExtent l="114300" t="0" r="114300" b="0"/>
                <wp:docPr id="233" name="Фигура14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2680" cy="428760"/>
                          <a:chOff x="0" y="0"/>
                          <a:chExt cx="1012680" cy="428760"/>
                        </a:xfrm>
                      </wpg:grpSpPr>
                      <pic:pic xmlns:pic="http://schemas.openxmlformats.org/drawingml/2006/picture">
                        <pic:nvPicPr>
                          <pic:cNvPr id="73" name="" descr=""/>
                          <pic:cNvPicPr/>
                        </pic:nvPicPr>
                        <pic:blipFill>
                          <a:blip r:embed="rId237"/>
                          <a:stretch/>
                        </pic:blipFill>
                        <pic:spPr>
                          <a:xfrm>
                            <a:off x="220320" y="114480"/>
                            <a:ext cx="240840" cy="147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87200" y="237600"/>
                            <a:ext cx="306000" cy="191160"/>
                          </a:xfrm>
                          <a:custGeom>
                            <a:avLst/>
                            <a:gdLst>
                              <a:gd name="textAreaLeft" fmla="*/ 0 w 173520"/>
                              <a:gd name="textAreaRight" fmla="*/ 174240 w 173520"/>
                              <a:gd name="textAreaTop" fmla="*/ 0 h 108360"/>
                              <a:gd name="textAreaBottom" fmla="*/ 109080 h 108360"/>
                            </a:gdLst>
                            <a:ahLst/>
                            <a:rect l="textAreaLeft" t="textAreaTop" r="textAreaRight" b="textAreaBottom"/>
                            <a:pathLst>
                              <a:path w="854" h="534">
                                <a:moveTo>
                                  <a:pt x="850" y="0"/>
                                </a:moveTo>
                                <a:lnTo>
                                  <a:pt x="819" y="145"/>
                                </a:lnTo>
                                <a:lnTo>
                                  <a:pt x="755" y="261"/>
                                </a:lnTo>
                                <a:lnTo>
                                  <a:pt x="667" y="346"/>
                                </a:lnTo>
                                <a:lnTo>
                                  <a:pt x="556" y="397"/>
                                </a:lnTo>
                                <a:lnTo>
                                  <a:pt x="427" y="415"/>
                                </a:lnTo>
                                <a:lnTo>
                                  <a:pt x="300" y="397"/>
                                </a:lnTo>
                                <a:lnTo>
                                  <a:pt x="187" y="346"/>
                                </a:lnTo>
                                <a:lnTo>
                                  <a:pt x="97" y="261"/>
                                </a:lnTo>
                                <a:lnTo>
                                  <a:pt x="34" y="145"/>
                                </a:lnTo>
                                <a:lnTo>
                                  <a:pt x="2" y="0"/>
                                </a:lnTo>
                                <a:lnTo>
                                  <a:pt x="0" y="32"/>
                                </a:lnTo>
                                <a:lnTo>
                                  <a:pt x="19" y="166"/>
                                </a:lnTo>
                                <a:lnTo>
                                  <a:pt x="64" y="284"/>
                                </a:lnTo>
                                <a:lnTo>
                                  <a:pt x="131" y="387"/>
                                </a:lnTo>
                                <a:lnTo>
                                  <a:pt x="214" y="464"/>
                                </a:lnTo>
                                <a:lnTo>
                                  <a:pt x="314" y="516"/>
                                </a:lnTo>
                                <a:lnTo>
                                  <a:pt x="425" y="535"/>
                                </a:lnTo>
                                <a:lnTo>
                                  <a:pt x="431" y="535"/>
                                </a:lnTo>
                                <a:lnTo>
                                  <a:pt x="542" y="516"/>
                                </a:lnTo>
                                <a:lnTo>
                                  <a:pt x="641" y="464"/>
                                </a:lnTo>
                                <a:lnTo>
                                  <a:pt x="723" y="387"/>
                                </a:lnTo>
                                <a:lnTo>
                                  <a:pt x="789" y="284"/>
                                </a:lnTo>
                                <a:lnTo>
                                  <a:pt x="833" y="166"/>
                                </a:lnTo>
                                <a:lnTo>
                                  <a:pt x="854" y="32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7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012680" cy="419040"/>
                          </a:xfrm>
                          <a:custGeom>
                            <a:avLst/>
                            <a:gdLst>
                              <a:gd name="textAreaLeft" fmla="*/ 0 w 574200"/>
                              <a:gd name="textAreaRight" fmla="*/ 574920 w 574200"/>
                              <a:gd name="textAreaTop" fmla="*/ 0 h 237600"/>
                              <a:gd name="textAreaBottom" fmla="*/ 238320 h 237600"/>
                            </a:gdLst>
                            <a:ahLst/>
                            <a:rect l="textAreaLeft" t="textAreaTop" r="textAreaRight" b="textAreaBottom"/>
                            <a:pathLst>
                              <a:path w="2813" h="1164">
                                <a:moveTo>
                                  <a:pt x="489" y="1087"/>
                                </a:moveTo>
                                <a:lnTo>
                                  <a:pt x="484" y="1080"/>
                                </a:lnTo>
                                <a:lnTo>
                                  <a:pt x="89" y="1080"/>
                                </a:lnTo>
                                <a:lnTo>
                                  <a:pt x="89" y="360"/>
                                </a:lnTo>
                                <a:lnTo>
                                  <a:pt x="84" y="355"/>
                                </a:lnTo>
                                <a:lnTo>
                                  <a:pt x="78" y="355"/>
                                </a:lnTo>
                                <a:lnTo>
                                  <a:pt x="4" y="355"/>
                                </a:lnTo>
                                <a:lnTo>
                                  <a:pt x="0" y="360"/>
                                </a:lnTo>
                                <a:lnTo>
                                  <a:pt x="0" y="1159"/>
                                </a:lnTo>
                                <a:lnTo>
                                  <a:pt x="4" y="1164"/>
                                </a:lnTo>
                                <a:lnTo>
                                  <a:pt x="484" y="1164"/>
                                </a:lnTo>
                                <a:lnTo>
                                  <a:pt x="489" y="1159"/>
                                </a:lnTo>
                                <a:lnTo>
                                  <a:pt x="489" y="1087"/>
                                </a:lnTo>
                                <a:moveTo>
                                  <a:pt x="2126" y="349"/>
                                </a:moveTo>
                                <a:lnTo>
                                  <a:pt x="2124" y="342"/>
                                </a:lnTo>
                                <a:lnTo>
                                  <a:pt x="2034" y="342"/>
                                </a:lnTo>
                                <a:lnTo>
                                  <a:pt x="2029" y="348"/>
                                </a:lnTo>
                                <a:lnTo>
                                  <a:pt x="1773" y="1037"/>
                                </a:lnTo>
                                <a:lnTo>
                                  <a:pt x="1772" y="1037"/>
                                </a:lnTo>
                                <a:lnTo>
                                  <a:pt x="1521" y="356"/>
                                </a:lnTo>
                                <a:lnTo>
                                  <a:pt x="1519" y="348"/>
                                </a:lnTo>
                                <a:lnTo>
                                  <a:pt x="1514" y="342"/>
                                </a:lnTo>
                                <a:lnTo>
                                  <a:pt x="1422" y="342"/>
                                </a:lnTo>
                                <a:lnTo>
                                  <a:pt x="1421" y="349"/>
                                </a:lnTo>
                                <a:lnTo>
                                  <a:pt x="1424" y="360"/>
                                </a:lnTo>
                                <a:lnTo>
                                  <a:pt x="1719" y="1143"/>
                                </a:lnTo>
                                <a:lnTo>
                                  <a:pt x="1722" y="1154"/>
                                </a:lnTo>
                                <a:lnTo>
                                  <a:pt x="1728" y="1155"/>
                                </a:lnTo>
                                <a:lnTo>
                                  <a:pt x="1817" y="1155"/>
                                </a:lnTo>
                                <a:lnTo>
                                  <a:pt x="1821" y="1154"/>
                                </a:lnTo>
                                <a:lnTo>
                                  <a:pt x="1826" y="1143"/>
                                </a:lnTo>
                                <a:lnTo>
                                  <a:pt x="2124" y="360"/>
                                </a:lnTo>
                                <a:lnTo>
                                  <a:pt x="2126" y="349"/>
                                </a:lnTo>
                                <a:moveTo>
                                  <a:pt x="2646" y="11"/>
                                </a:moveTo>
                                <a:lnTo>
                                  <a:pt x="2645" y="0"/>
                                </a:lnTo>
                                <a:lnTo>
                                  <a:pt x="2571" y="0"/>
                                </a:lnTo>
                                <a:lnTo>
                                  <a:pt x="2564" y="12"/>
                                </a:lnTo>
                                <a:lnTo>
                                  <a:pt x="2461" y="210"/>
                                </a:lnTo>
                                <a:lnTo>
                                  <a:pt x="2458" y="220"/>
                                </a:lnTo>
                                <a:lnTo>
                                  <a:pt x="2458" y="231"/>
                                </a:lnTo>
                                <a:lnTo>
                                  <a:pt x="2518" y="231"/>
                                </a:lnTo>
                                <a:lnTo>
                                  <a:pt x="2519" y="228"/>
                                </a:lnTo>
                                <a:lnTo>
                                  <a:pt x="2525" y="220"/>
                                </a:lnTo>
                                <a:lnTo>
                                  <a:pt x="2641" y="19"/>
                                </a:lnTo>
                                <a:lnTo>
                                  <a:pt x="2646" y="11"/>
                                </a:lnTo>
                                <a:moveTo>
                                  <a:pt x="2814" y="1090"/>
                                </a:moveTo>
                                <a:lnTo>
                                  <a:pt x="2810" y="1083"/>
                                </a:lnTo>
                                <a:lnTo>
                                  <a:pt x="2809" y="1080"/>
                                </a:lnTo>
                                <a:lnTo>
                                  <a:pt x="2784" y="1021"/>
                                </a:lnTo>
                                <a:lnTo>
                                  <a:pt x="2780" y="1014"/>
                                </a:lnTo>
                                <a:lnTo>
                                  <a:pt x="2775" y="1013"/>
                                </a:lnTo>
                                <a:lnTo>
                                  <a:pt x="2768" y="1018"/>
                                </a:lnTo>
                                <a:lnTo>
                                  <a:pt x="2731" y="1041"/>
                                </a:lnTo>
                                <a:lnTo>
                                  <a:pt x="2683" y="1060"/>
                                </a:lnTo>
                                <a:lnTo>
                                  <a:pt x="2631" y="1074"/>
                                </a:lnTo>
                                <a:lnTo>
                                  <a:pt x="2567" y="1080"/>
                                </a:lnTo>
                                <a:lnTo>
                                  <a:pt x="2449" y="1055"/>
                                </a:lnTo>
                                <a:lnTo>
                                  <a:pt x="2352" y="988"/>
                                </a:lnTo>
                                <a:lnTo>
                                  <a:pt x="2285" y="882"/>
                                </a:lnTo>
                                <a:lnTo>
                                  <a:pt x="2260" y="746"/>
                                </a:lnTo>
                                <a:lnTo>
                                  <a:pt x="2285" y="619"/>
                                </a:lnTo>
                                <a:lnTo>
                                  <a:pt x="2352" y="515"/>
                                </a:lnTo>
                                <a:lnTo>
                                  <a:pt x="2447" y="445"/>
                                </a:lnTo>
                                <a:lnTo>
                                  <a:pt x="2565" y="418"/>
                                </a:lnTo>
                                <a:lnTo>
                                  <a:pt x="2629" y="423"/>
                                </a:lnTo>
                                <a:lnTo>
                                  <a:pt x="2682" y="437"/>
                                </a:lnTo>
                                <a:lnTo>
                                  <a:pt x="2728" y="457"/>
                                </a:lnTo>
                                <a:lnTo>
                                  <a:pt x="2765" y="476"/>
                                </a:lnTo>
                                <a:lnTo>
                                  <a:pt x="2772" y="480"/>
                                </a:lnTo>
                                <a:lnTo>
                                  <a:pt x="2777" y="482"/>
                                </a:lnTo>
                                <a:lnTo>
                                  <a:pt x="2780" y="473"/>
                                </a:lnTo>
                                <a:lnTo>
                                  <a:pt x="2807" y="418"/>
                                </a:lnTo>
                                <a:lnTo>
                                  <a:pt x="2809" y="415"/>
                                </a:lnTo>
                                <a:lnTo>
                                  <a:pt x="2810" y="407"/>
                                </a:lnTo>
                                <a:lnTo>
                                  <a:pt x="2809" y="400"/>
                                </a:lnTo>
                                <a:lnTo>
                                  <a:pt x="2802" y="397"/>
                                </a:lnTo>
                                <a:lnTo>
                                  <a:pt x="2758" y="372"/>
                                </a:lnTo>
                                <a:lnTo>
                                  <a:pt x="2705" y="353"/>
                                </a:lnTo>
                                <a:lnTo>
                                  <a:pt x="2643" y="337"/>
                                </a:lnTo>
                                <a:lnTo>
                                  <a:pt x="2567" y="332"/>
                                </a:lnTo>
                                <a:lnTo>
                                  <a:pt x="2442" y="353"/>
                                </a:lnTo>
                                <a:lnTo>
                                  <a:pt x="2331" y="413"/>
                                </a:lnTo>
                                <a:lnTo>
                                  <a:pt x="2244" y="503"/>
                                </a:lnTo>
                                <a:lnTo>
                                  <a:pt x="2188" y="616"/>
                                </a:lnTo>
                                <a:lnTo>
                                  <a:pt x="2167" y="746"/>
                                </a:lnTo>
                                <a:lnTo>
                                  <a:pt x="2188" y="887"/>
                                </a:lnTo>
                                <a:lnTo>
                                  <a:pt x="2243" y="1004"/>
                                </a:lnTo>
                                <a:lnTo>
                                  <a:pt x="2327" y="1090"/>
                                </a:lnTo>
                                <a:lnTo>
                                  <a:pt x="2437" y="1145"/>
                                </a:lnTo>
                                <a:lnTo>
                                  <a:pt x="2565" y="1164"/>
                                </a:lnTo>
                                <a:lnTo>
                                  <a:pt x="2641" y="1159"/>
                                </a:lnTo>
                                <a:lnTo>
                                  <a:pt x="2706" y="1145"/>
                                </a:lnTo>
                                <a:lnTo>
                                  <a:pt x="2759" y="1124"/>
                                </a:lnTo>
                                <a:lnTo>
                                  <a:pt x="2805" y="1099"/>
                                </a:lnTo>
                                <a:lnTo>
                                  <a:pt x="2812" y="1094"/>
                                </a:lnTo>
                                <a:lnTo>
                                  <a:pt x="2814" y="1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7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46" style="position:absolute;margin-left:0pt;margin-top:-33.8pt;width:79.75pt;height:33.75pt" coordorigin="0,-676" coordsize="1595,675">
                <v:shape id="shape_0" stroked="f" o:allowincell="f" style="position:absolute;left:347;top:-495;width:378;height:231;mso-wrap-style:none;v-text-anchor:middle;mso-position-vertical:top" type="_x0000_t75">
                  <v:imagedata r:id="rId238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  <w:spacing w:val="2"/>
        </w:rPr>
        <mc:AlternateContent>
          <mc:Choice Requires="wpg">
            <w:drawing>
              <wp:inline distT="0" distB="0" distL="0" distR="0">
                <wp:extent cx="196850" cy="291465"/>
                <wp:effectExtent l="114300" t="0" r="114300" b="0"/>
                <wp:docPr id="234" name="Фигура14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920" cy="291600"/>
                          <a:chOff x="0" y="0"/>
                          <a:chExt cx="196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96920" cy="291600"/>
                          </a:xfrm>
                          <a:custGeom>
                            <a:avLst/>
                            <a:gdLst>
                              <a:gd name="textAreaLeft" fmla="*/ 0 w 111600"/>
                              <a:gd name="textAreaRight" fmla="*/ 112320 w 11160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47" h="810">
                                <a:moveTo>
                                  <a:pt x="544" y="0"/>
                                </a:moveTo>
                                <a:lnTo>
                                  <a:pt x="538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6"/>
                                </a:lnTo>
                                <a:lnTo>
                                  <a:pt x="5" y="809"/>
                                </a:lnTo>
                                <a:lnTo>
                                  <a:pt x="544" y="809"/>
                                </a:lnTo>
                                <a:lnTo>
                                  <a:pt x="547" y="806"/>
                                </a:lnTo>
                                <a:lnTo>
                                  <a:pt x="547" y="732"/>
                                </a:lnTo>
                                <a:lnTo>
                                  <a:pt x="544" y="725"/>
                                </a:lnTo>
                                <a:lnTo>
                                  <a:pt x="90" y="725"/>
                                </a:lnTo>
                                <a:lnTo>
                                  <a:pt x="90" y="446"/>
                                </a:lnTo>
                                <a:lnTo>
                                  <a:pt x="485" y="446"/>
                                </a:lnTo>
                                <a:lnTo>
                                  <a:pt x="489" y="441"/>
                                </a:lnTo>
                                <a:lnTo>
                                  <a:pt x="489" y="367"/>
                                </a:lnTo>
                                <a:lnTo>
                                  <a:pt x="485" y="363"/>
                                </a:lnTo>
                                <a:lnTo>
                                  <a:pt x="90" y="363"/>
                                </a:lnTo>
                                <a:lnTo>
                                  <a:pt x="90" y="85"/>
                                </a:lnTo>
                                <a:lnTo>
                                  <a:pt x="544" y="85"/>
                                </a:lnTo>
                                <a:lnTo>
                                  <a:pt x="547" y="79"/>
                                </a:lnTo>
                                <a:lnTo>
                                  <a:pt x="547" y="5"/>
                                </a:lnTo>
                                <a:lnTo>
                                  <a:pt x="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7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47" style="position:absolute;margin-left:0pt;margin-top:-23pt;width:15.5pt;height:22.95pt" coordorigin="0,-460" coordsize="310,459"/>
            </w:pict>
          </mc:Fallback>
        </mc:AlternateContent>
      </w:r>
      <w:r>
        <w:rPr>
          <w:rFonts w:ascii="Times New Roman" w:hAnsi="Times New Roman"/>
          <w:spacing w:val="6"/>
          <w:position w:val="2"/>
        </w:rPr>
        <w:t xml:space="preserve"> </w:t>
      </w:r>
      <w:r>
        <w:rPr>
          <w:rFonts w:ascii="Times New Roman" w:hAnsi="Times New Roman"/>
          <w:spacing w:val="6"/>
          <w:position w:val="2"/>
        </w:rPr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235" name="Фигура14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>
                              <a:gd name="textAreaLeft" fmla="*/ 0 w 135360"/>
                              <a:gd name="textAreaRight" fmla="*/ 136080 w 13536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663" h="810">
                                <a:moveTo>
                                  <a:pt x="658" y="0"/>
                                </a:moveTo>
                                <a:lnTo>
                                  <a:pt x="580" y="0"/>
                                </a:lnTo>
                                <a:lnTo>
                                  <a:pt x="577" y="5"/>
                                </a:lnTo>
                                <a:lnTo>
                                  <a:pt x="577" y="12"/>
                                </a:lnTo>
                                <a:lnTo>
                                  <a:pt x="577" y="656"/>
                                </a:lnTo>
                                <a:lnTo>
                                  <a:pt x="93" y="12"/>
                                </a:lnTo>
                                <a:lnTo>
                                  <a:pt x="85" y="2"/>
                                </a:lnTo>
                                <a:lnTo>
                                  <a:pt x="81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81" y="809"/>
                                </a:lnTo>
                                <a:lnTo>
                                  <a:pt x="85" y="804"/>
                                </a:lnTo>
                                <a:lnTo>
                                  <a:pt x="85" y="155"/>
                                </a:lnTo>
                                <a:lnTo>
                                  <a:pt x="568" y="797"/>
                                </a:lnTo>
                                <a:lnTo>
                                  <a:pt x="575" y="807"/>
                                </a:lnTo>
                                <a:lnTo>
                                  <a:pt x="580" y="809"/>
                                </a:lnTo>
                                <a:lnTo>
                                  <a:pt x="658" y="809"/>
                                </a:lnTo>
                                <a:lnTo>
                                  <a:pt x="663" y="804"/>
                                </a:lnTo>
                                <a:lnTo>
                                  <a:pt x="663" y="5"/>
                                </a:lnTo>
                                <a:lnTo>
                                  <a:pt x="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7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48" style="position:absolute;margin-left:0pt;margin-top:-23pt;width:18.8pt;height:22.95pt" coordorigin="0,-460" coordsize="376,459"/>
            </w:pict>
          </mc:Fallback>
        </mc:AlternateContent>
      </w:r>
      <w:r>
        <w:rPr>
          <w:spacing w:val="6"/>
          <w:position w:val="2"/>
        </w:rPr>
        <w:tab/>
      </w:r>
      <w:r>
        <w:rPr>
          <w:spacing w:val="6"/>
          <w:position w:val="2"/>
        </w:rPr>
        <mc:AlternateContent>
          <mc:Choice Requires="wpg">
            <w:drawing>
              <wp:inline distT="0" distB="0" distL="0" distR="0">
                <wp:extent cx="205740" cy="291465"/>
                <wp:effectExtent l="114300" t="0" r="114300" b="0"/>
                <wp:docPr id="236" name="Фигура14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" cy="291600"/>
                          <a:chOff x="0" y="0"/>
                          <a:chExt cx="205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5920" cy="291600"/>
                          </a:xfrm>
                          <a:custGeom>
                            <a:avLst/>
                            <a:gdLst>
                              <a:gd name="textAreaLeft" fmla="*/ 0 w 116640"/>
                              <a:gd name="textAreaRight" fmla="*/ 117360 w 11664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72" h="810">
                                <a:moveTo>
                                  <a:pt x="259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319" y="809"/>
                                </a:lnTo>
                                <a:lnTo>
                                  <a:pt x="413" y="797"/>
                                </a:lnTo>
                                <a:lnTo>
                                  <a:pt x="494" y="758"/>
                                </a:lnTo>
                                <a:lnTo>
                                  <a:pt x="515" y="732"/>
                                </a:lnTo>
                                <a:lnTo>
                                  <a:pt x="90" y="732"/>
                                </a:lnTo>
                                <a:lnTo>
                                  <a:pt x="90" y="435"/>
                                </a:lnTo>
                                <a:lnTo>
                                  <a:pt x="504" y="435"/>
                                </a:lnTo>
                                <a:lnTo>
                                  <a:pt x="478" y="414"/>
                                </a:lnTo>
                                <a:lnTo>
                                  <a:pt x="407" y="390"/>
                                </a:lnTo>
                                <a:lnTo>
                                  <a:pt x="407" y="384"/>
                                </a:lnTo>
                                <a:lnTo>
                                  <a:pt x="443" y="360"/>
                                </a:lnTo>
                                <a:lnTo>
                                  <a:pt x="90" y="360"/>
                                </a:lnTo>
                                <a:lnTo>
                                  <a:pt x="90" y="78"/>
                                </a:lnTo>
                                <a:lnTo>
                                  <a:pt x="464" y="78"/>
                                </a:lnTo>
                                <a:lnTo>
                                  <a:pt x="460" y="72"/>
                                </a:lnTo>
                                <a:lnTo>
                                  <a:pt x="427" y="44"/>
                                </a:lnTo>
                                <a:lnTo>
                                  <a:pt x="388" y="23"/>
                                </a:lnTo>
                                <a:lnTo>
                                  <a:pt x="346" y="9"/>
                                </a:lnTo>
                                <a:lnTo>
                                  <a:pt x="301" y="2"/>
                                </a:lnTo>
                                <a:lnTo>
                                  <a:pt x="259" y="0"/>
                                </a:lnTo>
                                <a:moveTo>
                                  <a:pt x="504" y="435"/>
                                </a:moveTo>
                                <a:lnTo>
                                  <a:pt x="268" y="435"/>
                                </a:lnTo>
                                <a:lnTo>
                                  <a:pt x="316" y="437"/>
                                </a:lnTo>
                                <a:lnTo>
                                  <a:pt x="356" y="441"/>
                                </a:lnTo>
                                <a:lnTo>
                                  <a:pt x="386" y="448"/>
                                </a:lnTo>
                                <a:lnTo>
                                  <a:pt x="413" y="460"/>
                                </a:lnTo>
                                <a:lnTo>
                                  <a:pt x="443" y="483"/>
                                </a:lnTo>
                                <a:lnTo>
                                  <a:pt x="464" y="511"/>
                                </a:lnTo>
                                <a:lnTo>
                                  <a:pt x="476" y="545"/>
                                </a:lnTo>
                                <a:lnTo>
                                  <a:pt x="481" y="582"/>
                                </a:lnTo>
                                <a:lnTo>
                                  <a:pt x="474" y="629"/>
                                </a:lnTo>
                                <a:lnTo>
                                  <a:pt x="458" y="666"/>
                                </a:lnTo>
                                <a:lnTo>
                                  <a:pt x="432" y="695"/>
                                </a:lnTo>
                                <a:lnTo>
                                  <a:pt x="398" y="714"/>
                                </a:lnTo>
                                <a:lnTo>
                                  <a:pt x="377" y="723"/>
                                </a:lnTo>
                                <a:lnTo>
                                  <a:pt x="353" y="728"/>
                                </a:lnTo>
                                <a:lnTo>
                                  <a:pt x="328" y="732"/>
                                </a:lnTo>
                                <a:lnTo>
                                  <a:pt x="301" y="732"/>
                                </a:lnTo>
                                <a:lnTo>
                                  <a:pt x="515" y="732"/>
                                </a:lnTo>
                                <a:lnTo>
                                  <a:pt x="550" y="691"/>
                                </a:lnTo>
                                <a:lnTo>
                                  <a:pt x="571" y="592"/>
                                </a:lnTo>
                                <a:lnTo>
                                  <a:pt x="561" y="518"/>
                                </a:lnTo>
                                <a:lnTo>
                                  <a:pt x="529" y="458"/>
                                </a:lnTo>
                                <a:lnTo>
                                  <a:pt x="504" y="435"/>
                                </a:lnTo>
                                <a:moveTo>
                                  <a:pt x="464" y="78"/>
                                </a:moveTo>
                                <a:lnTo>
                                  <a:pt x="263" y="78"/>
                                </a:lnTo>
                                <a:lnTo>
                                  <a:pt x="289" y="79"/>
                                </a:lnTo>
                                <a:lnTo>
                                  <a:pt x="314" y="83"/>
                                </a:lnTo>
                                <a:lnTo>
                                  <a:pt x="337" y="92"/>
                                </a:lnTo>
                                <a:lnTo>
                                  <a:pt x="360" y="104"/>
                                </a:lnTo>
                                <a:lnTo>
                                  <a:pt x="384" y="123"/>
                                </a:lnTo>
                                <a:lnTo>
                                  <a:pt x="402" y="150"/>
                                </a:lnTo>
                                <a:lnTo>
                                  <a:pt x="414" y="182"/>
                                </a:lnTo>
                                <a:lnTo>
                                  <a:pt x="420" y="220"/>
                                </a:lnTo>
                                <a:lnTo>
                                  <a:pt x="414" y="263"/>
                                </a:lnTo>
                                <a:lnTo>
                                  <a:pt x="402" y="296"/>
                                </a:lnTo>
                                <a:lnTo>
                                  <a:pt x="381" y="323"/>
                                </a:lnTo>
                                <a:lnTo>
                                  <a:pt x="356" y="342"/>
                                </a:lnTo>
                                <a:lnTo>
                                  <a:pt x="333" y="351"/>
                                </a:lnTo>
                                <a:lnTo>
                                  <a:pt x="309" y="358"/>
                                </a:lnTo>
                                <a:lnTo>
                                  <a:pt x="280" y="360"/>
                                </a:lnTo>
                                <a:lnTo>
                                  <a:pt x="252" y="360"/>
                                </a:lnTo>
                                <a:lnTo>
                                  <a:pt x="443" y="360"/>
                                </a:lnTo>
                                <a:lnTo>
                                  <a:pt x="448" y="356"/>
                                </a:lnTo>
                                <a:lnTo>
                                  <a:pt x="481" y="319"/>
                                </a:lnTo>
                                <a:lnTo>
                                  <a:pt x="501" y="268"/>
                                </a:lnTo>
                                <a:lnTo>
                                  <a:pt x="510" y="206"/>
                                </a:lnTo>
                                <a:lnTo>
                                  <a:pt x="502" y="153"/>
                                </a:lnTo>
                                <a:lnTo>
                                  <a:pt x="487" y="109"/>
                                </a:lnTo>
                                <a:lnTo>
                                  <a:pt x="46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7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49" style="position:absolute;margin-left:0pt;margin-top:-23pt;width:16.2pt;height:22.95pt" coordorigin="0,-460" coordsize="324,459"/>
            </w:pict>
          </mc:Fallback>
        </mc:AlternateContent>
      </w:r>
      <w:r>
        <w:rPr>
          <w:rFonts w:ascii="Times New Roman" w:hAnsi="Times New Roman"/>
          <w:spacing w:val="27"/>
          <w:position w:val="2"/>
        </w:rPr>
        <w:t xml:space="preserve"> </w:t>
      </w:r>
      <w:r>
        <w:rPr>
          <w:rFonts w:ascii="Times New Roman" w:hAnsi="Times New Roman"/>
          <w:spacing w:val="27"/>
          <w:position w:val="2"/>
        </w:rPr>
        <mc:AlternateContent>
          <mc:Choice Requires="wpg">
            <w:drawing>
              <wp:inline distT="0" distB="0" distL="0" distR="0">
                <wp:extent cx="220345" cy="295275"/>
                <wp:effectExtent l="114300" t="0" r="114300" b="0"/>
                <wp:docPr id="237" name="Фигура15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20" cy="295200"/>
                          <a:chOff x="0" y="0"/>
                          <a:chExt cx="220320" cy="295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20320" cy="295200"/>
                          </a:xfrm>
                          <a:custGeom>
                            <a:avLst/>
                            <a:gdLst>
                              <a:gd name="textAreaLeft" fmla="*/ 0 w 124920"/>
                              <a:gd name="textAreaRight" fmla="*/ 125640 w 124920"/>
                              <a:gd name="textAreaTop" fmla="*/ 0 h 167400"/>
                              <a:gd name="textAreaBottom" fmla="*/ 168120 h 167400"/>
                            </a:gdLst>
                            <a:ahLst/>
                            <a:rect l="textAreaLeft" t="textAreaTop" r="textAreaRight" b="textAreaBottom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0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7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50" style="position:absolute;margin-left:0pt;margin-top:-23.3pt;width:17.35pt;height:23.25pt" coordorigin="0,-466" coordsize="347,465"/>
            </w:pict>
          </mc:Fallback>
        </mc:AlternateContent>
      </w:r>
      <w:r>
        <w:rPr>
          <w:rFonts w:ascii="Times New Roman" w:hAnsi="Times New Roman"/>
          <w:spacing w:val="36"/>
          <w:position w:val="2"/>
        </w:rPr>
        <w:t xml:space="preserve"> </w:t>
      </w:r>
      <w:r>
        <w:rPr>
          <w:rFonts w:ascii="Times New Roman" w:hAnsi="Times New Roman"/>
          <w:spacing w:val="36"/>
          <w:position w:val="2"/>
        </w:rPr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238" name="Фигура15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>
                              <a:gd name="textAreaLeft" fmla="*/ 0 w 135360"/>
                              <a:gd name="textAreaRight" fmla="*/ 136080 w 13536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663" h="810">
                                <a:moveTo>
                                  <a:pt x="658" y="-1"/>
                                </a:moveTo>
                                <a:lnTo>
                                  <a:pt x="580" y="-1"/>
                                </a:lnTo>
                                <a:lnTo>
                                  <a:pt x="577" y="4"/>
                                </a:lnTo>
                                <a:lnTo>
                                  <a:pt x="577" y="11"/>
                                </a:lnTo>
                                <a:lnTo>
                                  <a:pt x="577" y="655"/>
                                </a:lnTo>
                                <a:lnTo>
                                  <a:pt x="93" y="11"/>
                                </a:lnTo>
                                <a:lnTo>
                                  <a:pt x="85" y="1"/>
                                </a:lnTo>
                                <a:lnTo>
                                  <a:pt x="81" y="-1"/>
                                </a:ln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3"/>
                                </a:lnTo>
                                <a:lnTo>
                                  <a:pt x="5" y="808"/>
                                </a:lnTo>
                                <a:lnTo>
                                  <a:pt x="81" y="808"/>
                                </a:lnTo>
                                <a:lnTo>
                                  <a:pt x="85" y="803"/>
                                </a:lnTo>
                                <a:lnTo>
                                  <a:pt x="85" y="154"/>
                                </a:lnTo>
                                <a:lnTo>
                                  <a:pt x="575" y="806"/>
                                </a:lnTo>
                                <a:lnTo>
                                  <a:pt x="580" y="808"/>
                                </a:lnTo>
                                <a:lnTo>
                                  <a:pt x="658" y="808"/>
                                </a:lnTo>
                                <a:lnTo>
                                  <a:pt x="663" y="803"/>
                                </a:lnTo>
                                <a:lnTo>
                                  <a:pt x="663" y="4"/>
                                </a:lnTo>
                                <a:lnTo>
                                  <a:pt x="658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7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51" style="position:absolute;margin-left:0pt;margin-top:-23pt;width:18.8pt;height:22.95pt" coordorigin="0,-460" coordsize="376,459"/>
            </w:pict>
          </mc:Fallback>
        </mc:AlternateContent>
      </w:r>
      <w:r>
        <w:rPr>
          <w:rFonts w:ascii="Times New Roman" w:hAnsi="Times New Roman"/>
          <w:spacing w:val="36"/>
          <w:position w:val="2"/>
        </w:rPr>
        <w:t xml:space="preserve"> </w:t>
      </w:r>
      <w:r>
        <w:rPr>
          <w:rFonts w:ascii="Times New Roman" w:hAnsi="Times New Roman"/>
          <w:spacing w:val="36"/>
          <w:position w:val="2"/>
        </w:rPr>
        <mc:AlternateContent>
          <mc:Choice Requires="wpg">
            <w:drawing>
              <wp:inline distT="0" distB="0" distL="0" distR="0">
                <wp:extent cx="208915" cy="291465"/>
                <wp:effectExtent l="114300" t="0" r="114300" b="0"/>
                <wp:docPr id="239" name="Фигура15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800" cy="291600"/>
                          <a:chOff x="0" y="0"/>
                          <a:chExt cx="20880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8800" cy="291600"/>
                          </a:xfrm>
                          <a:custGeom>
                            <a:avLst/>
                            <a:gdLst>
                              <a:gd name="textAreaLeft" fmla="*/ 0 w 118440"/>
                              <a:gd name="textAreaRight" fmla="*/ 119160 w 11844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80" h="810">
                                <a:moveTo>
                                  <a:pt x="559" y="-1"/>
                                </a:moveTo>
                                <a:lnTo>
                                  <a:pt x="453" y="-1"/>
                                </a:lnTo>
                                <a:lnTo>
                                  <a:pt x="448" y="3"/>
                                </a:lnTo>
                                <a:lnTo>
                                  <a:pt x="441" y="11"/>
                                </a:lnTo>
                                <a:lnTo>
                                  <a:pt x="90" y="389"/>
                                </a:lnTo>
                                <a:lnTo>
                                  <a:pt x="90" y="4"/>
                                </a:lnTo>
                                <a:lnTo>
                                  <a:pt x="85" y="-1"/>
                                </a:ln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3"/>
                                </a:lnTo>
                                <a:lnTo>
                                  <a:pt x="5" y="808"/>
                                </a:lnTo>
                                <a:lnTo>
                                  <a:pt x="85" y="808"/>
                                </a:lnTo>
                                <a:lnTo>
                                  <a:pt x="90" y="803"/>
                                </a:lnTo>
                                <a:lnTo>
                                  <a:pt x="90" y="510"/>
                                </a:lnTo>
                                <a:lnTo>
                                  <a:pt x="171" y="424"/>
                                </a:lnTo>
                                <a:lnTo>
                                  <a:pt x="465" y="798"/>
                                </a:lnTo>
                                <a:lnTo>
                                  <a:pt x="472" y="806"/>
                                </a:lnTo>
                                <a:lnTo>
                                  <a:pt x="476" y="808"/>
                                </a:lnTo>
                                <a:lnTo>
                                  <a:pt x="580" y="808"/>
                                </a:lnTo>
                                <a:lnTo>
                                  <a:pt x="580" y="798"/>
                                </a:lnTo>
                                <a:lnTo>
                                  <a:pt x="234" y="355"/>
                                </a:lnTo>
                                <a:lnTo>
                                  <a:pt x="562" y="8"/>
                                </a:lnTo>
                                <a:lnTo>
                                  <a:pt x="559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7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52" style="position:absolute;margin-left:0pt;margin-top:-23pt;width:16.45pt;height:22.95pt" coordorigin="0,-460" coordsize="329,459"/>
            </w:pict>
          </mc:Fallback>
        </mc:AlternateContent>
      </w:r>
      <w:r>
        <w:rPr>
          <w:rFonts w:ascii="Times New Roman" w:hAnsi="Times New Roman"/>
          <w:spacing w:val="12"/>
          <w:position w:val="2"/>
        </w:rPr>
        <w:t xml:space="preserve"> </w:t>
      </w:r>
      <w:r>
        <w:rPr>
          <w:rFonts w:ascii="Times New Roman" w:hAnsi="Times New Roman"/>
          <w:spacing w:val="12"/>
          <w:position w:val="2"/>
        </w:rPr>
        <mc:AlternateContent>
          <mc:Choice Requires="wpg">
            <w:drawing>
              <wp:inline distT="0" distB="0" distL="0" distR="0">
                <wp:extent cx="482600" cy="295275"/>
                <wp:effectExtent l="114300" t="0" r="114300" b="0"/>
                <wp:docPr id="240" name="Фигура15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760" cy="295200"/>
                          <a:chOff x="0" y="0"/>
                          <a:chExt cx="482760" cy="295200"/>
                        </a:xfrm>
                      </wpg:grpSpPr>
                      <pic:pic xmlns:pic="http://schemas.openxmlformats.org/drawingml/2006/picture">
                        <pic:nvPicPr>
                          <pic:cNvPr id="74" name="" descr=""/>
                          <pic:cNvPicPr/>
                        </pic:nvPicPr>
                        <pic:blipFill>
                          <a:blip r:embed="rId239"/>
                          <a:stretch/>
                        </pic:blipFill>
                        <pic:spPr>
                          <a:xfrm>
                            <a:off x="260280" y="1800"/>
                            <a:ext cx="222120" cy="132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219240" cy="295200"/>
                          </a:xfrm>
                          <a:custGeom>
                            <a:avLst/>
                            <a:gdLst>
                              <a:gd name="textAreaLeft" fmla="*/ 0 w 124200"/>
                              <a:gd name="textAreaRight" fmla="*/ 124920 w 124200"/>
                              <a:gd name="textAreaTop" fmla="*/ 0 h 167400"/>
                              <a:gd name="textAreaBottom" fmla="*/ 168120 h 167400"/>
                            </a:gdLst>
                            <a:ahLst/>
                            <a:rect l="textAreaLeft" t="textAreaTop" r="textAreaRight" b="textAreaBottom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0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7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53" style="position:absolute;margin-left:0pt;margin-top:-23.3pt;width:38pt;height:23.25pt" coordorigin="0,-466" coordsize="760,465">
                <v:shape id="shape_0" stroked="f" o:allowincell="f" style="position:absolute;left:410;top:-463;width:349;height:207;mso-wrap-style:none;v-text-anchor:middle;mso-position-vertical:top" type="_x0000_t75">
                  <v:imagedata r:id="rId240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Style18"/>
        <w:spacing w:before="6" w:after="0"/>
        <w:rPr>
          <w:b/>
          <w:b/>
          <w:i/>
          <w:i/>
          <w:sz w:val="9"/>
        </w:rPr>
      </w:pPr>
      <w:r>
        <w:rPr>
          <w:b/>
          <w:i/>
          <w:sz w:val="9"/>
        </w:rPr>
      </w:r>
    </w:p>
    <w:p>
      <w:pPr>
        <w:pStyle w:val="1"/>
        <w:rPr/>
      </w:pPr>
      <w:r>
        <w:rPr>
          <w:color w:val="231F20"/>
        </w:rPr>
        <w:t>IZJAVA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PRAVNO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POVEZANIM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LICIMA</w:t>
      </w:r>
    </w:p>
    <w:p>
      <w:pPr>
        <w:pStyle w:val="Style18"/>
        <w:spacing w:before="10" w:after="0"/>
        <w:rPr>
          <w:b/>
          <w:b/>
        </w:rPr>
      </w:pPr>
      <w:r>
        <w:rPr>
          <w:b/>
        </w:rPr>
      </w:r>
    </w:p>
    <w:p>
      <w:pPr>
        <w:pStyle w:val="Style18"/>
        <w:spacing w:lineRule="auto" w:line="252" w:before="1" w:after="0"/>
        <w:ind w:left="106" w:hanging="0"/>
        <w:rPr/>
      </w:pPr>
      <w:r>
        <w:rPr>
          <w:color w:val="231F20"/>
        </w:rPr>
        <w:t>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skladu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Zakonom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Bankama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(„Sl.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CG“,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br.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17/08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44/10),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čl.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stav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vezi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stavova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7,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9,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11,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povezana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lica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dva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ili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više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lica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između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kojih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postoji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najmanje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jedan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sljedećih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oblika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povezanosti:</w:t>
      </w:r>
    </w:p>
    <w:p>
      <w:pPr>
        <w:pStyle w:val="Style18"/>
        <w:spacing w:before="5" w:after="0"/>
        <w:rPr>
          <w:sz w:val="21"/>
        </w:rPr>
      </w:pPr>
      <w:r>
        <w:rPr>
          <w:sz w:val="21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14" w:leader="none"/>
        </w:tabs>
        <w:spacing w:before="1" w:after="0"/>
        <w:ind w:left="213" w:hanging="108"/>
        <w:rPr>
          <w:sz w:val="20"/>
        </w:rPr>
      </w:pPr>
      <w:r>
        <w:rPr>
          <w:color w:val="231F20"/>
          <w:sz w:val="20"/>
        </w:rPr>
        <w:t>jedno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lice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kontroliše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ima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direktno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indirektno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učešće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kapitalu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glasačkim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pravima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drugom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licu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najmanje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20%,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14" w:leader="none"/>
        </w:tabs>
        <w:spacing w:before="15" w:after="0"/>
        <w:ind w:left="213" w:hanging="108"/>
        <w:rPr>
          <w:sz w:val="20"/>
        </w:rPr>
      </w:pPr>
      <w:r>
        <w:rPr>
          <w:color w:val="231F20"/>
          <w:sz w:val="20"/>
        </w:rPr>
        <w:t>dva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više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lica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su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kontrolisana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trećeg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lica,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14" w:leader="none"/>
        </w:tabs>
        <w:ind w:left="213" w:hanging="108"/>
        <w:rPr>
          <w:sz w:val="20"/>
        </w:rPr>
      </w:pPr>
      <w:r>
        <w:rPr>
          <w:color w:val="231F20"/>
          <w:sz w:val="20"/>
        </w:rPr>
        <w:t>većinu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članova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odbora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direktora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drugog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organa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upravljanja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kod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dva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više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pravnih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lica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čine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ista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lica,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03" w:leader="none"/>
        </w:tabs>
        <w:spacing w:lineRule="auto" w:line="252"/>
        <w:ind w:left="106" w:right="110" w:hanging="0"/>
        <w:rPr>
          <w:sz w:val="20"/>
        </w:rPr>
      </w:pPr>
      <w:r>
        <w:rPr>
          <w:color w:val="231F20"/>
          <w:spacing w:val="-1"/>
          <w:sz w:val="20"/>
        </w:rPr>
        <w:t>dva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ili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više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lica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su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članovi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porodice,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(bračni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drug,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lice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koje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sa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tim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licem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živi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u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zajednici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koja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je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po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zakonu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izjednačena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sa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bračnom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zajednicom,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kao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djeca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druga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lica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koja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tim licem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žive u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porodičnom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domaćinstvu),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14" w:leader="none"/>
        </w:tabs>
        <w:spacing w:before="3" w:after="0"/>
        <w:ind w:left="213" w:hanging="108"/>
        <w:rPr>
          <w:sz w:val="20"/>
        </w:rPr>
      </w:pPr>
      <w:r>
        <w:rPr>
          <w:color w:val="231F20"/>
          <w:sz w:val="20"/>
        </w:rPr>
        <w:t>dva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više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lica,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osnovu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ugovora,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sporazuma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neformalno,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zajednički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obavljaju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poslovne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aktivnosti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znatnijem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obimu,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12" w:leader="none"/>
        </w:tabs>
        <w:spacing w:lineRule="auto" w:line="252" w:before="15" w:after="0"/>
        <w:ind w:left="106" w:right="110" w:hanging="0"/>
        <w:rPr>
          <w:sz w:val="20"/>
        </w:rPr>
      </w:pPr>
      <w:r>
        <w:rPr>
          <w:color w:val="231F20"/>
          <w:sz w:val="20"/>
        </w:rPr>
        <w:t>ako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pogoršanje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poboljšanje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finansijskog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stanja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jednog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lica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može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dovesti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pogoršanja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odnosno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poboljšanja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finansijskog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stanja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drugog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drugih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lica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između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tih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lica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postoji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mogućnost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prenosa gubitka,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dobiti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kreditne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sposobnosti;</w:t>
      </w:r>
    </w:p>
    <w:p>
      <w:pPr>
        <w:pStyle w:val="Normal"/>
        <w:spacing w:before="3" w:after="0"/>
        <w:ind w:left="106" w:hanging="0"/>
        <w:rPr>
          <w:sz w:val="20"/>
        </w:rPr>
      </w:pPr>
      <w:r>
        <w:rPr>
          <w:color w:val="231F20"/>
          <w:sz w:val="20"/>
        </w:rPr>
        <w:t>pri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čemu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je</w:t>
      </w:r>
      <w:r>
        <w:rPr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kvalifikovano</w:t>
      </w:r>
      <w:r>
        <w:rPr>
          <w:b/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učešće: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24" w:leader="none"/>
        </w:tabs>
        <w:spacing w:lineRule="auto" w:line="252"/>
        <w:ind w:left="106" w:right="107" w:hanging="0"/>
        <w:rPr>
          <w:sz w:val="20"/>
        </w:rPr>
      </w:pPr>
      <w:r>
        <w:rPr>
          <w:color w:val="231F20"/>
          <w:sz w:val="20"/>
        </w:rPr>
        <w:t>samostalno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ili,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zajednički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sa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drugim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povezanim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licem,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direktno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indirektno,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učešće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kapitalu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glasačkim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pravima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pravnom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licu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najmanje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5%,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21" w:leader="none"/>
        </w:tabs>
        <w:spacing w:lineRule="auto" w:line="252" w:before="2" w:after="0"/>
        <w:ind w:left="106" w:right="107" w:hanging="0"/>
        <w:rPr>
          <w:sz w:val="20"/>
        </w:rPr>
      </w:pPr>
      <w:r>
        <w:rPr>
          <w:color w:val="231F20"/>
          <w:sz w:val="20"/>
        </w:rPr>
        <w:t>mogućnost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vršenja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značajnog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uticaja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upravljanje,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odnosno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politiku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nekog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pravnog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lica,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osnovu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dogovora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sporazuma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drugim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licem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bilo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koji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drugi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način,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bez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obzira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visinu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učešća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kapitalu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glasačkim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pravima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banci;</w:t>
      </w:r>
    </w:p>
    <w:p>
      <w:pPr>
        <w:pStyle w:val="Style18"/>
        <w:spacing w:before="3" w:after="0"/>
        <w:ind w:left="106" w:hanging="0"/>
        <w:rPr/>
      </w:pPr>
      <w:r>
        <w:rPr>
          <w:b/>
          <w:color w:val="231F20"/>
        </w:rPr>
        <w:t>indirektno</w:t>
      </w:r>
      <w:r>
        <w:rPr>
          <w:b/>
          <w:color w:val="231F20"/>
          <w:spacing w:val="-6"/>
        </w:rPr>
        <w:t xml:space="preserve"> </w:t>
      </w:r>
      <w:r>
        <w:rPr>
          <w:color w:val="231F20"/>
        </w:rPr>
        <w:t>učešće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učešće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kapitalu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ili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glasačkim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pravima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pravnom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licu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preko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trećeg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lica,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tako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je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indirektni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sticalac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lice: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14" w:leader="none"/>
        </w:tabs>
        <w:spacing w:before="15" w:after="0"/>
        <w:ind w:left="213" w:hanging="108"/>
        <w:rPr>
          <w:sz w:val="20"/>
        </w:rPr>
      </w:pPr>
      <w:r>
        <w:rPr>
          <w:color w:val="231F20"/>
          <w:sz w:val="20"/>
        </w:rPr>
        <w:t>za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čiji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je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račun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drugo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lice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(direktni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sticalac)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steklo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glasačka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prava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učešće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kapitalu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banke,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14" w:leader="none"/>
        </w:tabs>
        <w:ind w:left="213" w:hanging="108"/>
        <w:rPr>
          <w:sz w:val="20"/>
        </w:rPr>
      </w:pPr>
      <w:r>
        <w:rPr>
          <w:color w:val="231F20"/>
          <w:sz w:val="20"/>
        </w:rPr>
        <w:t>koje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kontroliše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drugo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lice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(direktnog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sticaoca);</w:t>
      </w:r>
    </w:p>
    <w:p>
      <w:pPr>
        <w:pStyle w:val="Style18"/>
        <w:spacing w:before="16" w:after="0"/>
        <w:ind w:left="106" w:hanging="0"/>
        <w:rPr/>
      </w:pPr>
      <w:r>
        <w:rPr>
          <w:color w:val="231F20"/>
        </w:rPr>
        <w:t>odnosno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b/>
          <w:color w:val="231F20"/>
        </w:rPr>
        <w:t>značajan</w:t>
      </w:r>
      <w:r>
        <w:rPr>
          <w:b/>
          <w:color w:val="231F20"/>
          <w:spacing w:val="-4"/>
        </w:rPr>
        <w:t xml:space="preserve"> </w:t>
      </w:r>
      <w:r>
        <w:rPr>
          <w:color w:val="231F20"/>
        </w:rPr>
        <w:t>uticaj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činjenice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koje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upućuju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neko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lice: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08" w:leader="none"/>
        </w:tabs>
        <w:spacing w:lineRule="auto" w:line="252"/>
        <w:ind w:left="106" w:right="106" w:hanging="0"/>
        <w:rPr>
          <w:sz w:val="20"/>
        </w:rPr>
      </w:pPr>
      <w:r>
        <w:rPr>
          <w:color w:val="231F20"/>
          <w:spacing w:val="-1"/>
          <w:sz w:val="20"/>
        </w:rPr>
        <w:t>može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ostvariti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pravo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na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jednog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predstavnika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odboru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direktora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sličnom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organu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tog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pravnog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lica,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bilo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kroz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vlasništvo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nad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akcijama,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osnovu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saglasnosti vlasnika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akcija, punomoćja,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bilo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koji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drugi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način,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15" w:leader="none"/>
        </w:tabs>
        <w:spacing w:lineRule="auto" w:line="252" w:before="2" w:after="0"/>
        <w:ind w:left="106" w:right="108" w:hanging="0"/>
        <w:rPr>
          <w:sz w:val="20"/>
        </w:rPr>
      </w:pPr>
      <w:r>
        <w:rPr>
          <w:color w:val="231F20"/>
          <w:sz w:val="20"/>
        </w:rPr>
        <w:t>učestvuje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donošenju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odluka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tom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pravnom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licu,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nezavisno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toga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li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lice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može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preovlađujuće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uticati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donošenje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tih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odluka,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može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vršiti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uticaj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nad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tim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pravnim licem;</w:t>
      </w:r>
    </w:p>
    <w:p>
      <w:pPr>
        <w:pStyle w:val="3"/>
        <w:spacing w:before="3" w:after="0"/>
        <w:rPr>
          <w:u w:val="none"/>
        </w:rPr>
      </w:pPr>
      <w:r>
        <w:rPr>
          <w:color w:val="231F20"/>
          <w:u w:val="none"/>
        </w:rPr>
        <w:t>a</w:t>
      </w:r>
      <w:r>
        <w:rPr>
          <w:color w:val="231F20"/>
          <w:spacing w:val="-5"/>
          <w:u w:val="none"/>
        </w:rPr>
        <w:t xml:space="preserve"> </w:t>
      </w:r>
      <w:r>
        <w:rPr>
          <w:color w:val="231F20"/>
          <w:u w:val="none"/>
        </w:rPr>
        <w:t>kontrola</w:t>
      </w:r>
      <w:r>
        <w:rPr>
          <w:color w:val="231F20"/>
          <w:spacing w:val="-4"/>
          <w:u w:val="none"/>
        </w:rPr>
        <w:t xml:space="preserve"> </w:t>
      </w:r>
      <w:r>
        <w:rPr>
          <w:color w:val="231F20"/>
          <w:u w:val="none"/>
        </w:rPr>
        <w:t>je: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26" w:leader="none"/>
        </w:tabs>
        <w:spacing w:lineRule="auto" w:line="252"/>
        <w:ind w:left="106" w:right="107" w:hanging="0"/>
        <w:rPr>
          <w:sz w:val="20"/>
        </w:rPr>
      </w:pPr>
      <w:r>
        <w:rPr>
          <w:color w:val="231F20"/>
          <w:sz w:val="20"/>
        </w:rPr>
        <w:t>samostalno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ili,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zajednički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sa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drugim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povezanim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licem,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direktno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indirektno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učešće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kapitalu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glasačkim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pravima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pravnom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licu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najmanje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50%,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19" w:leader="none"/>
        </w:tabs>
        <w:spacing w:lineRule="auto" w:line="252" w:before="2" w:after="0"/>
        <w:ind w:left="106" w:right="103" w:hanging="0"/>
        <w:rPr>
          <w:sz w:val="20"/>
        </w:rPr>
      </w:pPr>
      <w:r>
        <w:rPr>
          <w:color w:val="231F20"/>
          <w:sz w:val="20"/>
        </w:rPr>
        <w:t>mogućnost ostvarivanja preovlađujućeg uticaja na odlučivanje, poslovnu politiku, odnosno strategiju rada pravnog lica, samostalno ili u</w:t>
      </w:r>
      <w:r>
        <w:rPr>
          <w:color w:val="231F20"/>
          <w:spacing w:val="-43"/>
          <w:sz w:val="20"/>
        </w:rPr>
        <w:t xml:space="preserve"> </w:t>
      </w:r>
      <w:r>
        <w:rPr>
          <w:color w:val="231F20"/>
          <w:sz w:val="20"/>
        </w:rPr>
        <w:t>saradnji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drugim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licima,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bez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obzira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visinu učešća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kapitalu;</w:t>
      </w:r>
    </w:p>
    <w:p>
      <w:pPr>
        <w:pStyle w:val="Style18"/>
        <w:spacing w:before="6" w:after="0"/>
        <w:rPr>
          <w:sz w:val="21"/>
        </w:rPr>
      </w:pPr>
      <w:r>
        <w:rPr>
          <w:sz w:val="21"/>
        </w:rPr>
      </w:r>
    </w:p>
    <w:p>
      <w:pPr>
        <w:pStyle w:val="Style18"/>
        <w:spacing w:lineRule="auto" w:line="252"/>
        <w:ind w:left="106" w:right="2241" w:hanging="0"/>
        <w:rPr/>
      </w:pPr>
      <w:r>
        <w:rPr>
          <w:color w:val="231F20"/>
        </w:rPr>
        <w:t>Molimo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skladu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navedenom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definicijom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povezanih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lica,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popunite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sljedeći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upitnik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tabelu: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Izjavljujem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privredno društvo/preduzetnik</w:t>
      </w:r>
    </w:p>
    <w:p>
      <w:pPr>
        <w:pStyle w:val="Style18"/>
        <w:rPr>
          <w:sz w:val="11"/>
        </w:rPr>
      </w:pPr>
      <w:r>
        <w:rPr>
          <w:sz w:val="11"/>
        </w:rPr>
      </w:r>
    </w:p>
    <w:p>
      <w:pPr>
        <w:pStyle w:val="Style18"/>
        <w:tabs>
          <w:tab w:val="clear" w:pos="720"/>
          <w:tab w:val="left" w:pos="4288" w:leader="none"/>
          <w:tab w:val="left" w:pos="5282" w:leader="none"/>
          <w:tab w:val="left" w:pos="9251" w:leader="none"/>
        </w:tabs>
        <w:spacing w:before="88" w:after="0"/>
        <w:ind w:left="106" w:hanging="0"/>
        <w:rPr>
          <w:rFonts w:ascii="Times New Roman" w:hAnsi="Times New Roman"/>
        </w:rPr>
      </w:pPr>
      <w:r>
        <w:rPr>
          <w:color w:val="231F20"/>
        </w:rPr>
        <w:t>Naziv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sjedište:</w:t>
      </w:r>
      <w:r>
        <w:rPr>
          <w:rFonts w:ascii="Times New Roman" w:hAnsi="Times New Roman"/>
          <w:color w:val="231F20"/>
          <w:u w:val="single" w:color="221E1F"/>
        </w:rPr>
        <w:tab/>
      </w:r>
      <w:r>
        <w:rPr>
          <w:rFonts w:ascii="Times New Roman" w:hAnsi="Times New Roman"/>
          <w:color w:val="231F20"/>
        </w:rPr>
        <w:tab/>
      </w:r>
      <w:r>
        <w:rPr>
          <w:color w:val="231F20"/>
        </w:rPr>
        <w:t>Matični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broj:</w:t>
      </w:r>
      <w:r>
        <w:rPr>
          <w:color w:val="231F20"/>
          <w:spacing w:val="-1"/>
        </w:rPr>
        <w:t xml:space="preserve"> </w:t>
      </w:r>
      <w:r>
        <w:rPr>
          <w:rFonts w:ascii="Times New Roman" w:hAnsi="Times New Roman"/>
          <w:color w:val="231F20"/>
          <w:u w:val="single" w:color="221E1F"/>
        </w:rPr>
        <w:t xml:space="preserve"> </w:t>
        <w:tab/>
      </w:r>
    </w:p>
    <w:p>
      <w:pPr>
        <w:pStyle w:val="Style18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8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8"/>
        <w:spacing w:before="10" w:after="0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</w:r>
    </w:p>
    <w:tbl>
      <w:tblPr>
        <w:tblStyle w:val="TableNormal"/>
        <w:tblW w:w="10053" w:type="dxa"/>
        <w:jc w:val="left"/>
        <w:tblInd w:w="58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firstRow="1" w:noVBand="0" w:lastRow="1" w:firstColumn="1" w:lastColumn="1" w:noHBand="0" w:val="01e0"/>
      </w:tblPr>
      <w:tblGrid>
        <w:gridCol w:w="2477"/>
        <w:gridCol w:w="4010"/>
        <w:gridCol w:w="3566"/>
      </w:tblGrid>
      <w:tr>
        <w:trPr>
          <w:trHeight w:val="1161" w:hRule="atLeast"/>
        </w:trPr>
        <w:tc>
          <w:tcPr>
            <w:tcW w:w="247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1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114" w:hanging="0"/>
              <w:jc w:val="left"/>
              <w:rPr>
                <w:sz w:val="21"/>
              </w:rPr>
            </w:pPr>
            <w:r>
              <w:rPr>
                <w:color w:val="231F20"/>
                <w:w w:val="110"/>
                <w:kern w:val="0"/>
                <w:sz w:val="21"/>
                <w:szCs w:val="22"/>
                <w:lang w:eastAsia="en-US" w:bidi="ar-SA"/>
              </w:rPr>
              <w:t>RB</w:t>
            </w:r>
          </w:p>
        </w:tc>
        <w:tc>
          <w:tcPr>
            <w:tcW w:w="401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28" w:before="70" w:after="0"/>
              <w:ind w:left="75" w:right="381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Naziv</w:t>
            </w:r>
            <w:r>
              <w:rPr>
                <w:color w:val="231F20"/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privrednog</w:t>
            </w:r>
            <w:r>
              <w:rPr>
                <w:color w:val="231F20"/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društva</w:t>
            </w:r>
            <w:r>
              <w:rPr>
                <w:color w:val="231F20"/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i</w:t>
            </w:r>
            <w:r>
              <w:rPr>
                <w:color w:val="231F20"/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matični</w:t>
            </w:r>
            <w:r>
              <w:rPr>
                <w:color w:val="231F20"/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broj/</w:t>
            </w:r>
            <w:r>
              <w:rPr>
                <w:color w:val="231F20"/>
                <w:spacing w:val="-4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Naziv preduzetnika i matični broj/</w:t>
            </w:r>
            <w:r>
              <w:rPr>
                <w:color w:val="231F20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Prezime</w:t>
            </w:r>
            <w:r>
              <w:rPr>
                <w:color w:val="231F20"/>
                <w:spacing w:val="4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i</w:t>
            </w:r>
            <w:r>
              <w:rPr>
                <w:color w:val="231F20"/>
                <w:spacing w:val="5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ime</w:t>
            </w:r>
            <w:r>
              <w:rPr>
                <w:color w:val="231F20"/>
                <w:spacing w:val="5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i</w:t>
            </w:r>
            <w:r>
              <w:rPr>
                <w:color w:val="231F20"/>
                <w:spacing w:val="5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JMBG</w:t>
            </w:r>
            <w:r>
              <w:rPr>
                <w:color w:val="231F20"/>
                <w:spacing w:val="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fizičkog</w:t>
            </w:r>
            <w:r>
              <w:rPr>
                <w:color w:val="231F20"/>
                <w:spacing w:val="5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lica</w:t>
            </w:r>
            <w:r>
              <w:rPr>
                <w:color w:val="231F20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Osnov</w:t>
            </w:r>
            <w:r>
              <w:rPr>
                <w:color w:val="231F20"/>
                <w:spacing w:val="-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povezanosti</w:t>
            </w:r>
          </w:p>
        </w:tc>
        <w:tc>
          <w:tcPr>
            <w:tcW w:w="356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1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916" w:hanging="0"/>
              <w:jc w:val="left"/>
              <w:rPr>
                <w:sz w:val="21"/>
              </w:rPr>
            </w:pPr>
            <w:r>
              <w:rPr>
                <w:color w:val="231F20"/>
                <w:spacing w:val="-2"/>
                <w:w w:val="110"/>
                <w:kern w:val="0"/>
                <w:sz w:val="21"/>
                <w:szCs w:val="22"/>
                <w:lang w:eastAsia="en-US" w:bidi="ar-SA"/>
              </w:rPr>
              <w:t>Osnov</w:t>
            </w:r>
            <w:r>
              <w:rPr>
                <w:color w:val="231F20"/>
                <w:spacing w:val="-11"/>
                <w:w w:val="110"/>
                <w:kern w:val="0"/>
                <w:sz w:val="21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spacing w:val="-1"/>
                <w:w w:val="110"/>
                <w:kern w:val="0"/>
                <w:sz w:val="21"/>
                <w:szCs w:val="22"/>
                <w:lang w:eastAsia="en-US" w:bidi="ar-SA"/>
              </w:rPr>
              <w:t>povezanosti</w:t>
            </w:r>
          </w:p>
        </w:tc>
      </w:tr>
      <w:tr>
        <w:trPr>
          <w:trHeight w:val="434" w:hRule="atLeast"/>
        </w:trPr>
        <w:tc>
          <w:tcPr>
            <w:tcW w:w="247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21" w:after="0"/>
              <w:ind w:left="1151" w:hanging="0"/>
              <w:jc w:val="left"/>
              <w:rPr>
                <w:sz w:val="21"/>
              </w:rPr>
            </w:pPr>
            <w:r>
              <w:rPr>
                <w:color w:val="231F20"/>
                <w:w w:val="110"/>
                <w:kern w:val="0"/>
                <w:sz w:val="21"/>
                <w:szCs w:val="22"/>
                <w:lang w:eastAsia="en-US" w:bidi="ar-SA"/>
              </w:rPr>
              <w:t>1.</w:t>
            </w:r>
          </w:p>
        </w:tc>
        <w:tc>
          <w:tcPr>
            <w:tcW w:w="401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356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434" w:hRule="atLeast"/>
        </w:trPr>
        <w:tc>
          <w:tcPr>
            <w:tcW w:w="247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21" w:after="0"/>
              <w:ind w:left="1151" w:hanging="0"/>
              <w:jc w:val="left"/>
              <w:rPr>
                <w:sz w:val="21"/>
              </w:rPr>
            </w:pPr>
            <w:r>
              <w:rPr>
                <w:color w:val="231F20"/>
                <w:w w:val="110"/>
                <w:kern w:val="0"/>
                <w:sz w:val="21"/>
                <w:szCs w:val="22"/>
                <w:lang w:eastAsia="en-US" w:bidi="ar-SA"/>
              </w:rPr>
              <w:t>2.</w:t>
            </w:r>
          </w:p>
        </w:tc>
        <w:tc>
          <w:tcPr>
            <w:tcW w:w="401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356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434" w:hRule="atLeast"/>
        </w:trPr>
        <w:tc>
          <w:tcPr>
            <w:tcW w:w="247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21" w:after="0"/>
              <w:ind w:left="1180" w:hanging="0"/>
              <w:jc w:val="left"/>
              <w:rPr>
                <w:sz w:val="21"/>
              </w:rPr>
            </w:pPr>
            <w:r>
              <w:rPr>
                <w:color w:val="231F20"/>
                <w:w w:val="108"/>
                <w:kern w:val="0"/>
                <w:sz w:val="21"/>
                <w:szCs w:val="22"/>
                <w:lang w:eastAsia="en-US" w:bidi="ar-SA"/>
              </w:rPr>
              <w:t>3</w:t>
            </w:r>
          </w:p>
        </w:tc>
        <w:tc>
          <w:tcPr>
            <w:tcW w:w="401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356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434" w:hRule="atLeast"/>
        </w:trPr>
        <w:tc>
          <w:tcPr>
            <w:tcW w:w="247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21" w:after="0"/>
              <w:ind w:left="1151" w:hanging="0"/>
              <w:jc w:val="left"/>
              <w:rPr>
                <w:sz w:val="21"/>
              </w:rPr>
            </w:pPr>
            <w:r>
              <w:rPr>
                <w:color w:val="231F20"/>
                <w:w w:val="110"/>
                <w:kern w:val="0"/>
                <w:sz w:val="21"/>
                <w:szCs w:val="22"/>
                <w:lang w:eastAsia="en-US" w:bidi="ar-SA"/>
              </w:rPr>
              <w:t>4.</w:t>
            </w:r>
          </w:p>
        </w:tc>
        <w:tc>
          <w:tcPr>
            <w:tcW w:w="401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356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</w:tbl>
    <w:p>
      <w:pPr>
        <w:pStyle w:val="Style18"/>
        <w:spacing w:before="11" w:after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</w:r>
    </w:p>
    <w:p>
      <w:pPr>
        <w:pStyle w:val="Normal"/>
        <w:tabs>
          <w:tab w:val="clear" w:pos="720"/>
          <w:tab w:val="left" w:pos="4195" w:leader="none"/>
        </w:tabs>
        <w:spacing w:lineRule="auto" w:line="468" w:before="85" w:after="0"/>
        <w:ind w:left="466" w:right="6348" w:hanging="0"/>
        <w:rPr>
          <w:sz w:val="24"/>
        </w:rPr>
      </w:pPr>
      <w:r>
        <w:drawing>
          <wp:anchor behindDoc="0" distT="0" distB="0" distL="0" distR="0" simplePos="0" locked="0" layoutInCell="0" allowOverlap="1" relativeHeight="168">
            <wp:simplePos x="0" y="0"/>
            <wp:positionH relativeFrom="page">
              <wp:posOffset>7306310</wp:posOffset>
            </wp:positionH>
            <wp:positionV relativeFrom="paragraph">
              <wp:posOffset>-382905</wp:posOffset>
            </wp:positionV>
            <wp:extent cx="109220" cy="1402715"/>
            <wp:effectExtent l="0" t="0" r="0" b="0"/>
            <wp:wrapNone/>
            <wp:docPr id="241" name="image1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142.png" descr=""/>
                    <pic:cNvPicPr>
                      <a:picLocks noChangeAspect="1" noChangeArrowheads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4"/>
        </w:rPr>
        <w:t>U</w:t>
      </w:r>
      <w:r>
        <w:rPr>
          <w:color w:val="231F20"/>
          <w:spacing w:val="48"/>
          <w:sz w:val="24"/>
        </w:rPr>
        <w:t xml:space="preserve"> </w:t>
      </w:r>
      <w:r>
        <w:rPr>
          <w:color w:val="231F20"/>
          <w:sz w:val="24"/>
        </w:rPr>
        <w:t>Podgorici,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dana</w:t>
      </w:r>
      <w:r>
        <w:rPr>
          <w:rFonts w:ascii="Times New Roman" w:hAnsi="Times New Roman"/>
          <w:color w:val="231F20"/>
          <w:sz w:val="24"/>
          <w:u w:val="single" w:color="221E1F"/>
        </w:rPr>
        <w:tab/>
      </w:r>
      <w:r>
        <w:rPr>
          <w:color w:val="231F20"/>
          <w:sz w:val="24"/>
        </w:rPr>
        <w:t>. godine</w:t>
      </w:r>
      <w:r>
        <w:rPr>
          <w:color w:val="231F20"/>
          <w:spacing w:val="-51"/>
          <w:sz w:val="24"/>
        </w:rPr>
        <w:t xml:space="preserve"> </w:t>
      </w:r>
      <w:r>
        <w:rPr>
          <w:color w:val="231F20"/>
          <w:sz w:val="24"/>
        </w:rPr>
        <w:t>Za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privredno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z w:val="24"/>
        </w:rPr>
        <w:t>društvo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preduzetnika</w:t>
      </w:r>
    </w:p>
    <w:p>
      <w:pPr>
        <w:pStyle w:val="Normal"/>
        <w:tabs>
          <w:tab w:val="clear" w:pos="720"/>
          <w:tab w:val="left" w:pos="5237" w:leader="none"/>
          <w:tab w:val="left" w:pos="7136" w:leader="none"/>
          <w:tab w:val="left" w:pos="10482" w:leader="none"/>
        </w:tabs>
        <w:spacing w:lineRule="exact" w:line="288"/>
        <w:ind w:left="466" w:hanging="0"/>
        <w:rPr>
          <w:rFonts w:ascii="Times New Roman" w:hAnsi="Times New Roman"/>
          <w:sz w:val="24"/>
        </w:rPr>
      </w:pPr>
      <w:r>
        <w:rPr>
          <w:color w:val="231F20"/>
          <w:sz w:val="24"/>
        </w:rPr>
        <w:t>Ime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i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prezime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direktora</w:t>
      </w:r>
      <w:r>
        <w:rPr>
          <w:rFonts w:ascii="Times New Roman" w:hAnsi="Times New Roman"/>
          <w:color w:val="231F20"/>
          <w:sz w:val="24"/>
          <w:u w:val="single" w:color="221E1F"/>
        </w:rPr>
        <w:t xml:space="preserve"> </w:t>
        <w:tab/>
      </w:r>
      <w:r>
        <w:rPr>
          <w:rFonts w:ascii="Times New Roman" w:hAnsi="Times New Roman"/>
          <w:color w:val="231F20"/>
          <w:sz w:val="24"/>
        </w:rPr>
        <w:tab/>
      </w:r>
      <w:r>
        <w:rPr>
          <w:rFonts w:ascii="Times New Roman" w:hAnsi="Times New Roman"/>
          <w:color w:val="231F20"/>
          <w:sz w:val="24"/>
          <w:u w:val="single" w:color="221E1F"/>
        </w:rPr>
        <w:t xml:space="preserve"> </w:t>
        <w:tab/>
      </w:r>
    </w:p>
    <w:p>
      <w:pPr>
        <w:sectPr>
          <w:type w:val="nextPage"/>
          <w:pgSz w:w="12240" w:h="17180"/>
          <w:pgMar w:left="460" w:right="460" w:gutter="0" w:header="0" w:top="540" w:footer="0" w:bottom="280"/>
          <w:pgNumType w:fmt="decimal"/>
          <w:formProt w:val="false"/>
          <w:textDirection w:val="lrTb"/>
          <w:docGrid w:type="default" w:linePitch="100" w:charSpace="4096"/>
        </w:sectPr>
        <w:pStyle w:val="2"/>
        <w:spacing w:lineRule="exact" w:line="290"/>
        <w:ind w:left="7336" w:hanging="0"/>
        <w:rPr/>
      </w:pPr>
      <w:r>
        <w:rPr>
          <w:color w:val="231F20"/>
        </w:rPr>
        <w:t>(pečat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potpis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ovlašćenog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lica)</w:t>
      </w:r>
    </w:p>
    <w:p>
      <w:pPr>
        <w:pStyle w:val="Style18"/>
        <w:tabs>
          <w:tab w:val="clear" w:pos="720"/>
          <w:tab w:val="left" w:pos="7951" w:leader="none"/>
        </w:tabs>
        <w:ind w:left="5269" w:hanging="0"/>
        <w:rPr/>
      </w:pPr>
      <w:r>
        <w:rPr/>
        <mc:AlternateContent>
          <mc:Choice Requires="wpg">
            <w:drawing>
              <wp:inline distT="0" distB="0" distL="0" distR="0">
                <wp:extent cx="1013460" cy="428625"/>
                <wp:effectExtent l="114300" t="0" r="114300" b="0"/>
                <wp:docPr id="242" name="Фигура15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3400" cy="428760"/>
                          <a:chOff x="0" y="0"/>
                          <a:chExt cx="1013400" cy="428760"/>
                        </a:xfrm>
                      </wpg:grpSpPr>
                      <pic:pic xmlns:pic="http://schemas.openxmlformats.org/drawingml/2006/picture">
                        <pic:nvPicPr>
                          <pic:cNvPr id="75" name="" descr=""/>
                          <pic:cNvPicPr/>
                        </pic:nvPicPr>
                        <pic:blipFill>
                          <a:blip r:embed="rId242"/>
                          <a:stretch/>
                        </pic:blipFill>
                        <pic:spPr>
                          <a:xfrm>
                            <a:off x="220320" y="114480"/>
                            <a:ext cx="240840" cy="147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87200" y="237600"/>
                            <a:ext cx="306000" cy="191160"/>
                          </a:xfrm>
                          <a:custGeom>
                            <a:avLst/>
                            <a:gdLst>
                              <a:gd name="textAreaLeft" fmla="*/ 0 w 173520"/>
                              <a:gd name="textAreaRight" fmla="*/ 174240 w 173520"/>
                              <a:gd name="textAreaTop" fmla="*/ 0 h 108360"/>
                              <a:gd name="textAreaBottom" fmla="*/ 109080 h 108360"/>
                            </a:gdLst>
                            <a:ahLst/>
                            <a:rect l="textAreaLeft" t="textAreaTop" r="textAreaRight" b="textAreaBottom"/>
                            <a:pathLst>
                              <a:path w="854" h="534">
                                <a:moveTo>
                                  <a:pt x="850" y="-1"/>
                                </a:moveTo>
                                <a:lnTo>
                                  <a:pt x="819" y="144"/>
                                </a:lnTo>
                                <a:lnTo>
                                  <a:pt x="755" y="260"/>
                                </a:lnTo>
                                <a:lnTo>
                                  <a:pt x="667" y="345"/>
                                </a:lnTo>
                                <a:lnTo>
                                  <a:pt x="556" y="396"/>
                                </a:lnTo>
                                <a:lnTo>
                                  <a:pt x="427" y="414"/>
                                </a:lnTo>
                                <a:lnTo>
                                  <a:pt x="300" y="396"/>
                                </a:lnTo>
                                <a:lnTo>
                                  <a:pt x="187" y="345"/>
                                </a:lnTo>
                                <a:lnTo>
                                  <a:pt x="97" y="260"/>
                                </a:lnTo>
                                <a:lnTo>
                                  <a:pt x="34" y="144"/>
                                </a:lnTo>
                                <a:lnTo>
                                  <a:pt x="2" y="-1"/>
                                </a:lnTo>
                                <a:lnTo>
                                  <a:pt x="0" y="31"/>
                                </a:lnTo>
                                <a:lnTo>
                                  <a:pt x="19" y="165"/>
                                </a:lnTo>
                                <a:lnTo>
                                  <a:pt x="64" y="283"/>
                                </a:lnTo>
                                <a:lnTo>
                                  <a:pt x="131" y="386"/>
                                </a:lnTo>
                                <a:lnTo>
                                  <a:pt x="214" y="463"/>
                                </a:lnTo>
                                <a:lnTo>
                                  <a:pt x="314" y="515"/>
                                </a:lnTo>
                                <a:lnTo>
                                  <a:pt x="425" y="534"/>
                                </a:lnTo>
                                <a:lnTo>
                                  <a:pt x="431" y="534"/>
                                </a:lnTo>
                                <a:lnTo>
                                  <a:pt x="542" y="515"/>
                                </a:lnTo>
                                <a:lnTo>
                                  <a:pt x="641" y="463"/>
                                </a:lnTo>
                                <a:lnTo>
                                  <a:pt x="723" y="386"/>
                                </a:lnTo>
                                <a:lnTo>
                                  <a:pt x="789" y="283"/>
                                </a:lnTo>
                                <a:lnTo>
                                  <a:pt x="833" y="165"/>
                                </a:lnTo>
                                <a:lnTo>
                                  <a:pt x="854" y="31"/>
                                </a:lnTo>
                                <a:lnTo>
                                  <a:pt x="850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b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013400" cy="419040"/>
                          </a:xfrm>
                          <a:custGeom>
                            <a:avLst/>
                            <a:gdLst>
                              <a:gd name="textAreaLeft" fmla="*/ 0 w 574560"/>
                              <a:gd name="textAreaRight" fmla="*/ 575280 w 574560"/>
                              <a:gd name="textAreaTop" fmla="*/ 0 h 237600"/>
                              <a:gd name="textAreaBottom" fmla="*/ 238320 h 237600"/>
                            </a:gdLst>
                            <a:ahLst/>
                            <a:rect l="textAreaLeft" t="textAreaTop" r="textAreaRight" b="textAreaBottom"/>
                            <a:pathLst>
                              <a:path w="2815" h="1164">
                                <a:moveTo>
                                  <a:pt x="490" y="1086"/>
                                </a:moveTo>
                                <a:lnTo>
                                  <a:pt x="485" y="1079"/>
                                </a:lnTo>
                                <a:lnTo>
                                  <a:pt x="90" y="1079"/>
                                </a:lnTo>
                                <a:lnTo>
                                  <a:pt x="90" y="359"/>
                                </a:lnTo>
                                <a:lnTo>
                                  <a:pt x="85" y="354"/>
                                </a:lnTo>
                                <a:lnTo>
                                  <a:pt x="79" y="354"/>
                                </a:lnTo>
                                <a:lnTo>
                                  <a:pt x="5" y="354"/>
                                </a:lnTo>
                                <a:lnTo>
                                  <a:pt x="0" y="359"/>
                                </a:lnTo>
                                <a:lnTo>
                                  <a:pt x="0" y="1158"/>
                                </a:lnTo>
                                <a:lnTo>
                                  <a:pt x="5" y="1163"/>
                                </a:lnTo>
                                <a:lnTo>
                                  <a:pt x="485" y="1163"/>
                                </a:lnTo>
                                <a:lnTo>
                                  <a:pt x="490" y="1158"/>
                                </a:lnTo>
                                <a:lnTo>
                                  <a:pt x="490" y="1086"/>
                                </a:lnTo>
                                <a:moveTo>
                                  <a:pt x="2127" y="348"/>
                                </a:moveTo>
                                <a:lnTo>
                                  <a:pt x="2125" y="341"/>
                                </a:lnTo>
                                <a:lnTo>
                                  <a:pt x="2035" y="341"/>
                                </a:lnTo>
                                <a:lnTo>
                                  <a:pt x="2030" y="347"/>
                                </a:lnTo>
                                <a:lnTo>
                                  <a:pt x="1774" y="1036"/>
                                </a:lnTo>
                                <a:lnTo>
                                  <a:pt x="1773" y="1036"/>
                                </a:lnTo>
                                <a:lnTo>
                                  <a:pt x="1522" y="355"/>
                                </a:lnTo>
                                <a:lnTo>
                                  <a:pt x="1520" y="347"/>
                                </a:lnTo>
                                <a:lnTo>
                                  <a:pt x="1515" y="341"/>
                                </a:lnTo>
                                <a:lnTo>
                                  <a:pt x="1423" y="341"/>
                                </a:lnTo>
                                <a:lnTo>
                                  <a:pt x="1422" y="348"/>
                                </a:lnTo>
                                <a:lnTo>
                                  <a:pt x="1425" y="359"/>
                                </a:lnTo>
                                <a:lnTo>
                                  <a:pt x="1720" y="1142"/>
                                </a:lnTo>
                                <a:lnTo>
                                  <a:pt x="1723" y="1153"/>
                                </a:lnTo>
                                <a:lnTo>
                                  <a:pt x="1729" y="1154"/>
                                </a:lnTo>
                                <a:lnTo>
                                  <a:pt x="1818" y="1154"/>
                                </a:lnTo>
                                <a:lnTo>
                                  <a:pt x="1822" y="1153"/>
                                </a:lnTo>
                                <a:lnTo>
                                  <a:pt x="1827" y="1142"/>
                                </a:lnTo>
                                <a:lnTo>
                                  <a:pt x="2125" y="359"/>
                                </a:lnTo>
                                <a:lnTo>
                                  <a:pt x="2127" y="348"/>
                                </a:lnTo>
                                <a:moveTo>
                                  <a:pt x="2647" y="10"/>
                                </a:moveTo>
                                <a:lnTo>
                                  <a:pt x="2646" y="-1"/>
                                </a:lnTo>
                                <a:lnTo>
                                  <a:pt x="2572" y="-1"/>
                                </a:lnTo>
                                <a:lnTo>
                                  <a:pt x="2565" y="11"/>
                                </a:lnTo>
                                <a:lnTo>
                                  <a:pt x="2462" y="209"/>
                                </a:lnTo>
                                <a:lnTo>
                                  <a:pt x="2459" y="219"/>
                                </a:lnTo>
                                <a:lnTo>
                                  <a:pt x="2459" y="230"/>
                                </a:lnTo>
                                <a:lnTo>
                                  <a:pt x="2519" y="230"/>
                                </a:lnTo>
                                <a:lnTo>
                                  <a:pt x="2520" y="227"/>
                                </a:lnTo>
                                <a:lnTo>
                                  <a:pt x="2526" y="219"/>
                                </a:lnTo>
                                <a:lnTo>
                                  <a:pt x="2642" y="18"/>
                                </a:lnTo>
                                <a:lnTo>
                                  <a:pt x="2647" y="10"/>
                                </a:lnTo>
                                <a:moveTo>
                                  <a:pt x="2815" y="1089"/>
                                </a:moveTo>
                                <a:lnTo>
                                  <a:pt x="2811" y="1082"/>
                                </a:lnTo>
                                <a:lnTo>
                                  <a:pt x="2810" y="1079"/>
                                </a:lnTo>
                                <a:lnTo>
                                  <a:pt x="2785" y="1020"/>
                                </a:lnTo>
                                <a:lnTo>
                                  <a:pt x="2781" y="1013"/>
                                </a:lnTo>
                                <a:lnTo>
                                  <a:pt x="2776" y="1012"/>
                                </a:lnTo>
                                <a:lnTo>
                                  <a:pt x="2769" y="1017"/>
                                </a:lnTo>
                                <a:lnTo>
                                  <a:pt x="2732" y="1040"/>
                                </a:lnTo>
                                <a:lnTo>
                                  <a:pt x="2684" y="1059"/>
                                </a:lnTo>
                                <a:lnTo>
                                  <a:pt x="2632" y="1073"/>
                                </a:lnTo>
                                <a:lnTo>
                                  <a:pt x="2568" y="1079"/>
                                </a:lnTo>
                                <a:lnTo>
                                  <a:pt x="2450" y="1054"/>
                                </a:lnTo>
                                <a:lnTo>
                                  <a:pt x="2353" y="987"/>
                                </a:lnTo>
                                <a:lnTo>
                                  <a:pt x="2286" y="881"/>
                                </a:lnTo>
                                <a:lnTo>
                                  <a:pt x="2261" y="745"/>
                                </a:lnTo>
                                <a:lnTo>
                                  <a:pt x="2286" y="618"/>
                                </a:lnTo>
                                <a:lnTo>
                                  <a:pt x="2353" y="514"/>
                                </a:lnTo>
                                <a:lnTo>
                                  <a:pt x="2448" y="444"/>
                                </a:lnTo>
                                <a:lnTo>
                                  <a:pt x="2566" y="417"/>
                                </a:lnTo>
                                <a:lnTo>
                                  <a:pt x="2630" y="422"/>
                                </a:lnTo>
                                <a:lnTo>
                                  <a:pt x="2683" y="436"/>
                                </a:lnTo>
                                <a:lnTo>
                                  <a:pt x="2729" y="456"/>
                                </a:lnTo>
                                <a:lnTo>
                                  <a:pt x="2766" y="475"/>
                                </a:lnTo>
                                <a:lnTo>
                                  <a:pt x="2773" y="479"/>
                                </a:lnTo>
                                <a:lnTo>
                                  <a:pt x="2778" y="481"/>
                                </a:lnTo>
                                <a:lnTo>
                                  <a:pt x="2781" y="472"/>
                                </a:lnTo>
                                <a:lnTo>
                                  <a:pt x="2808" y="417"/>
                                </a:lnTo>
                                <a:lnTo>
                                  <a:pt x="2810" y="414"/>
                                </a:lnTo>
                                <a:lnTo>
                                  <a:pt x="2811" y="406"/>
                                </a:lnTo>
                                <a:lnTo>
                                  <a:pt x="2810" y="399"/>
                                </a:lnTo>
                                <a:lnTo>
                                  <a:pt x="2803" y="396"/>
                                </a:lnTo>
                                <a:lnTo>
                                  <a:pt x="2759" y="371"/>
                                </a:lnTo>
                                <a:lnTo>
                                  <a:pt x="2706" y="352"/>
                                </a:lnTo>
                                <a:lnTo>
                                  <a:pt x="2644" y="336"/>
                                </a:lnTo>
                                <a:lnTo>
                                  <a:pt x="2568" y="331"/>
                                </a:lnTo>
                                <a:lnTo>
                                  <a:pt x="2443" y="352"/>
                                </a:lnTo>
                                <a:lnTo>
                                  <a:pt x="2332" y="412"/>
                                </a:lnTo>
                                <a:lnTo>
                                  <a:pt x="2245" y="502"/>
                                </a:lnTo>
                                <a:lnTo>
                                  <a:pt x="2189" y="615"/>
                                </a:lnTo>
                                <a:lnTo>
                                  <a:pt x="2168" y="745"/>
                                </a:lnTo>
                                <a:lnTo>
                                  <a:pt x="2189" y="886"/>
                                </a:lnTo>
                                <a:lnTo>
                                  <a:pt x="2244" y="1003"/>
                                </a:lnTo>
                                <a:lnTo>
                                  <a:pt x="2328" y="1089"/>
                                </a:lnTo>
                                <a:lnTo>
                                  <a:pt x="2438" y="1144"/>
                                </a:lnTo>
                                <a:lnTo>
                                  <a:pt x="2566" y="1163"/>
                                </a:lnTo>
                                <a:lnTo>
                                  <a:pt x="2642" y="1158"/>
                                </a:lnTo>
                                <a:lnTo>
                                  <a:pt x="2707" y="1144"/>
                                </a:lnTo>
                                <a:lnTo>
                                  <a:pt x="2760" y="1123"/>
                                </a:lnTo>
                                <a:lnTo>
                                  <a:pt x="2806" y="1098"/>
                                </a:lnTo>
                                <a:lnTo>
                                  <a:pt x="2813" y="1093"/>
                                </a:lnTo>
                                <a:lnTo>
                                  <a:pt x="2815" y="10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9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54" style="position:absolute;margin-left:0pt;margin-top:-33.8pt;width:79.8pt;height:33.75pt" coordorigin="0,-676" coordsize="1596,675">
                <v:shape id="shape_0" stroked="f" o:allowincell="f" style="position:absolute;left:347;top:-495;width:378;height:231;mso-wrap-style:none;v-text-anchor:middle;mso-position-vertical:top" type="_x0000_t75">
                  <v:imagedata r:id="rId243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  <w:spacing w:val="2"/>
        </w:rPr>
        <mc:AlternateContent>
          <mc:Choice Requires="wpg">
            <w:drawing>
              <wp:inline distT="0" distB="0" distL="0" distR="0">
                <wp:extent cx="196850" cy="291465"/>
                <wp:effectExtent l="114300" t="0" r="114300" b="0"/>
                <wp:docPr id="243" name="Фигура15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920" cy="291600"/>
                          <a:chOff x="0" y="0"/>
                          <a:chExt cx="196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96920" cy="291600"/>
                          </a:xfrm>
                          <a:custGeom>
                            <a:avLst/>
                            <a:gdLst>
                              <a:gd name="textAreaLeft" fmla="*/ 0 w 111600"/>
                              <a:gd name="textAreaRight" fmla="*/ 112320 w 11160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47" h="810">
                                <a:moveTo>
                                  <a:pt x="544" y="-1"/>
                                </a:moveTo>
                                <a:lnTo>
                                  <a:pt x="538" y="-1"/>
                                </a:ln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5"/>
                                </a:lnTo>
                                <a:lnTo>
                                  <a:pt x="5" y="808"/>
                                </a:lnTo>
                                <a:lnTo>
                                  <a:pt x="544" y="808"/>
                                </a:lnTo>
                                <a:lnTo>
                                  <a:pt x="547" y="805"/>
                                </a:lnTo>
                                <a:lnTo>
                                  <a:pt x="547" y="731"/>
                                </a:lnTo>
                                <a:lnTo>
                                  <a:pt x="544" y="724"/>
                                </a:lnTo>
                                <a:lnTo>
                                  <a:pt x="90" y="724"/>
                                </a:lnTo>
                                <a:lnTo>
                                  <a:pt x="90" y="445"/>
                                </a:lnTo>
                                <a:lnTo>
                                  <a:pt x="485" y="445"/>
                                </a:lnTo>
                                <a:lnTo>
                                  <a:pt x="489" y="440"/>
                                </a:lnTo>
                                <a:lnTo>
                                  <a:pt x="489" y="366"/>
                                </a:lnTo>
                                <a:lnTo>
                                  <a:pt x="485" y="362"/>
                                </a:lnTo>
                                <a:lnTo>
                                  <a:pt x="90" y="362"/>
                                </a:lnTo>
                                <a:lnTo>
                                  <a:pt x="90" y="84"/>
                                </a:lnTo>
                                <a:lnTo>
                                  <a:pt x="544" y="84"/>
                                </a:lnTo>
                                <a:lnTo>
                                  <a:pt x="547" y="78"/>
                                </a:lnTo>
                                <a:lnTo>
                                  <a:pt x="547" y="4"/>
                                </a:lnTo>
                                <a:lnTo>
                                  <a:pt x="544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9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55" style="position:absolute;margin-left:0pt;margin-top:-23pt;width:15.5pt;height:22.95pt" coordorigin="0,-460" coordsize="310,459"/>
            </w:pict>
          </mc:Fallback>
        </mc:AlternateContent>
      </w:r>
      <w:r>
        <w:rPr>
          <w:rFonts w:ascii="Times New Roman" w:hAnsi="Times New Roman"/>
          <w:spacing w:val="6"/>
          <w:position w:val="2"/>
        </w:rPr>
        <w:t xml:space="preserve"> </w:t>
      </w:r>
      <w:r>
        <w:rPr>
          <w:rFonts w:ascii="Times New Roman" w:hAnsi="Times New Roman"/>
          <w:spacing w:val="6"/>
          <w:position w:val="2"/>
        </w:rPr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244" name="Фигура15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>
                              <a:gd name="textAreaLeft" fmla="*/ 0 w 135360"/>
                              <a:gd name="textAreaRight" fmla="*/ 136080 w 13536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663" h="810">
                                <a:moveTo>
                                  <a:pt x="658" y="-1"/>
                                </a:moveTo>
                                <a:lnTo>
                                  <a:pt x="580" y="-1"/>
                                </a:lnTo>
                                <a:lnTo>
                                  <a:pt x="577" y="4"/>
                                </a:lnTo>
                                <a:lnTo>
                                  <a:pt x="577" y="11"/>
                                </a:lnTo>
                                <a:lnTo>
                                  <a:pt x="577" y="655"/>
                                </a:lnTo>
                                <a:lnTo>
                                  <a:pt x="93" y="11"/>
                                </a:lnTo>
                                <a:lnTo>
                                  <a:pt x="85" y="1"/>
                                </a:lnTo>
                                <a:lnTo>
                                  <a:pt x="81" y="-1"/>
                                </a:ln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3"/>
                                </a:lnTo>
                                <a:lnTo>
                                  <a:pt x="5" y="808"/>
                                </a:lnTo>
                                <a:lnTo>
                                  <a:pt x="81" y="808"/>
                                </a:lnTo>
                                <a:lnTo>
                                  <a:pt x="85" y="803"/>
                                </a:lnTo>
                                <a:lnTo>
                                  <a:pt x="85" y="154"/>
                                </a:lnTo>
                                <a:lnTo>
                                  <a:pt x="568" y="796"/>
                                </a:lnTo>
                                <a:lnTo>
                                  <a:pt x="575" y="806"/>
                                </a:lnTo>
                                <a:lnTo>
                                  <a:pt x="580" y="808"/>
                                </a:lnTo>
                                <a:lnTo>
                                  <a:pt x="658" y="808"/>
                                </a:lnTo>
                                <a:lnTo>
                                  <a:pt x="663" y="803"/>
                                </a:lnTo>
                                <a:lnTo>
                                  <a:pt x="663" y="4"/>
                                </a:lnTo>
                                <a:lnTo>
                                  <a:pt x="658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9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56" style="position:absolute;margin-left:0pt;margin-top:-23pt;width:18.8pt;height:22.95pt" coordorigin="0,-460" coordsize="376,459"/>
            </w:pict>
          </mc:Fallback>
        </mc:AlternateContent>
      </w:r>
      <w:r>
        <w:rPr>
          <w:spacing w:val="6"/>
          <w:position w:val="2"/>
        </w:rPr>
        <w:tab/>
      </w:r>
      <w:r>
        <w:rPr>
          <w:spacing w:val="6"/>
          <w:position w:val="2"/>
        </w:rPr>
        <mc:AlternateContent>
          <mc:Choice Requires="wpg">
            <w:drawing>
              <wp:inline distT="0" distB="0" distL="0" distR="0">
                <wp:extent cx="205740" cy="291465"/>
                <wp:effectExtent l="114300" t="0" r="114300" b="0"/>
                <wp:docPr id="245" name="Фигура15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" cy="291600"/>
                          <a:chOff x="0" y="0"/>
                          <a:chExt cx="205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5920" cy="291600"/>
                          </a:xfrm>
                          <a:custGeom>
                            <a:avLst/>
                            <a:gdLst>
                              <a:gd name="textAreaLeft" fmla="*/ 0 w 116640"/>
                              <a:gd name="textAreaRight" fmla="*/ 117360 w 11664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72" h="810">
                                <a:moveTo>
                                  <a:pt x="259" y="-1"/>
                                </a:move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3"/>
                                </a:lnTo>
                                <a:lnTo>
                                  <a:pt x="5" y="808"/>
                                </a:lnTo>
                                <a:lnTo>
                                  <a:pt x="319" y="808"/>
                                </a:lnTo>
                                <a:lnTo>
                                  <a:pt x="413" y="796"/>
                                </a:lnTo>
                                <a:lnTo>
                                  <a:pt x="494" y="757"/>
                                </a:lnTo>
                                <a:lnTo>
                                  <a:pt x="515" y="731"/>
                                </a:lnTo>
                                <a:lnTo>
                                  <a:pt x="90" y="731"/>
                                </a:lnTo>
                                <a:lnTo>
                                  <a:pt x="90" y="434"/>
                                </a:lnTo>
                                <a:lnTo>
                                  <a:pt x="504" y="434"/>
                                </a:lnTo>
                                <a:lnTo>
                                  <a:pt x="478" y="413"/>
                                </a:lnTo>
                                <a:lnTo>
                                  <a:pt x="407" y="389"/>
                                </a:lnTo>
                                <a:lnTo>
                                  <a:pt x="407" y="383"/>
                                </a:lnTo>
                                <a:lnTo>
                                  <a:pt x="443" y="359"/>
                                </a:lnTo>
                                <a:lnTo>
                                  <a:pt x="90" y="359"/>
                                </a:lnTo>
                                <a:lnTo>
                                  <a:pt x="90" y="77"/>
                                </a:lnTo>
                                <a:lnTo>
                                  <a:pt x="464" y="77"/>
                                </a:lnTo>
                                <a:lnTo>
                                  <a:pt x="460" y="71"/>
                                </a:lnTo>
                                <a:lnTo>
                                  <a:pt x="427" y="43"/>
                                </a:lnTo>
                                <a:lnTo>
                                  <a:pt x="388" y="22"/>
                                </a:lnTo>
                                <a:lnTo>
                                  <a:pt x="346" y="8"/>
                                </a:lnTo>
                                <a:lnTo>
                                  <a:pt x="301" y="1"/>
                                </a:lnTo>
                                <a:lnTo>
                                  <a:pt x="259" y="-1"/>
                                </a:lnTo>
                                <a:moveTo>
                                  <a:pt x="504" y="434"/>
                                </a:moveTo>
                                <a:lnTo>
                                  <a:pt x="268" y="434"/>
                                </a:lnTo>
                                <a:lnTo>
                                  <a:pt x="316" y="436"/>
                                </a:lnTo>
                                <a:lnTo>
                                  <a:pt x="356" y="440"/>
                                </a:lnTo>
                                <a:lnTo>
                                  <a:pt x="386" y="447"/>
                                </a:lnTo>
                                <a:lnTo>
                                  <a:pt x="414" y="459"/>
                                </a:lnTo>
                                <a:lnTo>
                                  <a:pt x="443" y="482"/>
                                </a:lnTo>
                                <a:lnTo>
                                  <a:pt x="464" y="510"/>
                                </a:lnTo>
                                <a:lnTo>
                                  <a:pt x="476" y="544"/>
                                </a:lnTo>
                                <a:lnTo>
                                  <a:pt x="481" y="581"/>
                                </a:lnTo>
                                <a:lnTo>
                                  <a:pt x="474" y="628"/>
                                </a:lnTo>
                                <a:lnTo>
                                  <a:pt x="458" y="665"/>
                                </a:lnTo>
                                <a:lnTo>
                                  <a:pt x="432" y="694"/>
                                </a:lnTo>
                                <a:lnTo>
                                  <a:pt x="398" y="713"/>
                                </a:lnTo>
                                <a:lnTo>
                                  <a:pt x="377" y="722"/>
                                </a:lnTo>
                                <a:lnTo>
                                  <a:pt x="353" y="727"/>
                                </a:lnTo>
                                <a:lnTo>
                                  <a:pt x="328" y="731"/>
                                </a:lnTo>
                                <a:lnTo>
                                  <a:pt x="301" y="731"/>
                                </a:lnTo>
                                <a:lnTo>
                                  <a:pt x="515" y="731"/>
                                </a:lnTo>
                                <a:lnTo>
                                  <a:pt x="550" y="690"/>
                                </a:lnTo>
                                <a:lnTo>
                                  <a:pt x="571" y="591"/>
                                </a:lnTo>
                                <a:lnTo>
                                  <a:pt x="561" y="517"/>
                                </a:lnTo>
                                <a:lnTo>
                                  <a:pt x="529" y="457"/>
                                </a:lnTo>
                                <a:lnTo>
                                  <a:pt x="504" y="434"/>
                                </a:lnTo>
                                <a:moveTo>
                                  <a:pt x="464" y="77"/>
                                </a:moveTo>
                                <a:lnTo>
                                  <a:pt x="263" y="77"/>
                                </a:lnTo>
                                <a:lnTo>
                                  <a:pt x="289" y="78"/>
                                </a:lnTo>
                                <a:lnTo>
                                  <a:pt x="314" y="82"/>
                                </a:lnTo>
                                <a:lnTo>
                                  <a:pt x="337" y="91"/>
                                </a:lnTo>
                                <a:lnTo>
                                  <a:pt x="360" y="103"/>
                                </a:lnTo>
                                <a:lnTo>
                                  <a:pt x="384" y="122"/>
                                </a:lnTo>
                                <a:lnTo>
                                  <a:pt x="402" y="149"/>
                                </a:lnTo>
                                <a:lnTo>
                                  <a:pt x="414" y="181"/>
                                </a:lnTo>
                                <a:lnTo>
                                  <a:pt x="420" y="219"/>
                                </a:lnTo>
                                <a:lnTo>
                                  <a:pt x="414" y="262"/>
                                </a:lnTo>
                                <a:lnTo>
                                  <a:pt x="402" y="295"/>
                                </a:lnTo>
                                <a:lnTo>
                                  <a:pt x="381" y="322"/>
                                </a:lnTo>
                                <a:lnTo>
                                  <a:pt x="356" y="341"/>
                                </a:lnTo>
                                <a:lnTo>
                                  <a:pt x="333" y="350"/>
                                </a:lnTo>
                                <a:lnTo>
                                  <a:pt x="309" y="357"/>
                                </a:lnTo>
                                <a:lnTo>
                                  <a:pt x="280" y="359"/>
                                </a:lnTo>
                                <a:lnTo>
                                  <a:pt x="252" y="359"/>
                                </a:lnTo>
                                <a:lnTo>
                                  <a:pt x="443" y="359"/>
                                </a:lnTo>
                                <a:lnTo>
                                  <a:pt x="448" y="355"/>
                                </a:lnTo>
                                <a:lnTo>
                                  <a:pt x="481" y="318"/>
                                </a:lnTo>
                                <a:lnTo>
                                  <a:pt x="501" y="267"/>
                                </a:lnTo>
                                <a:lnTo>
                                  <a:pt x="510" y="205"/>
                                </a:lnTo>
                                <a:lnTo>
                                  <a:pt x="502" y="152"/>
                                </a:lnTo>
                                <a:lnTo>
                                  <a:pt x="487" y="108"/>
                                </a:lnTo>
                                <a:lnTo>
                                  <a:pt x="46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9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57" style="position:absolute;margin-left:0pt;margin-top:-23pt;width:16.2pt;height:22.95pt" coordorigin="0,-460" coordsize="324,459"/>
            </w:pict>
          </mc:Fallback>
        </mc:AlternateContent>
      </w:r>
      <w:r>
        <w:rPr>
          <w:rFonts w:ascii="Times New Roman" w:hAnsi="Times New Roman"/>
          <w:spacing w:val="27"/>
          <w:position w:val="2"/>
        </w:rPr>
        <w:t xml:space="preserve"> </w:t>
      </w:r>
      <w:r>
        <w:rPr>
          <w:rFonts w:ascii="Times New Roman" w:hAnsi="Times New Roman"/>
          <w:spacing w:val="27"/>
          <w:position w:val="2"/>
        </w:rPr>
        <mc:AlternateContent>
          <mc:Choice Requires="wpg">
            <w:drawing>
              <wp:inline distT="0" distB="0" distL="0" distR="0">
                <wp:extent cx="220345" cy="295275"/>
                <wp:effectExtent l="114300" t="0" r="114300" b="0"/>
                <wp:docPr id="246" name="Фигура15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20" cy="295200"/>
                          <a:chOff x="0" y="0"/>
                          <a:chExt cx="220320" cy="295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20320" cy="295200"/>
                          </a:xfrm>
                          <a:custGeom>
                            <a:avLst/>
                            <a:gdLst>
                              <a:gd name="textAreaLeft" fmla="*/ 0 w 124920"/>
                              <a:gd name="textAreaRight" fmla="*/ 125640 w 124920"/>
                              <a:gd name="textAreaTop" fmla="*/ 0 h 167400"/>
                              <a:gd name="textAreaBottom" fmla="*/ 168120 h 167400"/>
                            </a:gdLst>
                            <a:ahLst/>
                            <a:rect l="textAreaLeft" t="textAreaTop" r="textAreaRight" b="textAreaBottom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2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9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58" style="position:absolute;margin-left:0pt;margin-top:-23.3pt;width:17.35pt;height:23.25pt" coordorigin="0,-466" coordsize="347,465"/>
            </w:pict>
          </mc:Fallback>
        </mc:AlternateContent>
      </w:r>
      <w:r>
        <w:rPr>
          <w:rFonts w:ascii="Times New Roman" w:hAnsi="Times New Roman"/>
          <w:spacing w:val="36"/>
          <w:position w:val="2"/>
        </w:rPr>
        <w:t xml:space="preserve"> </w:t>
      </w:r>
      <w:r>
        <w:rPr>
          <w:rFonts w:ascii="Times New Roman" w:hAnsi="Times New Roman"/>
          <w:spacing w:val="36"/>
          <w:position w:val="2"/>
        </w:rPr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247" name="Фигура15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>
                              <a:gd name="textAreaLeft" fmla="*/ 0 w 135360"/>
                              <a:gd name="textAreaRight" fmla="*/ 136080 w 13536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663" h="810">
                                <a:moveTo>
                                  <a:pt x="658" y="0"/>
                                </a:moveTo>
                                <a:lnTo>
                                  <a:pt x="580" y="0"/>
                                </a:lnTo>
                                <a:lnTo>
                                  <a:pt x="577" y="5"/>
                                </a:lnTo>
                                <a:lnTo>
                                  <a:pt x="577" y="12"/>
                                </a:lnTo>
                                <a:lnTo>
                                  <a:pt x="577" y="656"/>
                                </a:lnTo>
                                <a:lnTo>
                                  <a:pt x="93" y="12"/>
                                </a:lnTo>
                                <a:lnTo>
                                  <a:pt x="85" y="2"/>
                                </a:lnTo>
                                <a:lnTo>
                                  <a:pt x="81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81" y="809"/>
                                </a:lnTo>
                                <a:lnTo>
                                  <a:pt x="85" y="804"/>
                                </a:lnTo>
                                <a:lnTo>
                                  <a:pt x="85" y="155"/>
                                </a:lnTo>
                                <a:lnTo>
                                  <a:pt x="575" y="807"/>
                                </a:lnTo>
                                <a:lnTo>
                                  <a:pt x="580" y="809"/>
                                </a:lnTo>
                                <a:lnTo>
                                  <a:pt x="658" y="809"/>
                                </a:lnTo>
                                <a:lnTo>
                                  <a:pt x="663" y="804"/>
                                </a:lnTo>
                                <a:lnTo>
                                  <a:pt x="663" y="5"/>
                                </a:lnTo>
                                <a:lnTo>
                                  <a:pt x="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9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59" style="position:absolute;margin-left:0pt;margin-top:-23pt;width:18.8pt;height:22.95pt" coordorigin="0,-460" coordsize="376,459"/>
            </w:pict>
          </mc:Fallback>
        </mc:AlternateContent>
      </w:r>
      <w:r>
        <w:rPr>
          <w:rFonts w:ascii="Times New Roman" w:hAnsi="Times New Roman"/>
          <w:spacing w:val="36"/>
          <w:position w:val="2"/>
        </w:rPr>
        <w:t xml:space="preserve"> </w:t>
      </w:r>
      <w:r>
        <w:rPr>
          <w:rFonts w:ascii="Times New Roman" w:hAnsi="Times New Roman"/>
          <w:spacing w:val="36"/>
          <w:position w:val="2"/>
        </w:rPr>
        <mc:AlternateContent>
          <mc:Choice Requires="wpg">
            <w:drawing>
              <wp:inline distT="0" distB="0" distL="0" distR="0">
                <wp:extent cx="208915" cy="291465"/>
                <wp:effectExtent l="114300" t="0" r="114300" b="0"/>
                <wp:docPr id="248" name="Фигура16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800" cy="291600"/>
                          <a:chOff x="0" y="0"/>
                          <a:chExt cx="20880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8800" cy="291600"/>
                          </a:xfrm>
                          <a:custGeom>
                            <a:avLst/>
                            <a:gdLst>
                              <a:gd name="textAreaLeft" fmla="*/ 0 w 118440"/>
                              <a:gd name="textAreaRight" fmla="*/ 119160 w 118440"/>
                              <a:gd name="textAreaTop" fmla="*/ 0 h 165240"/>
                              <a:gd name="textAreaBottom" fmla="*/ 16596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80" h="810">
                                <a:moveTo>
                                  <a:pt x="559" y="0"/>
                                </a:moveTo>
                                <a:lnTo>
                                  <a:pt x="453" y="0"/>
                                </a:lnTo>
                                <a:lnTo>
                                  <a:pt x="448" y="4"/>
                                </a:lnTo>
                                <a:lnTo>
                                  <a:pt x="441" y="12"/>
                                </a:lnTo>
                                <a:lnTo>
                                  <a:pt x="90" y="390"/>
                                </a:lnTo>
                                <a:lnTo>
                                  <a:pt x="90" y="5"/>
                                </a:lnTo>
                                <a:lnTo>
                                  <a:pt x="85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85" y="809"/>
                                </a:lnTo>
                                <a:lnTo>
                                  <a:pt x="90" y="804"/>
                                </a:lnTo>
                                <a:lnTo>
                                  <a:pt x="90" y="511"/>
                                </a:lnTo>
                                <a:lnTo>
                                  <a:pt x="173" y="425"/>
                                </a:lnTo>
                                <a:lnTo>
                                  <a:pt x="465" y="799"/>
                                </a:lnTo>
                                <a:lnTo>
                                  <a:pt x="472" y="807"/>
                                </a:lnTo>
                                <a:lnTo>
                                  <a:pt x="476" y="809"/>
                                </a:lnTo>
                                <a:lnTo>
                                  <a:pt x="580" y="809"/>
                                </a:lnTo>
                                <a:lnTo>
                                  <a:pt x="580" y="799"/>
                                </a:lnTo>
                                <a:lnTo>
                                  <a:pt x="234" y="356"/>
                                </a:lnTo>
                                <a:lnTo>
                                  <a:pt x="562" y="9"/>
                                </a:lnTo>
                                <a:lnTo>
                                  <a:pt x="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9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60" style="position:absolute;margin-left:0pt;margin-top:-23pt;width:16.45pt;height:22.95pt" coordorigin="0,-460" coordsize="329,459"/>
            </w:pict>
          </mc:Fallback>
        </mc:AlternateContent>
      </w:r>
      <w:r>
        <w:rPr>
          <w:rFonts w:ascii="Times New Roman" w:hAnsi="Times New Roman"/>
          <w:spacing w:val="12"/>
          <w:position w:val="2"/>
        </w:rPr>
        <w:t xml:space="preserve"> </w:t>
      </w:r>
      <w:r>
        <w:rPr>
          <w:rFonts w:ascii="Times New Roman" w:hAnsi="Times New Roman"/>
          <w:spacing w:val="12"/>
          <w:position w:val="2"/>
        </w:rPr>
        <mc:AlternateContent>
          <mc:Choice Requires="wpg">
            <w:drawing>
              <wp:inline distT="0" distB="0" distL="0" distR="0">
                <wp:extent cx="482600" cy="295275"/>
                <wp:effectExtent l="114300" t="0" r="114300" b="0"/>
                <wp:docPr id="249" name="Фигура16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760" cy="295200"/>
                          <a:chOff x="0" y="0"/>
                          <a:chExt cx="482760" cy="295200"/>
                        </a:xfrm>
                      </wpg:grpSpPr>
                      <pic:pic xmlns:pic="http://schemas.openxmlformats.org/drawingml/2006/picture">
                        <pic:nvPicPr>
                          <pic:cNvPr id="76" name="" descr=""/>
                          <pic:cNvPicPr/>
                        </pic:nvPicPr>
                        <pic:blipFill>
                          <a:blip r:embed="rId244"/>
                          <a:stretch/>
                        </pic:blipFill>
                        <pic:spPr>
                          <a:xfrm>
                            <a:off x="260280" y="1800"/>
                            <a:ext cx="222120" cy="132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219240" cy="295200"/>
                          </a:xfrm>
                          <a:custGeom>
                            <a:avLst/>
                            <a:gdLst>
                              <a:gd name="textAreaLeft" fmla="*/ 0 w 124200"/>
                              <a:gd name="textAreaRight" fmla="*/ 124920 w 124200"/>
                              <a:gd name="textAreaTop" fmla="*/ 0 h 167400"/>
                              <a:gd name="textAreaBottom" fmla="*/ 168120 h 167400"/>
                            </a:gdLst>
                            <a:ahLst/>
                            <a:rect l="textAreaLeft" t="textAreaTop" r="textAreaRight" b="textAreaBottom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2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9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61" style="position:absolute;margin-left:0pt;margin-top:-23.3pt;width:38pt;height:23.25pt" coordorigin="0,-466" coordsize="760,465">
                <v:shape id="shape_0" stroked="f" o:allowincell="f" style="position:absolute;left:410;top:-463;width:349;height:207;mso-wrap-style:none;v-text-anchor:middle;mso-position-vertical:top" type="_x0000_t75">
                  <v:imagedata r:id="rId245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Style18"/>
        <w:rPr/>
      </w:pPr>
      <w:r>
        <w:rPr/>
      </w:r>
    </w:p>
    <w:p>
      <w:pPr>
        <w:pStyle w:val="Style18"/>
        <w:spacing w:before="6" w:after="0"/>
        <w:rPr>
          <w:sz w:val="19"/>
        </w:rPr>
      </w:pPr>
      <w:r>
        <w:rPr>
          <w:sz w:val="19"/>
        </w:rPr>
      </w:r>
    </w:p>
    <w:p>
      <w:pPr>
        <w:pStyle w:val="Normal"/>
        <w:spacing w:lineRule="auto" w:line="216"/>
        <w:ind w:left="102" w:right="532" w:hanging="0"/>
        <w:rPr>
          <w:i/>
          <w:i/>
          <w:sz w:val="20"/>
        </w:rPr>
      </w:pPr>
      <w:r>
        <w:rPr>
          <w:sz w:val="20"/>
        </w:rPr>
        <w:t>Pod</w:t>
      </w:r>
      <w:r>
        <w:rPr>
          <w:spacing w:val="-4"/>
          <w:sz w:val="20"/>
        </w:rPr>
        <w:t xml:space="preserve"> </w:t>
      </w:r>
      <w:r>
        <w:rPr>
          <w:sz w:val="20"/>
        </w:rPr>
        <w:t>punom</w:t>
      </w:r>
      <w:r>
        <w:rPr>
          <w:spacing w:val="-5"/>
          <w:sz w:val="20"/>
        </w:rPr>
        <w:t xml:space="preserve"> </w:t>
      </w:r>
      <w:r>
        <w:rPr>
          <w:sz w:val="20"/>
        </w:rPr>
        <w:t>materijalnom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5"/>
          <w:sz w:val="20"/>
        </w:rPr>
        <w:t xml:space="preserve"> </w:t>
      </w:r>
      <w:r>
        <w:rPr>
          <w:sz w:val="20"/>
        </w:rPr>
        <w:t>krivičnom</w:t>
      </w:r>
      <w:r>
        <w:rPr>
          <w:spacing w:val="-4"/>
          <w:sz w:val="20"/>
        </w:rPr>
        <w:t xml:space="preserve"> </w:t>
      </w:r>
      <w:r>
        <w:rPr>
          <w:sz w:val="20"/>
        </w:rPr>
        <w:t>odgovornošću,</w:t>
      </w:r>
      <w:r>
        <w:rPr>
          <w:spacing w:val="-4"/>
          <w:sz w:val="20"/>
        </w:rPr>
        <w:t xml:space="preserve"> </w:t>
      </w:r>
      <w:r>
        <w:rPr>
          <w:sz w:val="20"/>
        </w:rPr>
        <w:t>izjavljujem</w:t>
      </w:r>
      <w:r>
        <w:rPr>
          <w:spacing w:val="-5"/>
          <w:sz w:val="20"/>
        </w:rPr>
        <w:t xml:space="preserve"> </w:t>
      </w:r>
      <w:r>
        <w:rPr>
          <w:sz w:val="20"/>
        </w:rPr>
        <w:t>i</w:t>
      </w:r>
      <w:r>
        <w:rPr>
          <w:spacing w:val="-4"/>
          <w:sz w:val="20"/>
        </w:rPr>
        <w:t xml:space="preserve"> </w:t>
      </w:r>
      <w:r>
        <w:rPr>
          <w:sz w:val="20"/>
        </w:rPr>
        <w:t>potvrđujem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su</w:t>
      </w:r>
      <w:r>
        <w:rPr>
          <w:spacing w:val="-5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sadržani</w:t>
      </w:r>
      <w:r>
        <w:rPr>
          <w:spacing w:val="-5"/>
          <w:sz w:val="20"/>
        </w:rPr>
        <w:t xml:space="preserve"> </w:t>
      </w:r>
      <w:r>
        <w:rPr>
          <w:sz w:val="20"/>
        </w:rPr>
        <w:t>u</w:t>
      </w:r>
      <w:r>
        <w:rPr>
          <w:spacing w:val="-5"/>
          <w:sz w:val="20"/>
        </w:rPr>
        <w:t xml:space="preserve"> </w:t>
      </w:r>
      <w:r>
        <w:rPr>
          <w:sz w:val="20"/>
        </w:rPr>
        <w:t>ovoj</w:t>
      </w:r>
      <w:r>
        <w:rPr>
          <w:spacing w:val="-4"/>
          <w:sz w:val="20"/>
        </w:rPr>
        <w:t xml:space="preserve"> </w:t>
      </w:r>
      <w:r>
        <w:rPr>
          <w:sz w:val="20"/>
        </w:rPr>
        <w:t>izjavi</w:t>
      </w:r>
      <w:r>
        <w:rPr>
          <w:spacing w:val="-5"/>
          <w:sz w:val="20"/>
        </w:rPr>
        <w:t xml:space="preserve"> </w:t>
      </w:r>
      <w:r>
        <w:rPr>
          <w:sz w:val="20"/>
        </w:rPr>
        <w:t>istiniti</w:t>
      </w:r>
      <w:r>
        <w:rPr>
          <w:spacing w:val="-4"/>
          <w:sz w:val="20"/>
        </w:rPr>
        <w:t xml:space="preserve"> </w:t>
      </w:r>
      <w:r>
        <w:rPr>
          <w:sz w:val="20"/>
        </w:rPr>
        <w:t>i</w:t>
      </w:r>
      <w:r>
        <w:rPr>
          <w:spacing w:val="1"/>
          <w:sz w:val="20"/>
        </w:rPr>
        <w:t xml:space="preserve"> </w:t>
      </w:r>
      <w:r>
        <w:rPr>
          <w:sz w:val="20"/>
        </w:rPr>
        <w:t>tačni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hereby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declare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under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penalty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perjury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that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data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contained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this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declaration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is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true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and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correct</w:t>
      </w:r>
    </w:p>
    <w:p>
      <w:pPr>
        <w:pStyle w:val="Normal"/>
        <w:tabs>
          <w:tab w:val="clear" w:pos="720"/>
          <w:tab w:val="left" w:pos="8639" w:leader="none"/>
        </w:tabs>
        <w:spacing w:before="142" w:after="0"/>
        <w:ind w:left="102" w:hanging="0"/>
        <w:rPr>
          <w:sz w:val="20"/>
        </w:rPr>
      </w:pPr>
      <w:r>
        <w:rPr>
          <w:sz w:val="20"/>
        </w:rPr>
        <w:t>Ime</w:t>
      </w:r>
      <w:r>
        <w:rPr>
          <w:spacing w:val="-2"/>
          <w:sz w:val="20"/>
        </w:rPr>
        <w:t xml:space="preserve"> </w:t>
      </w:r>
      <w:r>
        <w:rPr>
          <w:sz w:val="20"/>
        </w:rPr>
        <w:t>klijenta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-3"/>
          <w:sz w:val="20"/>
        </w:rPr>
        <w:t xml:space="preserve"> </w:t>
      </w:r>
      <w:r>
        <w:rPr>
          <w:i/>
          <w:color w:val="929497"/>
          <w:sz w:val="20"/>
        </w:rPr>
        <w:t>Client's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name</w:t>
      </w:r>
      <w:r>
        <w:rPr>
          <w:color w:val="1F4E79"/>
          <w:sz w:val="20"/>
        </w:rPr>
        <w:t>:</w:t>
      </w:r>
      <w:r>
        <w:rPr>
          <w:color w:val="1F4E79"/>
          <w:sz w:val="20"/>
          <w:u w:val="single" w:color="000000"/>
        </w:rPr>
        <w:t xml:space="preserve"> </w:t>
        <w:tab/>
      </w:r>
    </w:p>
    <w:p>
      <w:pPr>
        <w:pStyle w:val="Normal"/>
        <w:tabs>
          <w:tab w:val="clear" w:pos="720"/>
          <w:tab w:val="left" w:pos="8700" w:leader="none"/>
        </w:tabs>
        <w:spacing w:before="136" w:after="0"/>
        <w:ind w:left="102" w:hanging="0"/>
        <w:rPr>
          <w:i/>
          <w:i/>
          <w:sz w:val="20"/>
        </w:rPr>
      </w:pPr>
      <w:r>
        <w:rPr>
          <w:sz w:val="20"/>
        </w:rPr>
        <w:t>Adresa</w:t>
      </w:r>
      <w:r>
        <w:rPr>
          <w:spacing w:val="-1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Address:</w:t>
      </w:r>
      <w:r>
        <w:rPr>
          <w:i/>
          <w:color w:val="929497"/>
          <w:sz w:val="20"/>
          <w:u w:val="single" w:color="000000"/>
        </w:rPr>
        <w:t xml:space="preserve"> </w:t>
        <w:tab/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5" w:leader="none"/>
        </w:tabs>
        <w:spacing w:before="136" w:after="0"/>
        <w:ind w:left="1204" w:hanging="289"/>
        <w:rPr>
          <w:i/>
          <w:i/>
          <w:color w:val="1F4E79"/>
          <w:sz w:val="20"/>
        </w:rPr>
      </w:pPr>
      <w:r>
        <w:rPr>
          <w:sz w:val="20"/>
        </w:rPr>
        <w:t>Izjava</w:t>
      </w:r>
      <w:r>
        <w:rPr>
          <w:spacing w:val="-5"/>
          <w:sz w:val="20"/>
        </w:rPr>
        <w:t xml:space="preserve"> </w:t>
      </w:r>
      <w:r>
        <w:rPr>
          <w:sz w:val="20"/>
        </w:rPr>
        <w:t>/</w:t>
      </w:r>
      <w:r>
        <w:rPr>
          <w:spacing w:val="-5"/>
          <w:sz w:val="20"/>
        </w:rPr>
        <w:t xml:space="preserve"> </w:t>
      </w:r>
      <w:r>
        <w:rPr>
          <w:i/>
          <w:color w:val="929497"/>
          <w:sz w:val="20"/>
        </w:rPr>
        <w:t>Declaration</w:t>
      </w:r>
      <w:r>
        <w:rPr>
          <w:i/>
          <w:color w:val="929497"/>
          <w:spacing w:val="-4"/>
          <w:sz w:val="20"/>
        </w:rPr>
        <w:t xml:space="preserve"> </w:t>
      </w:r>
      <w:r>
        <w:rPr>
          <w:sz w:val="20"/>
        </w:rPr>
        <w:t>(fizička</w:t>
      </w:r>
      <w:r>
        <w:rPr>
          <w:spacing w:val="-6"/>
          <w:sz w:val="20"/>
        </w:rPr>
        <w:t xml:space="preserve"> </w:t>
      </w:r>
      <w:r>
        <w:rPr>
          <w:sz w:val="20"/>
        </w:rPr>
        <w:t>lica</w:t>
      </w:r>
      <w:r>
        <w:rPr>
          <w:spacing w:val="-5"/>
          <w:sz w:val="20"/>
        </w:rPr>
        <w:t xml:space="preserve"> </w:t>
      </w:r>
      <w:r>
        <w:rPr>
          <w:sz w:val="20"/>
        </w:rPr>
        <w:t>/</w:t>
      </w:r>
      <w:r>
        <w:rPr>
          <w:spacing w:val="-3"/>
          <w:sz w:val="20"/>
        </w:rPr>
        <w:t xml:space="preserve"> </w:t>
      </w:r>
      <w:r>
        <w:rPr>
          <w:i/>
          <w:color w:val="929497"/>
          <w:sz w:val="20"/>
        </w:rPr>
        <w:t>natural</w:t>
      </w:r>
      <w:r>
        <w:rPr>
          <w:i/>
          <w:color w:val="929497"/>
          <w:spacing w:val="-6"/>
          <w:sz w:val="20"/>
        </w:rPr>
        <w:t xml:space="preserve"> </w:t>
      </w:r>
      <w:r>
        <w:rPr>
          <w:i/>
          <w:color w:val="929497"/>
          <w:sz w:val="20"/>
        </w:rPr>
        <w:t>persons)</w:t>
      </w:r>
    </w:p>
    <w:p>
      <w:pPr>
        <w:pStyle w:val="Normal"/>
        <w:spacing w:lineRule="auto" w:line="216" w:before="154" w:after="0"/>
        <w:ind w:left="102" w:hanging="0"/>
        <w:rPr>
          <w:i/>
          <w:i/>
          <w:sz w:val="20"/>
        </w:rPr>
      </w:pPr>
      <w:r>
        <w:rPr>
          <w:sz w:val="20"/>
        </w:rPr>
        <w:t>U skladu sa obavezom poštovanja odredbi „FATCA“ propisa, tj. Zakona o izvršenju poreskih obaveza u pogledu računa u</w:t>
      </w:r>
      <w:r>
        <w:rPr>
          <w:spacing w:val="1"/>
          <w:sz w:val="20"/>
        </w:rPr>
        <w:t xml:space="preserve"> </w:t>
      </w:r>
      <w:r>
        <w:rPr>
          <w:sz w:val="20"/>
        </w:rPr>
        <w:t>inostranstvu,</w:t>
      </w:r>
      <w:r>
        <w:rPr>
          <w:spacing w:val="-5"/>
          <w:sz w:val="20"/>
        </w:rPr>
        <w:t xml:space="preserve"> </w:t>
      </w:r>
      <w:r>
        <w:rPr>
          <w:sz w:val="20"/>
        </w:rPr>
        <w:t>izjavljujem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/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accordance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with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obligation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to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observe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provisions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FATCA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regulation,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i.e.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Law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on</w:t>
      </w:r>
      <w:r>
        <w:rPr>
          <w:i/>
          <w:color w:val="929497"/>
          <w:spacing w:val="1"/>
          <w:sz w:val="20"/>
        </w:rPr>
        <w:t xml:space="preserve"> </w:t>
      </w:r>
      <w:r>
        <w:rPr>
          <w:i/>
          <w:color w:val="929497"/>
          <w:sz w:val="20"/>
        </w:rPr>
        <w:t>Execution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Tax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Obligations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Regarding Accounts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Abroad, I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hereby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declare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that</w:t>
      </w:r>
    </w:p>
    <w:p>
      <w:pPr>
        <w:pStyle w:val="Normal"/>
        <w:spacing w:lineRule="exact" w:line="232" w:before="142" w:after="0"/>
        <w:ind w:left="933" w:hanging="0"/>
        <w:rPr>
          <w:i/>
          <w:i/>
          <w:sz w:val="20"/>
        </w:rPr>
      </w:pP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sam</w:t>
      </w:r>
      <w:r>
        <w:rPr>
          <w:spacing w:val="-3"/>
          <w:sz w:val="20"/>
        </w:rPr>
        <w:t xml:space="preserve"> </w:t>
      </w:r>
      <w:r>
        <w:rPr>
          <w:sz w:val="20"/>
        </w:rPr>
        <w:t>državljanin</w:t>
      </w:r>
      <w:r>
        <w:rPr>
          <w:spacing w:val="-3"/>
          <w:sz w:val="20"/>
        </w:rPr>
        <w:t xml:space="preserve"> </w:t>
      </w:r>
      <w:r>
        <w:rPr>
          <w:sz w:val="20"/>
        </w:rPr>
        <w:t>SAD-a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USA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citizen</w:t>
      </w:r>
    </w:p>
    <w:p>
      <w:pPr>
        <w:pStyle w:val="Normal"/>
        <w:spacing w:lineRule="exact" w:line="220"/>
        <w:ind w:left="933" w:hanging="0"/>
        <w:rPr>
          <w:i/>
          <w:i/>
          <w:sz w:val="20"/>
        </w:rPr>
      </w:pPr>
      <w:r>
        <w:rPr>
          <w:sz w:val="20"/>
        </w:rPr>
        <w:t>Imam</w:t>
      </w:r>
      <w:r>
        <w:rPr>
          <w:spacing w:val="-2"/>
          <w:sz w:val="20"/>
        </w:rPr>
        <w:t xml:space="preserve"> </w:t>
      </w:r>
      <w:r>
        <w:rPr>
          <w:sz w:val="20"/>
        </w:rPr>
        <w:t>američki</w:t>
      </w:r>
      <w:r>
        <w:rPr>
          <w:spacing w:val="-2"/>
          <w:sz w:val="20"/>
        </w:rPr>
        <w:t xml:space="preserve"> </w:t>
      </w:r>
      <w:r>
        <w:rPr>
          <w:sz w:val="20"/>
        </w:rPr>
        <w:t>PIB</w:t>
      </w:r>
      <w:r>
        <w:rPr>
          <w:spacing w:val="-1"/>
          <w:sz w:val="20"/>
        </w:rPr>
        <w:t xml:space="preserve"> </w:t>
      </w:r>
      <w:r>
        <w:rPr>
          <w:sz w:val="20"/>
        </w:rPr>
        <w:t>(SSN)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have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American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TIN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(SSN)</w:t>
      </w:r>
    </w:p>
    <w:p>
      <w:pPr>
        <w:pStyle w:val="Normal"/>
        <w:spacing w:lineRule="exact" w:line="232"/>
        <w:ind w:left="933" w:hanging="0"/>
        <w:rPr>
          <w:i/>
          <w:i/>
          <w:sz w:val="20"/>
        </w:rPr>
      </w:pPr>
      <w:r>
        <w:rPr>
          <w:sz w:val="20"/>
        </w:rPr>
        <w:t>Imam</w:t>
      </w:r>
      <w:r>
        <w:rPr>
          <w:spacing w:val="-2"/>
          <w:sz w:val="20"/>
        </w:rPr>
        <w:t xml:space="preserve"> </w:t>
      </w:r>
      <w:r>
        <w:rPr>
          <w:sz w:val="20"/>
        </w:rPr>
        <w:t>boravište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SAD-u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have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residence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USA</w:t>
      </w:r>
    </w:p>
    <w:p>
      <w:pPr>
        <w:pStyle w:val="Style18"/>
        <w:spacing w:before="1" w:after="0"/>
        <w:rPr>
          <w:i/>
          <w:i/>
          <w:sz w:val="16"/>
        </w:rPr>
      </w:pPr>
      <w:r>
        <w:rPr>
          <w:i/>
          <w:sz w:val="16"/>
        </w:rPr>
      </w:r>
    </w:p>
    <w:p>
      <w:pPr>
        <w:pStyle w:val="Normal"/>
        <w:ind w:left="1386" w:hanging="0"/>
        <w:rPr>
          <w:i/>
          <w:i/>
          <w:sz w:val="20"/>
        </w:rPr>
      </w:pPr>
      <w:r>
        <w:rPr>
          <w:sz w:val="20"/>
        </w:rPr>
        <w:t>Ili</w:t>
      </w:r>
      <w:r>
        <w:rPr>
          <w:spacing w:val="-1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or</w:t>
      </w:r>
    </w:p>
    <w:p>
      <w:pPr>
        <w:pStyle w:val="Style18"/>
        <w:rPr>
          <w:i/>
          <w:i/>
          <w:sz w:val="16"/>
        </w:rPr>
      </w:pPr>
      <w:r>
        <w:rPr>
          <w:i/>
          <w:sz w:val="16"/>
        </w:rPr>
      </w:r>
    </w:p>
    <w:p>
      <w:pPr>
        <w:pStyle w:val="Normal"/>
        <w:spacing w:lineRule="exact" w:line="232"/>
        <w:ind w:left="933" w:hanging="0"/>
        <w:rPr>
          <w:i/>
          <w:i/>
          <w:sz w:val="20"/>
        </w:rPr>
      </w:pPr>
      <w:r>
        <w:rPr>
          <w:sz w:val="20"/>
        </w:rPr>
        <w:t>Nisam</w:t>
      </w:r>
      <w:r>
        <w:rPr>
          <w:spacing w:val="-2"/>
          <w:sz w:val="20"/>
        </w:rPr>
        <w:t xml:space="preserve"> </w:t>
      </w:r>
      <w:r>
        <w:rPr>
          <w:sz w:val="20"/>
        </w:rPr>
        <w:t>državljanin</w:t>
      </w:r>
      <w:r>
        <w:rPr>
          <w:spacing w:val="-3"/>
          <w:sz w:val="20"/>
        </w:rPr>
        <w:t xml:space="preserve"> </w:t>
      </w:r>
      <w:r>
        <w:rPr>
          <w:sz w:val="20"/>
        </w:rPr>
        <w:t>SAD-a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-1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am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USA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citizen</w:t>
      </w:r>
    </w:p>
    <w:p>
      <w:pPr>
        <w:pStyle w:val="Normal"/>
        <w:spacing w:lineRule="exact" w:line="220"/>
        <w:ind w:left="933" w:hanging="0"/>
        <w:rPr>
          <w:i/>
          <w:i/>
          <w:sz w:val="20"/>
        </w:rPr>
      </w:pPr>
      <w:r>
        <w:rPr>
          <w:sz w:val="20"/>
        </w:rPr>
        <w:t>Nemam</w:t>
      </w:r>
      <w:r>
        <w:rPr>
          <w:spacing w:val="-2"/>
          <w:sz w:val="20"/>
        </w:rPr>
        <w:t xml:space="preserve"> </w:t>
      </w:r>
      <w:r>
        <w:rPr>
          <w:sz w:val="20"/>
        </w:rPr>
        <w:t>američki</w:t>
      </w:r>
      <w:r>
        <w:rPr>
          <w:spacing w:val="-2"/>
          <w:sz w:val="20"/>
        </w:rPr>
        <w:t xml:space="preserve"> </w:t>
      </w:r>
      <w:r>
        <w:rPr>
          <w:sz w:val="20"/>
        </w:rPr>
        <w:t>PIB</w:t>
      </w:r>
      <w:r>
        <w:rPr>
          <w:spacing w:val="-2"/>
          <w:sz w:val="20"/>
        </w:rPr>
        <w:t xml:space="preserve"> </w:t>
      </w:r>
      <w:r>
        <w:rPr>
          <w:sz w:val="20"/>
        </w:rPr>
        <w:t>(SSN)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do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have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American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TIN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(SSN)</w:t>
      </w:r>
    </w:p>
    <w:p>
      <w:pPr>
        <w:pStyle w:val="Normal"/>
        <w:spacing w:lineRule="exact" w:line="232"/>
        <w:ind w:left="933" w:hanging="0"/>
        <w:rPr>
          <w:i/>
          <w:i/>
          <w:sz w:val="20"/>
        </w:rPr>
      </w:pPr>
      <w:r>
        <w:rPr>
          <w:sz w:val="20"/>
        </w:rPr>
        <w:t>Nemam</w:t>
      </w:r>
      <w:r>
        <w:rPr>
          <w:spacing w:val="-2"/>
          <w:sz w:val="20"/>
        </w:rPr>
        <w:t xml:space="preserve"> </w:t>
      </w:r>
      <w:r>
        <w:rPr>
          <w:sz w:val="20"/>
        </w:rPr>
        <w:t>boravište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SAD-u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/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do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have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residence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</w:t>
      </w:r>
    </w:p>
    <w:p>
      <w:pPr>
        <w:pStyle w:val="Style18"/>
        <w:spacing w:before="3" w:after="0"/>
        <w:rPr>
          <w:i/>
          <w:i/>
          <w:sz w:val="24"/>
        </w:rPr>
      </w:pPr>
      <w:r>
        <w:rPr>
          <w:i/>
          <w:sz w:val="24"/>
        </w:rPr>
      </w:r>
    </w:p>
    <w:p>
      <w:pPr>
        <w:pStyle w:val="Normal"/>
        <w:tabs>
          <w:tab w:val="clear" w:pos="720"/>
          <w:tab w:val="left" w:pos="4213" w:leader="none"/>
          <w:tab w:val="left" w:pos="4665" w:leader="none"/>
          <w:tab w:val="left" w:pos="9195" w:leader="none"/>
        </w:tabs>
        <w:spacing w:before="60" w:after="0"/>
        <w:ind w:left="933" w:hanging="0"/>
        <w:rPr>
          <w:i/>
          <w:i/>
          <w:sz w:val="20"/>
        </w:rPr>
      </w:pPr>
      <w:r>
        <w:rPr>
          <w:sz w:val="20"/>
        </w:rPr>
        <w:t>Datum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-1"/>
          <w:sz w:val="20"/>
        </w:rPr>
        <w:t xml:space="preserve"> </w:t>
      </w:r>
      <w:r>
        <w:rPr>
          <w:i/>
          <w:color w:val="929497"/>
          <w:sz w:val="20"/>
        </w:rPr>
        <w:t>Date</w:t>
      </w:r>
      <w:r>
        <w:rPr>
          <w:i/>
          <w:color w:val="929497"/>
          <w:sz w:val="20"/>
          <w:u w:val="single" w:color="000000"/>
        </w:rPr>
        <w:tab/>
      </w:r>
      <w:r>
        <w:rPr>
          <w:i/>
          <w:color w:val="929497"/>
          <w:sz w:val="20"/>
        </w:rPr>
        <w:tab/>
      </w:r>
      <w:r>
        <w:rPr>
          <w:sz w:val="20"/>
        </w:rPr>
        <w:t>Potpis</w:t>
      </w:r>
      <w:r>
        <w:rPr>
          <w:spacing w:val="-3"/>
          <w:sz w:val="20"/>
        </w:rPr>
        <w:t xml:space="preserve"> </w:t>
      </w:r>
      <w:r>
        <w:rPr>
          <w:color w:val="1F4E79"/>
          <w:sz w:val="20"/>
        </w:rPr>
        <w:t>/</w:t>
      </w:r>
      <w:r>
        <w:rPr>
          <w:color w:val="1F4E79"/>
          <w:spacing w:val="-3"/>
          <w:sz w:val="20"/>
        </w:rPr>
        <w:t xml:space="preserve"> </w:t>
      </w:r>
      <w:r>
        <w:rPr>
          <w:i/>
          <w:color w:val="929497"/>
          <w:sz w:val="20"/>
        </w:rPr>
        <w:t xml:space="preserve">Signature 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  <w:u w:val="single" w:color="000000"/>
        </w:rPr>
        <w:t xml:space="preserve"> </w:t>
        <w:tab/>
      </w:r>
    </w:p>
    <w:p>
      <w:pPr>
        <w:pStyle w:val="Style18"/>
        <w:spacing w:before="2" w:after="0"/>
        <w:rPr>
          <w:i/>
          <w:i/>
          <w:sz w:val="11"/>
        </w:rPr>
      </w:pPr>
      <w:r>
        <w:rPr>
          <w:i/>
          <w:sz w:val="11"/>
        </w:rPr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66" w:leader="none"/>
        </w:tabs>
        <w:spacing w:before="60" w:after="0"/>
        <w:ind w:left="1265" w:hanging="333"/>
        <w:rPr>
          <w:i/>
          <w:i/>
          <w:sz w:val="20"/>
        </w:rPr>
      </w:pPr>
      <w:r>
        <w:rPr>
          <w:sz w:val="20"/>
        </w:rPr>
        <w:t>Izjava</w:t>
      </w:r>
      <w:r>
        <w:rPr>
          <w:spacing w:val="-4"/>
          <w:sz w:val="20"/>
        </w:rPr>
        <w:t xml:space="preserve"> </w:t>
      </w:r>
      <w:r>
        <w:rPr>
          <w:sz w:val="20"/>
        </w:rPr>
        <w:t>/</w:t>
      </w:r>
      <w:r>
        <w:rPr>
          <w:spacing w:val="-4"/>
          <w:sz w:val="20"/>
        </w:rPr>
        <w:t xml:space="preserve"> </w:t>
      </w:r>
      <w:r>
        <w:rPr>
          <w:i/>
          <w:color w:val="929497"/>
          <w:sz w:val="20"/>
        </w:rPr>
        <w:t>Declaration</w:t>
      </w:r>
      <w:r>
        <w:rPr>
          <w:i/>
          <w:color w:val="929497"/>
          <w:spacing w:val="-3"/>
          <w:sz w:val="20"/>
        </w:rPr>
        <w:t xml:space="preserve"> </w:t>
      </w:r>
      <w:r>
        <w:rPr>
          <w:sz w:val="20"/>
        </w:rPr>
        <w:t>(pravna</w:t>
      </w:r>
      <w:r>
        <w:rPr>
          <w:spacing w:val="-4"/>
          <w:sz w:val="20"/>
        </w:rPr>
        <w:t xml:space="preserve"> </w:t>
      </w:r>
      <w:r>
        <w:rPr>
          <w:sz w:val="20"/>
        </w:rPr>
        <w:t>lica</w:t>
      </w:r>
      <w:r>
        <w:rPr>
          <w:spacing w:val="-5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legal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entities)</w:t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Normal"/>
        <w:spacing w:lineRule="auto" w:line="216" w:before="131" w:after="0"/>
        <w:ind w:left="102" w:hanging="0"/>
        <w:rPr>
          <w:i/>
          <w:i/>
          <w:sz w:val="20"/>
        </w:rPr>
      </w:pPr>
      <w:r>
        <w:rPr>
          <w:sz w:val="20"/>
        </w:rPr>
        <w:t>U skladu sa obavezom poštovanja odredbi „FATCA“ propisa, tj. Zakona o izvršenju poreskih obaveza u pogledu računa u</w:t>
      </w:r>
      <w:r>
        <w:rPr>
          <w:spacing w:val="1"/>
          <w:sz w:val="20"/>
        </w:rPr>
        <w:t xml:space="preserve"> </w:t>
      </w:r>
      <w:r>
        <w:rPr>
          <w:sz w:val="20"/>
        </w:rPr>
        <w:t>inostranstvu,</w:t>
      </w:r>
      <w:r>
        <w:rPr>
          <w:spacing w:val="-5"/>
          <w:sz w:val="20"/>
        </w:rPr>
        <w:t xml:space="preserve"> </w:t>
      </w:r>
      <w:r>
        <w:rPr>
          <w:sz w:val="20"/>
        </w:rPr>
        <w:t>izjavljujem: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/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accordance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with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obligation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to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observe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provisions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FATCA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regulation,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i.e.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Law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on</w:t>
      </w:r>
      <w:r>
        <w:rPr>
          <w:i/>
          <w:color w:val="929497"/>
          <w:spacing w:val="1"/>
          <w:sz w:val="20"/>
        </w:rPr>
        <w:t xml:space="preserve"> </w:t>
      </w:r>
      <w:r>
        <w:rPr>
          <w:i/>
          <w:color w:val="929497"/>
          <w:sz w:val="20"/>
        </w:rPr>
        <w:t>Execution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Tax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Obligations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Regarding Accounts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Abroad, I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hereby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declare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that</w:t>
      </w:r>
    </w:p>
    <w:p>
      <w:pPr>
        <w:pStyle w:val="Normal"/>
        <w:spacing w:lineRule="exact" w:line="232" w:before="141" w:after="0"/>
        <w:ind w:left="933" w:hanging="0"/>
        <w:rPr>
          <w:i/>
          <w:i/>
          <w:sz w:val="20"/>
        </w:rPr>
      </w:pPr>
      <w:r>
        <w:rPr>
          <w:sz w:val="20"/>
        </w:rPr>
        <w:t>Moja kompanija 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My company</w:t>
      </w:r>
    </w:p>
    <w:p>
      <w:pPr>
        <w:pStyle w:val="Normal"/>
        <w:spacing w:lineRule="exact" w:line="220"/>
        <w:ind w:left="933" w:hanging="0"/>
        <w:rPr>
          <w:i/>
          <w:i/>
          <w:sz w:val="20"/>
        </w:rPr>
      </w:pPr>
      <w:r>
        <w:rPr>
          <w:sz w:val="20"/>
        </w:rPr>
        <w:t>je</w:t>
      </w:r>
      <w:r>
        <w:rPr>
          <w:spacing w:val="-3"/>
          <w:sz w:val="20"/>
        </w:rPr>
        <w:t xml:space="preserve"> </w:t>
      </w:r>
      <w:r>
        <w:rPr>
          <w:sz w:val="20"/>
        </w:rPr>
        <w:t>osnovana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3"/>
          <w:sz w:val="20"/>
        </w:rPr>
        <w:t xml:space="preserve"> </w:t>
      </w:r>
      <w:r>
        <w:rPr>
          <w:sz w:val="20"/>
        </w:rPr>
        <w:t>SAD-u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/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been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establishes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</w:t>
      </w:r>
    </w:p>
    <w:p>
      <w:pPr>
        <w:pStyle w:val="Normal"/>
        <w:spacing w:lineRule="exact" w:line="232"/>
        <w:ind w:left="933" w:hanging="0"/>
        <w:rPr>
          <w:i/>
          <w:i/>
          <w:sz w:val="20"/>
        </w:rPr>
      </w:pPr>
      <w:r>
        <w:rPr>
          <w:sz w:val="20"/>
        </w:rPr>
        <w:t>PIB</w:t>
      </w:r>
      <w:r>
        <w:rPr>
          <w:spacing w:val="-1"/>
          <w:sz w:val="20"/>
        </w:rPr>
        <w:t xml:space="preserve"> </w:t>
      </w:r>
      <w:r>
        <w:rPr>
          <w:sz w:val="20"/>
        </w:rPr>
        <w:t>kompanije</w:t>
      </w:r>
      <w:r>
        <w:rPr>
          <w:spacing w:val="-1"/>
          <w:sz w:val="20"/>
        </w:rPr>
        <w:t xml:space="preserve"> </w:t>
      </w:r>
      <w:r>
        <w:rPr>
          <w:sz w:val="20"/>
        </w:rPr>
        <w:t>je: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TIN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 company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is:</w:t>
      </w:r>
    </w:p>
    <w:p>
      <w:pPr>
        <w:pStyle w:val="Style18"/>
        <w:spacing w:before="1" w:after="0"/>
        <w:rPr>
          <w:i/>
          <w:i/>
          <w:sz w:val="16"/>
        </w:rPr>
      </w:pPr>
      <w:r>
        <w:rPr>
          <w:i/>
          <w:sz w:val="16"/>
        </w:rPr>
      </w:r>
    </w:p>
    <w:p>
      <w:pPr>
        <w:pStyle w:val="Normal"/>
        <w:spacing w:lineRule="exact" w:line="232"/>
        <w:ind w:left="933" w:hanging="0"/>
        <w:rPr>
          <w:i/>
          <w:i/>
          <w:sz w:val="20"/>
        </w:rPr>
      </w:pPr>
      <w:r>
        <w:rPr>
          <w:sz w:val="20"/>
        </w:rPr>
        <w:t>Moja kompanija 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My company</w:t>
      </w:r>
    </w:p>
    <w:p>
      <w:pPr>
        <w:pStyle w:val="Normal"/>
        <w:spacing w:lineRule="exact" w:line="232"/>
        <w:ind w:left="933" w:hanging="0"/>
        <w:rPr>
          <w:i/>
          <w:i/>
          <w:sz w:val="20"/>
        </w:rPr>
      </w:pPr>
      <w:r>
        <w:rPr>
          <w:sz w:val="20"/>
        </w:rPr>
        <w:t>Nije</w:t>
      </w:r>
      <w:r>
        <w:rPr>
          <w:spacing w:val="-2"/>
          <w:sz w:val="20"/>
        </w:rPr>
        <w:t xml:space="preserve"> </w:t>
      </w:r>
      <w:r>
        <w:rPr>
          <w:sz w:val="20"/>
        </w:rPr>
        <w:t>osnovana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SAD-u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/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been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established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USA</w:t>
      </w:r>
    </w:p>
    <w:p>
      <w:pPr>
        <w:pStyle w:val="Style18"/>
        <w:rPr>
          <w:i/>
          <w:i/>
          <w:sz w:val="16"/>
        </w:rPr>
      </w:pPr>
      <w:r>
        <w:rPr>
          <w:i/>
          <w:sz w:val="16"/>
        </w:rPr>
      </w:r>
    </w:p>
    <w:p>
      <w:pPr>
        <w:pStyle w:val="Normal"/>
        <w:ind w:left="102" w:hanging="0"/>
        <w:rPr>
          <w:i/>
          <w:i/>
          <w:sz w:val="20"/>
        </w:rPr>
      </w:pPr>
      <w:r>
        <w:rPr>
          <w:sz w:val="20"/>
        </w:rPr>
        <w:t>Stvarni</w:t>
      </w:r>
      <w:r>
        <w:rPr>
          <w:spacing w:val="-4"/>
          <w:sz w:val="20"/>
        </w:rPr>
        <w:t xml:space="preserve"> </w:t>
      </w:r>
      <w:r>
        <w:rPr>
          <w:sz w:val="20"/>
        </w:rPr>
        <w:t>vlasnik(ci)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3"/>
          <w:sz w:val="20"/>
        </w:rPr>
        <w:t xml:space="preserve"> </w:t>
      </w:r>
      <w:r>
        <w:rPr>
          <w:sz w:val="20"/>
        </w:rPr>
        <w:t>(su):</w:t>
      </w:r>
      <w:r>
        <w:rPr>
          <w:spacing w:val="-4"/>
          <w:sz w:val="20"/>
        </w:rPr>
        <w:t xml:space="preserve"> </w:t>
      </w:r>
      <w:r>
        <w:rPr>
          <w:sz w:val="20"/>
        </w:rPr>
        <w:t>/</w:t>
      </w:r>
      <w:r>
        <w:rPr>
          <w:spacing w:val="-3"/>
          <w:sz w:val="20"/>
        </w:rPr>
        <w:t xml:space="preserve"> </w:t>
      </w:r>
      <w:r>
        <w:rPr>
          <w:i/>
          <w:color w:val="929497"/>
          <w:sz w:val="20"/>
        </w:rPr>
        <w:t>Beneﬁcial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owner(s)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is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(are):</w:t>
      </w:r>
    </w:p>
    <w:p>
      <w:pPr>
        <w:pStyle w:val="Normal"/>
        <w:tabs>
          <w:tab w:val="clear" w:pos="720"/>
          <w:tab w:val="left" w:pos="5282" w:leader="none"/>
        </w:tabs>
        <w:spacing w:lineRule="auto" w:line="216" w:before="155" w:after="0"/>
        <w:ind w:left="102" w:right="1144" w:hanging="0"/>
        <w:rPr>
          <w:i/>
          <w:i/>
          <w:sz w:val="20"/>
        </w:rPr>
      </w:pPr>
      <w:r>
        <w:rPr>
          <w:rFonts w:ascii="Times New Roman" w:hAnsi="Times New Roman"/>
          <w:sz w:val="20"/>
          <w:u w:val="single"/>
        </w:rPr>
        <w:t xml:space="preserve"> </w:t>
      </w:r>
      <w:r>
        <w:rPr>
          <w:rFonts w:ascii="Times New Roman" w:hAnsi="Times New Roman"/>
          <w:sz w:val="20"/>
          <w:u w:val="single"/>
        </w:rPr>
        <w:tab/>
      </w:r>
      <w:r>
        <w:rPr>
          <w:sz w:val="20"/>
        </w:rPr>
        <w:t>koji je/nije državljanin SAD-a, ima američki PIB, ima</w:t>
      </w:r>
      <w:r>
        <w:rPr>
          <w:spacing w:val="-43"/>
          <w:sz w:val="20"/>
        </w:rPr>
        <w:t xml:space="preserve"> </w:t>
      </w:r>
      <w:r>
        <w:rPr>
          <w:sz w:val="20"/>
        </w:rPr>
        <w:t>boravište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1"/>
          <w:sz w:val="20"/>
        </w:rPr>
        <w:t xml:space="preserve"> </w:t>
      </w:r>
      <w:r>
        <w:rPr>
          <w:sz w:val="20"/>
        </w:rPr>
        <w:t>SAD-u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who is/is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 citizen,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American TIN,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residence 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 USA</w:t>
      </w:r>
    </w:p>
    <w:p>
      <w:pPr>
        <w:pStyle w:val="Normal"/>
        <w:tabs>
          <w:tab w:val="clear" w:pos="720"/>
          <w:tab w:val="left" w:pos="5282" w:leader="none"/>
        </w:tabs>
        <w:spacing w:lineRule="auto" w:line="216" w:before="161" w:after="0"/>
        <w:ind w:left="102" w:right="1144" w:hanging="0"/>
        <w:rPr>
          <w:i/>
          <w:i/>
          <w:sz w:val="20"/>
        </w:rPr>
      </w:pPr>
      <w:r>
        <w:rPr>
          <w:rFonts w:ascii="Times New Roman" w:hAnsi="Times New Roman"/>
          <w:sz w:val="20"/>
          <w:u w:val="single"/>
        </w:rPr>
        <w:t xml:space="preserve"> </w:t>
      </w:r>
      <w:r>
        <w:rPr>
          <w:rFonts w:ascii="Times New Roman" w:hAnsi="Times New Roman"/>
          <w:sz w:val="20"/>
          <w:u w:val="single"/>
        </w:rPr>
        <w:tab/>
      </w:r>
      <w:r>
        <w:rPr>
          <w:sz w:val="20"/>
        </w:rPr>
        <w:t>koji je/nije državljanin SAD-a, ima američki PIB, ima</w:t>
      </w:r>
      <w:r>
        <w:rPr>
          <w:spacing w:val="-43"/>
          <w:sz w:val="20"/>
        </w:rPr>
        <w:t xml:space="preserve"> </w:t>
      </w:r>
      <w:r>
        <w:rPr>
          <w:sz w:val="20"/>
        </w:rPr>
        <w:t>boravište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1"/>
          <w:sz w:val="20"/>
        </w:rPr>
        <w:t xml:space="preserve"> </w:t>
      </w:r>
      <w:r>
        <w:rPr>
          <w:sz w:val="20"/>
        </w:rPr>
        <w:t>SAD-u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who is/is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 citizen,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American TIN,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residence 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 USA</w:t>
      </w:r>
    </w:p>
    <w:p>
      <w:pPr>
        <w:pStyle w:val="Normal"/>
        <w:tabs>
          <w:tab w:val="clear" w:pos="720"/>
          <w:tab w:val="left" w:pos="5281" w:leader="none"/>
        </w:tabs>
        <w:spacing w:lineRule="auto" w:line="216" w:before="160" w:after="0"/>
        <w:ind w:left="102" w:right="1142" w:hanging="0"/>
        <w:rPr>
          <w:i/>
          <w:i/>
          <w:sz w:val="20"/>
        </w:rPr>
      </w:pPr>
      <w:r>
        <w:rPr>
          <w:rFonts w:ascii="Times New Roman" w:hAnsi="Times New Roman"/>
          <w:sz w:val="20"/>
          <w:u w:val="single"/>
        </w:rPr>
        <w:t xml:space="preserve"> </w:t>
      </w:r>
      <w:r>
        <w:rPr>
          <w:rFonts w:ascii="Times New Roman" w:hAnsi="Times New Roman"/>
          <w:sz w:val="20"/>
          <w:u w:val="single"/>
        </w:rPr>
        <w:tab/>
      </w:r>
      <w:r>
        <w:rPr>
          <w:sz w:val="20"/>
        </w:rPr>
        <w:t>koji je/nije državljanin SAD-a, ima američki PIB, ima</w:t>
      </w:r>
      <w:r>
        <w:rPr>
          <w:spacing w:val="-43"/>
          <w:sz w:val="20"/>
        </w:rPr>
        <w:t xml:space="preserve"> </w:t>
      </w:r>
      <w:r>
        <w:rPr>
          <w:sz w:val="20"/>
        </w:rPr>
        <w:t>boravište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1"/>
          <w:sz w:val="20"/>
        </w:rPr>
        <w:t xml:space="preserve"> </w:t>
      </w:r>
      <w:r>
        <w:rPr>
          <w:sz w:val="20"/>
        </w:rPr>
        <w:t>SAD-u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who is/is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 citizen,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American TIN,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residence 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 USA</w:t>
      </w:r>
    </w:p>
    <w:p>
      <w:pPr>
        <w:pStyle w:val="Normal"/>
        <w:tabs>
          <w:tab w:val="clear" w:pos="720"/>
          <w:tab w:val="left" w:pos="5281" w:leader="none"/>
        </w:tabs>
        <w:spacing w:lineRule="auto" w:line="216" w:before="161" w:after="0"/>
        <w:ind w:left="102" w:right="1145" w:hanging="0"/>
        <w:rPr>
          <w:i/>
          <w:i/>
          <w:sz w:val="20"/>
        </w:rPr>
      </w:pP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</w:rPr>
        <w:t>koji je/nije državljanin SAD-a, ima američki PIB, ima</w:t>
      </w:r>
      <w:r>
        <w:rPr>
          <w:spacing w:val="-43"/>
          <w:sz w:val="20"/>
        </w:rPr>
        <w:t xml:space="preserve"> </w:t>
      </w:r>
      <w:r>
        <w:rPr>
          <w:sz w:val="20"/>
        </w:rPr>
        <w:t>boravište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SAD-u</w:t>
      </w:r>
      <w:r>
        <w:rPr>
          <w:spacing w:val="-1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who is/is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 citizen,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American TIN,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residence 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 USA</w:t>
      </w:r>
    </w:p>
    <w:p>
      <w:pPr>
        <w:pStyle w:val="Normal"/>
        <w:spacing w:lineRule="auto" w:line="216" w:before="160" w:after="0"/>
        <w:ind w:left="102" w:right="532" w:hanging="0"/>
        <w:rPr>
          <w:i/>
          <w:i/>
          <w:sz w:val="20"/>
        </w:rPr>
      </w:pPr>
      <w:r>
        <w:rPr>
          <w:sz w:val="20"/>
        </w:rPr>
        <w:t xml:space="preserve">Popuniti u slučaju kada je kompanija osnovana u SAD-u i kada priloži na uvid američke indicije / </w:t>
      </w:r>
      <w:r>
        <w:rPr>
          <w:i/>
          <w:color w:val="929497"/>
          <w:sz w:val="20"/>
        </w:rPr>
        <w:t>To be completed in the</w:t>
      </w:r>
      <w:r>
        <w:rPr>
          <w:i/>
          <w:color w:val="929497"/>
          <w:spacing w:val="1"/>
          <w:sz w:val="20"/>
        </w:rPr>
        <w:t xml:space="preserve"> </w:t>
      </w:r>
      <w:r>
        <w:rPr>
          <w:i/>
          <w:color w:val="929497"/>
          <w:sz w:val="20"/>
        </w:rPr>
        <w:t>case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when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company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been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established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USA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and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when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American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indications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are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submitted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for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inspection</w:t>
      </w:r>
    </w:p>
    <w:p>
      <w:pPr>
        <w:pStyle w:val="Normal"/>
        <w:spacing w:lineRule="exact" w:line="232" w:before="142" w:after="0"/>
        <w:ind w:left="102" w:hanging="0"/>
        <w:rPr>
          <w:i/>
          <w:i/>
          <w:sz w:val="20"/>
        </w:rPr>
      </w:pPr>
      <w:r>
        <w:rPr>
          <w:sz w:val="20"/>
        </w:rPr>
        <w:t>Prema</w:t>
      </w:r>
      <w:r>
        <w:rPr>
          <w:spacing w:val="-3"/>
          <w:sz w:val="20"/>
        </w:rPr>
        <w:t xml:space="preserve"> </w:t>
      </w:r>
      <w:r>
        <w:rPr>
          <w:sz w:val="20"/>
        </w:rPr>
        <w:t>najboljem</w:t>
      </w:r>
      <w:r>
        <w:rPr>
          <w:spacing w:val="-4"/>
          <w:sz w:val="20"/>
        </w:rPr>
        <w:t xml:space="preserve"> </w:t>
      </w:r>
      <w:r>
        <w:rPr>
          <w:sz w:val="20"/>
        </w:rPr>
        <w:t>saznanju,</w:t>
      </w:r>
      <w:r>
        <w:rPr>
          <w:spacing w:val="-4"/>
          <w:sz w:val="20"/>
        </w:rPr>
        <w:t xml:space="preserve"> </w:t>
      </w:r>
      <w:r>
        <w:rPr>
          <w:sz w:val="20"/>
        </w:rPr>
        <w:t>izjavljujem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neto</w:t>
      </w:r>
      <w:r>
        <w:rPr>
          <w:spacing w:val="-4"/>
          <w:sz w:val="20"/>
        </w:rPr>
        <w:t xml:space="preserve"> </w:t>
      </w:r>
      <w:r>
        <w:rPr>
          <w:sz w:val="20"/>
        </w:rPr>
        <w:t>prihod</w:t>
      </w:r>
      <w:r>
        <w:rPr>
          <w:spacing w:val="-4"/>
          <w:sz w:val="20"/>
        </w:rPr>
        <w:t xml:space="preserve"> </w:t>
      </w:r>
      <w:r>
        <w:rPr>
          <w:sz w:val="20"/>
        </w:rPr>
        <w:t>moje</w:t>
      </w:r>
      <w:r>
        <w:rPr>
          <w:spacing w:val="-3"/>
          <w:sz w:val="20"/>
        </w:rPr>
        <w:t xml:space="preserve"> </w:t>
      </w:r>
      <w:r>
        <w:rPr>
          <w:sz w:val="20"/>
        </w:rPr>
        <w:t>kompanije</w:t>
      </w:r>
      <w:r>
        <w:rPr>
          <w:spacing w:val="-3"/>
          <w:sz w:val="20"/>
        </w:rPr>
        <w:t xml:space="preserve"> </w:t>
      </w:r>
      <w:r>
        <w:rPr>
          <w:sz w:val="20"/>
        </w:rPr>
        <w:t>potiče</w:t>
      </w:r>
      <w:r>
        <w:rPr>
          <w:spacing w:val="-3"/>
          <w:sz w:val="20"/>
        </w:rPr>
        <w:t xml:space="preserve"> </w:t>
      </w:r>
      <w:r>
        <w:rPr>
          <w:sz w:val="20"/>
        </w:rPr>
        <w:t>od</w:t>
      </w:r>
      <w:r>
        <w:rPr>
          <w:spacing w:val="-4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To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best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my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knowledge,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hereby</w:t>
      </w:r>
    </w:p>
    <w:p>
      <w:pPr>
        <w:pStyle w:val="Normal"/>
        <w:tabs>
          <w:tab w:val="clear" w:pos="720"/>
          <w:tab w:val="left" w:pos="9558" w:leader="none"/>
        </w:tabs>
        <w:spacing w:lineRule="exact" w:line="232"/>
        <w:ind w:left="102" w:hanging="0"/>
        <w:rPr>
          <w:i/>
          <w:i/>
          <w:sz w:val="20"/>
        </w:rPr>
      </w:pPr>
      <w:r>
        <w:drawing>
          <wp:anchor behindDoc="0" distT="0" distB="0" distL="0" distR="0" simplePos="0" locked="0" layoutInCell="0" allowOverlap="1" relativeHeight="169">
            <wp:simplePos x="0" y="0"/>
            <wp:positionH relativeFrom="page">
              <wp:posOffset>7113905</wp:posOffset>
            </wp:positionH>
            <wp:positionV relativeFrom="paragraph">
              <wp:posOffset>380365</wp:posOffset>
            </wp:positionV>
            <wp:extent cx="83820" cy="1056005"/>
            <wp:effectExtent l="0" t="0" r="0" b="0"/>
            <wp:wrapNone/>
            <wp:docPr id="250" name="image14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45.png" descr=""/>
                    <pic:cNvPicPr>
                      <a:picLocks noChangeAspect="1" noChangeArrowheads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929497"/>
          <w:sz w:val="20"/>
        </w:rPr>
        <w:t>declare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that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my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company's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net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income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comes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from:</w:t>
      </w:r>
      <w:r>
        <w:rPr>
          <w:i/>
          <w:color w:val="929497"/>
          <w:sz w:val="20"/>
          <w:u w:val="single" w:color="000000"/>
        </w:rPr>
        <w:t xml:space="preserve"> </w:t>
        <w:tab/>
      </w:r>
    </w:p>
    <w:p>
      <w:pPr>
        <w:pStyle w:val="Style18"/>
        <w:spacing w:before="3" w:after="0"/>
        <w:rPr>
          <w:i/>
          <w:i/>
          <w:sz w:val="12"/>
        </w:rPr>
      </w:pPr>
      <w:r>
        <w:rPr>
          <w:i/>
          <w:sz w:val="12"/>
        </w:rPr>
        <mc:AlternateContent>
          <mc:Choice Requires="wps">
            <w:drawing>
              <wp:anchor behindDoc="1" distT="0" distB="635" distL="0" distR="0" simplePos="0" locked="0" layoutInCell="0" allowOverlap="1" relativeHeight="150">
                <wp:simplePos x="0" y="0"/>
                <wp:positionH relativeFrom="page">
                  <wp:posOffset>611505</wp:posOffset>
                </wp:positionH>
                <wp:positionV relativeFrom="paragraph">
                  <wp:posOffset>124460</wp:posOffset>
                </wp:positionV>
                <wp:extent cx="6008370" cy="635"/>
                <wp:effectExtent l="4445" t="4445" r="4445" b="4445"/>
                <wp:wrapTopAndBottom/>
                <wp:docPr id="251" name="Фигура1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8400" cy="720"/>
                        </a:xfrm>
                        <a:prstGeom prst="line">
                          <a:avLst/>
                        </a:prstGeom>
                        <a:ln w="82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8.15pt,9.8pt" to="521.2pt,9.8pt" ID="Фигура160" stroked="t" o:allowincell="f" style="position:absolute;mso-position-horizontal-relative:page">
                <v:stroke color="black" weight="8280" joinstyle="round" endcap="flat"/>
                <v:fill o:detectmouseclick="t" on="false"/>
                <w10:wrap type="topAndBottom"/>
              </v:line>
            </w:pict>
          </mc:Fallback>
        </mc:AlternateContent>
      </w:r>
    </w:p>
    <w:p>
      <w:pPr>
        <w:pStyle w:val="Normal"/>
        <w:spacing w:lineRule="auto" w:line="216" w:before="143" w:after="0"/>
        <w:ind w:left="871" w:right="1144" w:hanging="46"/>
        <w:rPr>
          <w:i/>
          <w:i/>
          <w:sz w:val="20"/>
        </w:rPr>
      </w:pPr>
      <w:r>
        <w:rPr>
          <w:sz w:val="20"/>
        </w:rPr>
        <w:t>„</w:t>
      </w:r>
      <w:r>
        <w:rPr>
          <w:sz w:val="20"/>
        </w:rPr>
        <w:t>Aktivnih“</w:t>
      </w:r>
      <w:r>
        <w:rPr>
          <w:spacing w:val="-6"/>
          <w:sz w:val="20"/>
        </w:rPr>
        <w:t xml:space="preserve"> </w:t>
      </w:r>
      <w:r>
        <w:rPr>
          <w:sz w:val="20"/>
        </w:rPr>
        <w:t>poslova</w:t>
      </w:r>
      <w:r>
        <w:rPr>
          <w:spacing w:val="-5"/>
          <w:sz w:val="20"/>
        </w:rPr>
        <w:t xml:space="preserve"> </w:t>
      </w:r>
      <w:r>
        <w:rPr>
          <w:sz w:val="20"/>
        </w:rPr>
        <w:t>(manje</w:t>
      </w:r>
      <w:r>
        <w:rPr>
          <w:spacing w:val="-6"/>
          <w:sz w:val="20"/>
        </w:rPr>
        <w:t xml:space="preserve"> </w:t>
      </w:r>
      <w:r>
        <w:rPr>
          <w:sz w:val="20"/>
        </w:rPr>
        <w:t>od</w:t>
      </w:r>
      <w:r>
        <w:rPr>
          <w:spacing w:val="-5"/>
          <w:sz w:val="20"/>
        </w:rPr>
        <w:t xml:space="preserve"> </w:t>
      </w:r>
      <w:r>
        <w:rPr>
          <w:sz w:val="20"/>
        </w:rPr>
        <w:t>50%</w:t>
      </w:r>
      <w:r>
        <w:rPr>
          <w:spacing w:val="-5"/>
          <w:sz w:val="20"/>
        </w:rPr>
        <w:t xml:space="preserve"> </w:t>
      </w:r>
      <w:r>
        <w:rPr>
          <w:sz w:val="20"/>
        </w:rPr>
        <w:t>od</w:t>
      </w:r>
      <w:r>
        <w:rPr>
          <w:spacing w:val="-5"/>
          <w:sz w:val="20"/>
        </w:rPr>
        <w:t xml:space="preserve"> </w:t>
      </w:r>
      <w:r>
        <w:rPr>
          <w:sz w:val="20"/>
        </w:rPr>
        <w:t>kamata,</w:t>
      </w:r>
      <w:r>
        <w:rPr>
          <w:spacing w:val="-5"/>
          <w:sz w:val="20"/>
        </w:rPr>
        <w:t xml:space="preserve"> </w:t>
      </w:r>
      <w:r>
        <w:rPr>
          <w:sz w:val="20"/>
        </w:rPr>
        <w:t>dividendi</w:t>
      </w:r>
      <w:r>
        <w:rPr>
          <w:spacing w:val="-5"/>
          <w:sz w:val="20"/>
        </w:rPr>
        <w:t xml:space="preserve"> </w:t>
      </w:r>
      <w:r>
        <w:rPr>
          <w:sz w:val="20"/>
        </w:rPr>
        <w:t>i</w:t>
      </w:r>
      <w:r>
        <w:rPr>
          <w:spacing w:val="-5"/>
          <w:sz w:val="20"/>
        </w:rPr>
        <w:t xml:space="preserve"> </w:t>
      </w:r>
      <w:r>
        <w:rPr>
          <w:sz w:val="20"/>
        </w:rPr>
        <w:t>sličnog</w:t>
      </w:r>
      <w:r>
        <w:rPr>
          <w:spacing w:val="-6"/>
          <w:sz w:val="20"/>
        </w:rPr>
        <w:t xml:space="preserve"> </w:t>
      </w:r>
      <w:r>
        <w:rPr>
          <w:sz w:val="20"/>
        </w:rPr>
        <w:t>prihoda)</w:t>
      </w:r>
      <w:r>
        <w:rPr>
          <w:spacing w:val="-5"/>
          <w:sz w:val="20"/>
        </w:rPr>
        <w:t xml:space="preserve"> </w:t>
      </w:r>
      <w:r>
        <w:rPr>
          <w:sz w:val="20"/>
        </w:rPr>
        <w:t>/</w:t>
      </w:r>
      <w:r>
        <w:rPr>
          <w:i/>
          <w:color w:val="929497"/>
          <w:sz w:val="20"/>
        </w:rPr>
        <w:t>“Active“</w:t>
      </w:r>
      <w:r>
        <w:rPr>
          <w:i/>
          <w:color w:val="929497"/>
          <w:spacing w:val="-6"/>
          <w:sz w:val="20"/>
        </w:rPr>
        <w:t xml:space="preserve"> </w:t>
      </w:r>
      <w:r>
        <w:rPr>
          <w:i/>
          <w:color w:val="929497"/>
          <w:sz w:val="20"/>
        </w:rPr>
        <w:t>business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operations</w:t>
      </w:r>
      <w:r>
        <w:rPr>
          <w:i/>
          <w:color w:val="929497"/>
          <w:spacing w:val="1"/>
          <w:sz w:val="20"/>
        </w:rPr>
        <w:t xml:space="preserve"> </w:t>
      </w:r>
      <w:r>
        <w:rPr>
          <w:i/>
          <w:color w:val="929497"/>
          <w:sz w:val="20"/>
        </w:rPr>
        <w:t>(less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than 50%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from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interest,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dividend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and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similar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income)</w:t>
      </w:r>
    </w:p>
    <w:p>
      <w:pPr>
        <w:pStyle w:val="Normal"/>
        <w:spacing w:lineRule="auto" w:line="235" w:before="146" w:after="0"/>
        <w:ind w:left="916" w:right="1372" w:hanging="46"/>
        <w:rPr>
          <w:i/>
          <w:i/>
          <w:sz w:val="20"/>
        </w:rPr>
      </w:pPr>
      <w:r>
        <w:rPr>
          <w:sz w:val="20"/>
        </w:rPr>
        <w:t>„</w:t>
      </w:r>
      <w:r>
        <w:rPr>
          <w:sz w:val="20"/>
        </w:rPr>
        <w:t xml:space="preserve">Pasivnih“ poslova (više od 50% od kamata, dividendi i sličnog prihoda) / </w:t>
      </w:r>
      <w:r>
        <w:rPr>
          <w:i/>
          <w:color w:val="929497"/>
          <w:sz w:val="20"/>
        </w:rPr>
        <w:t>“Passive“ business operations</w:t>
      </w:r>
      <w:r>
        <w:rPr>
          <w:i/>
          <w:color w:val="929497"/>
          <w:spacing w:val="-43"/>
          <w:sz w:val="20"/>
        </w:rPr>
        <w:t xml:space="preserve"> </w:t>
      </w:r>
      <w:r>
        <w:rPr>
          <w:i/>
          <w:color w:val="929497"/>
          <w:sz w:val="20"/>
        </w:rPr>
        <w:t>(more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than 50%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from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interest,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dividend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and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similar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income)</w:t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spacing w:before="6" w:after="0"/>
        <w:rPr>
          <w:i/>
          <w:i/>
          <w:sz w:val="17"/>
        </w:rPr>
      </w:pPr>
      <w:r>
        <w:rPr>
          <w:i/>
          <w:sz w:val="17"/>
        </w:rPr>
      </w:r>
    </w:p>
    <w:p>
      <w:pPr>
        <w:pStyle w:val="Normal"/>
        <w:tabs>
          <w:tab w:val="clear" w:pos="720"/>
          <w:tab w:val="left" w:pos="4091" w:leader="none"/>
          <w:tab w:val="left" w:pos="4544" w:leader="none"/>
          <w:tab w:val="left" w:pos="9373" w:leader="none"/>
        </w:tabs>
        <w:spacing w:before="60" w:after="0"/>
        <w:ind w:left="812" w:hanging="0"/>
        <w:rPr>
          <w:i/>
          <w:i/>
          <w:sz w:val="20"/>
        </w:rPr>
      </w:pPr>
      <w:r>
        <w:rPr>
          <w:sz w:val="20"/>
        </w:rPr>
        <w:t>Datum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-1"/>
          <w:sz w:val="20"/>
        </w:rPr>
        <w:t xml:space="preserve"> </w:t>
      </w:r>
      <w:r>
        <w:rPr>
          <w:i/>
          <w:color w:val="929497"/>
          <w:sz w:val="20"/>
        </w:rPr>
        <w:t>Date</w:t>
      </w:r>
      <w:r>
        <w:rPr>
          <w:i/>
          <w:color w:val="929497"/>
          <w:sz w:val="20"/>
          <w:u w:val="single" w:color="000000"/>
        </w:rPr>
        <w:tab/>
      </w:r>
      <w:r>
        <w:rPr>
          <w:i/>
          <w:color w:val="929497"/>
          <w:sz w:val="20"/>
        </w:rPr>
        <w:tab/>
      </w:r>
      <w:r>
        <w:rPr>
          <w:sz w:val="20"/>
        </w:rPr>
        <w:t>Potpis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-3"/>
          <w:sz w:val="20"/>
        </w:rPr>
        <w:t xml:space="preserve"> </w:t>
      </w:r>
      <w:r>
        <w:rPr>
          <w:i/>
          <w:color w:val="929497"/>
          <w:sz w:val="20"/>
        </w:rPr>
        <w:t xml:space="preserve">Signature  </w:t>
      </w:r>
      <w:r>
        <w:rPr>
          <w:i/>
          <w:color w:val="929497"/>
          <w:sz w:val="20"/>
          <w:u w:val="single" w:color="000000"/>
        </w:rPr>
        <w:t xml:space="preserve"> </w:t>
        <w:tab/>
      </w:r>
    </w:p>
    <w:sectPr>
      <w:type w:val="nextPage"/>
      <w:pgSz w:w="11906" w:h="16838"/>
      <w:pgMar w:left="860" w:right="460" w:gutter="0" w:header="0" w:top="46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Trebuchet MS">
    <w:charset w:val="cc"/>
    <w:family w:val="roman"/>
    <w:pitch w:val="variable"/>
  </w:font>
  <w:font w:name="Segoe UI Emoji">
    <w:charset w:val="cc"/>
    <w:family w:val="roman"/>
    <w:pitch w:val="variable"/>
  </w:font>
  <w:font w:name="Wingdings">
    <w:charset w:val="cc"/>
    <w:family w:val="roman"/>
    <w:pitch w:val="variable"/>
  </w:font>
  <w:font w:name="Calibri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numPicBullet w:numPicBulletId="0">
    <w:pict>
      <v:shape style="width:12.75pt;height:12.75pt" o:bullet="t">
        <v:imagedata r:id="rId1" o:title=""/>
      </v:shape>
    </w:pict>
  </w:numPicBullet>
  <w:abstractNum w:abstractNumId="1">
    <w:lvl w:ilvl="0">
      <w:numFmt w:val="bullet"/>
      <w:lvlText w:val="-"/>
      <w:lvlJc w:val="left"/>
      <w:pPr>
        <w:tabs>
          <w:tab w:val="num" w:pos="0"/>
        </w:tabs>
        <w:ind w:left="106" w:hanging="107"/>
      </w:pPr>
      <w:rPr>
        <w:rFonts w:ascii="Calibri" w:hAnsi="Calibri" w:cs="Calibri" w:hint="default"/>
        <w:sz w:val="20"/>
        <w:szCs w:val="20"/>
        <w:w w:val="100"/>
        <w:color w:val="231F20"/>
        <w:lang w:val="hr-HR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22" w:hanging="107"/>
      </w:pPr>
      <w:rPr>
        <w:rFonts w:ascii="Symbol" w:hAnsi="Symbol" w:cs="Symbol" w:hint="default"/>
        <w:lang w:val="hr-H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345" w:hanging="107"/>
      </w:pPr>
      <w:rPr>
        <w:rFonts w:ascii="Symbol" w:hAnsi="Symbol" w:cs="Symbol" w:hint="default"/>
        <w:lang w:val="hr-H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67" w:hanging="107"/>
      </w:pPr>
      <w:rPr>
        <w:rFonts w:ascii="Symbol" w:hAnsi="Symbol" w:cs="Symbol" w:hint="default"/>
        <w:lang w:val="hr-H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90" w:hanging="107"/>
      </w:pPr>
      <w:rPr>
        <w:rFonts w:ascii="Symbol" w:hAnsi="Symbol" w:cs="Symbol" w:hint="default"/>
        <w:lang w:val="hr-H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12" w:hanging="107"/>
      </w:pPr>
      <w:rPr>
        <w:rFonts w:ascii="Symbol" w:hAnsi="Symbol" w:cs="Symbol" w:hint="default"/>
        <w:lang w:val="hr-H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35" w:hanging="107"/>
      </w:pPr>
      <w:rPr>
        <w:rFonts w:ascii="Symbol" w:hAnsi="Symbol" w:cs="Symbol" w:hint="default"/>
        <w:lang w:val="hr-H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957" w:hanging="107"/>
      </w:pPr>
      <w:rPr>
        <w:rFonts w:ascii="Symbol" w:hAnsi="Symbol" w:cs="Symbol" w:hint="default"/>
        <w:lang w:val="hr-H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080" w:hanging="107"/>
      </w:pPr>
      <w:rPr>
        <w:rFonts w:ascii="Symbol" w:hAnsi="Symbol" w:cs="Symbol" w:hint="default"/>
        <w:lang w:val="hr-HR" w:eastAsia="en-US" w:bidi="ar-SA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394" w:hanging="208"/>
      </w:pPr>
      <w:rPr>
        <w:sz w:val="20"/>
        <w:i/>
        <w:szCs w:val="20"/>
        <w:iCs/>
        <w:w w:val="100"/>
        <w:rFonts w:ascii="Calibri" w:hAnsi="Calibri" w:eastAsia="Calibri" w:cs="Calibri"/>
        <w:color w:val="939598"/>
        <w:lang w:val="hr-HR" w:eastAsia="en-US" w:bidi="ar-SA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204" w:hanging="288"/>
      </w:pPr>
      <w:rPr>
        <w:w w:val="100"/>
        <w:lang w:val="hr-H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42" w:hanging="288"/>
      </w:pPr>
      <w:rPr>
        <w:rFonts w:ascii="Symbol" w:hAnsi="Symbol" w:cs="Symbol" w:hint="default"/>
        <w:lang w:val="hr-H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285" w:hanging="288"/>
      </w:pPr>
      <w:rPr>
        <w:rFonts w:ascii="Symbol" w:hAnsi="Symbol" w:cs="Symbol" w:hint="default"/>
        <w:lang w:val="hr-H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28" w:hanging="288"/>
      </w:pPr>
      <w:rPr>
        <w:rFonts w:ascii="Symbol" w:hAnsi="Symbol" w:cs="Symbol" w:hint="default"/>
        <w:lang w:val="hr-H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71" w:hanging="288"/>
      </w:pPr>
      <w:rPr>
        <w:rFonts w:ascii="Symbol" w:hAnsi="Symbol" w:cs="Symbol" w:hint="default"/>
        <w:lang w:val="hr-H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414" w:hanging="288"/>
      </w:pPr>
      <w:rPr>
        <w:rFonts w:ascii="Symbol" w:hAnsi="Symbol" w:cs="Symbol" w:hint="default"/>
        <w:lang w:val="hr-H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57" w:hanging="288"/>
      </w:pPr>
      <w:rPr>
        <w:rFonts w:ascii="Symbol" w:hAnsi="Symbol" w:cs="Symbol" w:hint="default"/>
        <w:lang w:val="hr-H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500" w:hanging="288"/>
      </w:pPr>
      <w:rPr>
        <w:rFonts w:ascii="Symbol" w:hAnsi="Symbol" w:cs="Symbol" w:hint="default"/>
        <w:lang w:val="hr-HR" w:eastAsia="en-US" w:bidi="ar-SA"/>
      </w:r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394" w:hanging="208"/>
      </w:pPr>
      <w:rPr>
        <w:sz w:val="20"/>
        <w:szCs w:val="20"/>
        <w:w w:val="100"/>
        <w:rFonts w:ascii="Calibri" w:hAnsi="Calibri" w:eastAsia="Calibri" w:cs="Calibri"/>
        <w:color w:val="231F20"/>
        <w:lang w:val="hr-HR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94" w:hanging="208"/>
      </w:pPr>
      <w:rPr>
        <w:rFonts w:ascii="Symbol" w:hAnsi="Symbol" w:cs="Symbol" w:hint="default"/>
        <w:lang w:val="hr-H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89" w:hanging="208"/>
      </w:pPr>
      <w:rPr>
        <w:rFonts w:ascii="Symbol" w:hAnsi="Symbol" w:cs="Symbol" w:hint="default"/>
        <w:lang w:val="hr-H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83" w:hanging="208"/>
      </w:pPr>
      <w:rPr>
        <w:rFonts w:ascii="Symbol" w:hAnsi="Symbol" w:cs="Symbol" w:hint="default"/>
        <w:lang w:val="hr-H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78" w:hanging="208"/>
      </w:pPr>
      <w:rPr>
        <w:rFonts w:ascii="Symbol" w:hAnsi="Symbol" w:cs="Symbol" w:hint="default"/>
        <w:lang w:val="hr-H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72" w:hanging="208"/>
      </w:pPr>
      <w:rPr>
        <w:rFonts w:ascii="Symbol" w:hAnsi="Symbol" w:cs="Symbol" w:hint="default"/>
        <w:lang w:val="hr-H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967" w:hanging="208"/>
      </w:pPr>
      <w:rPr>
        <w:rFonts w:ascii="Symbol" w:hAnsi="Symbol" w:cs="Symbol" w:hint="default"/>
        <w:lang w:val="hr-H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061" w:hanging="208"/>
      </w:pPr>
      <w:rPr>
        <w:rFonts w:ascii="Symbol" w:hAnsi="Symbol" w:cs="Symbol" w:hint="default"/>
        <w:lang w:val="hr-H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156" w:hanging="208"/>
      </w:pPr>
      <w:rPr>
        <w:rFonts w:ascii="Symbol" w:hAnsi="Symbol" w:cs="Symbol" w:hint="default"/>
        <w:lang w:val="hr-HR" w:eastAsia="en-US" w:bidi="ar-SA"/>
      </w:rPr>
    </w:lvl>
  </w:abstractNum>
  <w:abstractNum w:abstractNumId="4">
    <w:lvl w:ilvl="0">
      <w:start w:val="1"/>
      <w:numFmt w:val="bullet"/>
      <w:lvlText w:val="•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4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Calibri" w:cs="Calibri" w:asciiTheme="minorHAnsi" w:eastAsiaTheme="minorHAnsi" w:hAnsiTheme="minorHAnsi"/>
      <w:color w:val="auto"/>
      <w:kern w:val="0"/>
      <w:sz w:val="22"/>
      <w:szCs w:val="22"/>
      <w:lang w:val="hr-HR" w:eastAsia="en-US" w:bidi="ar-SA"/>
    </w:rPr>
  </w:style>
  <w:style w:type="paragraph" w:styleId="1">
    <w:name w:val="Heading 1"/>
    <w:basedOn w:val="Normal"/>
    <w:uiPriority w:val="9"/>
    <w:qFormat/>
    <w:pPr>
      <w:spacing w:before="43" w:after="0"/>
      <w:ind w:left="106" w:hanging="0"/>
      <w:outlineLvl w:val="0"/>
    </w:pPr>
    <w:rPr>
      <w:b/>
      <w:bCs/>
      <w:sz w:val="28"/>
      <w:szCs w:val="28"/>
    </w:rPr>
  </w:style>
  <w:style w:type="paragraph" w:styleId="2">
    <w:name w:val="Heading 2"/>
    <w:basedOn w:val="Normal"/>
    <w:uiPriority w:val="9"/>
    <w:unhideWhenUsed/>
    <w:qFormat/>
    <w:pPr>
      <w:ind w:left="466" w:hanging="0"/>
      <w:outlineLvl w:val="1"/>
    </w:pPr>
    <w:rPr>
      <w:sz w:val="24"/>
      <w:szCs w:val="24"/>
    </w:rPr>
  </w:style>
  <w:style w:type="paragraph" w:styleId="3">
    <w:name w:val="Heading 3"/>
    <w:basedOn w:val="Normal"/>
    <w:uiPriority w:val="9"/>
    <w:unhideWhenUsed/>
    <w:qFormat/>
    <w:pPr>
      <w:ind w:left="106" w:hanging="0"/>
      <w:outlineLvl w:val="2"/>
    </w:pPr>
    <w:rPr>
      <w:b/>
      <w:bCs/>
      <w:sz w:val="20"/>
      <w:szCs w:val="20"/>
      <w:u w:val="single" w:color="00000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 w:customStyle="1">
    <w:name w:val="Основной текст Знак"/>
    <w:basedOn w:val="DefaultParagraphFont"/>
    <w:uiPriority w:val="1"/>
    <w:qFormat/>
    <w:rsid w:val="00153fdd"/>
    <w:rPr>
      <w:rFonts w:ascii="Calibri" w:hAnsi="Calibri" w:eastAsia="Calibri" w:cs="Calibri"/>
      <w:sz w:val="20"/>
      <w:szCs w:val="20"/>
      <w:lang w:val="hr-HR"/>
    </w:rPr>
  </w:style>
  <w:style w:type="character" w:styleId="Style12" w:customStyle="1">
    <w:name w:val="Другое_"/>
    <w:basedOn w:val="DefaultParagraphFont"/>
    <w:link w:val="Style22"/>
    <w:qFormat/>
    <w:locked/>
    <w:rsid w:val="00d37e84"/>
    <w:rPr>
      <w:rFonts w:ascii="Calibri" w:hAnsi="Calibri" w:eastAsia="Calibri" w:cs="Calibri"/>
      <w:b/>
      <w:bCs/>
      <w:i/>
      <w:iCs/>
      <w:color w:val="939599"/>
      <w:sz w:val="20"/>
      <w:szCs w:val="20"/>
    </w:rPr>
  </w:style>
  <w:style w:type="character" w:styleId="Style13" w:customStyle="1">
    <w:name w:val="Верхний колонтитул Знак"/>
    <w:basedOn w:val="DefaultParagraphFont"/>
    <w:uiPriority w:val="99"/>
    <w:qFormat/>
    <w:rsid w:val="00d37e84"/>
    <w:rPr>
      <w:rFonts w:ascii="Calibri" w:hAnsi="Calibri" w:eastAsia="Calibri" w:cs="Calibri"/>
      <w:lang w:val="hr-HR"/>
    </w:rPr>
  </w:style>
  <w:style w:type="character" w:styleId="Style14" w:customStyle="1">
    <w:name w:val="Нижний колонтитул Знак"/>
    <w:basedOn w:val="DefaultParagraphFont"/>
    <w:uiPriority w:val="99"/>
    <w:qFormat/>
    <w:rsid w:val="00d37e84"/>
    <w:rPr>
      <w:rFonts w:ascii="Calibri" w:hAnsi="Calibri" w:eastAsia="Calibri" w:cs="Calibri"/>
      <w:lang w:val="hr-HR"/>
    </w:rPr>
  </w:style>
  <w:style w:type="character" w:styleId="Style15">
    <w:name w:val="Hyperlink"/>
    <w:rPr>
      <w:color w:val="000080"/>
      <w:u w:val="single"/>
    </w:rPr>
  </w:style>
  <w:style w:type="character" w:styleId="Style16">
    <w:name w:val="Line Number"/>
    <w:rPr/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8">
    <w:name w:val="Body Text"/>
    <w:basedOn w:val="Normal"/>
    <w:link w:val="Style11"/>
    <w:uiPriority w:val="1"/>
    <w:qFormat/>
    <w:pPr/>
    <w:rPr>
      <w:sz w:val="20"/>
      <w:szCs w:val="20"/>
    </w:rPr>
  </w:style>
  <w:style w:type="paragraph" w:styleId="Style19">
    <w:name w:val="List"/>
    <w:basedOn w:val="Style18"/>
    <w:pPr/>
    <w:rPr>
      <w:rFonts w:cs="Arial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1"/>
    <w:qFormat/>
    <w:pPr>
      <w:spacing w:before="16" w:after="0"/>
      <w:ind w:left="106" w:hanging="0"/>
    </w:pPr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Style22" w:customStyle="1">
    <w:name w:val="Другое"/>
    <w:basedOn w:val="Normal"/>
    <w:link w:val="Style12"/>
    <w:qFormat/>
    <w:rsid w:val="00d37e84"/>
    <w:pPr/>
    <w:rPr>
      <w:b/>
      <w:bCs/>
      <w:i/>
      <w:iCs/>
      <w:color w:val="939599"/>
      <w:sz w:val="20"/>
      <w:szCs w:val="20"/>
      <w:lang w:val="en-US"/>
    </w:rPr>
  </w:style>
  <w:style w:type="paragraph" w:styleId="Style23">
    <w:name w:val="Колонтитул"/>
    <w:basedOn w:val="Normal"/>
    <w:qFormat/>
    <w:pPr/>
    <w:rPr/>
  </w:style>
  <w:style w:type="paragraph" w:styleId="Style24">
    <w:name w:val="Header"/>
    <w:basedOn w:val="Normal"/>
    <w:link w:val="Style13"/>
    <w:uiPriority w:val="99"/>
    <w:unhideWhenUsed/>
    <w:rsid w:val="00d37e84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Style25">
    <w:name w:val="Footer"/>
    <w:basedOn w:val="Normal"/>
    <w:link w:val="Style14"/>
    <w:uiPriority w:val="99"/>
    <w:unhideWhenUsed/>
    <w:rsid w:val="00d37e84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Style26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6">
    <w:name w:val="Table Grid"/>
    <w:basedOn w:val="a1"/>
    <w:uiPriority w:val="39"/>
    <w:rsid w:val="00153fd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1.png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2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image" Target="media/image32.png"/><Relationship Id="rId49" Type="http://schemas.openxmlformats.org/officeDocument/2006/relationships/image" Target="media/image33.png"/><Relationship Id="rId50" Type="http://schemas.openxmlformats.org/officeDocument/2006/relationships/image" Target="media/image34.png"/><Relationship Id="rId51" Type="http://schemas.openxmlformats.org/officeDocument/2006/relationships/image" Target="media/image35.png"/><Relationship Id="rId52" Type="http://schemas.openxmlformats.org/officeDocument/2006/relationships/image" Target="media/image36.png"/><Relationship Id="rId53" Type="http://schemas.openxmlformats.org/officeDocument/2006/relationships/image" Target="media/image37.png"/><Relationship Id="rId54" Type="http://schemas.openxmlformats.org/officeDocument/2006/relationships/image" Target="media/image38.png"/><Relationship Id="rId55" Type="http://schemas.openxmlformats.org/officeDocument/2006/relationships/image" Target="media/image39.png"/><Relationship Id="rId56" Type="http://schemas.openxmlformats.org/officeDocument/2006/relationships/image" Target="media/image40.png"/><Relationship Id="rId57" Type="http://schemas.openxmlformats.org/officeDocument/2006/relationships/image" Target="media/image39.png"/><Relationship Id="rId58" Type="http://schemas.openxmlformats.org/officeDocument/2006/relationships/image" Target="media/image40.png"/><Relationship Id="rId59" Type="http://schemas.openxmlformats.org/officeDocument/2006/relationships/image" Target="media/image41.png"/><Relationship Id="rId60" Type="http://schemas.openxmlformats.org/officeDocument/2006/relationships/image" Target="media/image42.png"/><Relationship Id="rId61" Type="http://schemas.openxmlformats.org/officeDocument/2006/relationships/image" Target="media/image41.png"/><Relationship Id="rId62" Type="http://schemas.openxmlformats.org/officeDocument/2006/relationships/image" Target="media/image42.png"/><Relationship Id="rId63" Type="http://schemas.openxmlformats.org/officeDocument/2006/relationships/image" Target="media/image43.png"/><Relationship Id="rId64" Type="http://schemas.openxmlformats.org/officeDocument/2006/relationships/image" Target="media/image44.png"/><Relationship Id="rId65" Type="http://schemas.openxmlformats.org/officeDocument/2006/relationships/image" Target="media/image43.png"/><Relationship Id="rId66" Type="http://schemas.openxmlformats.org/officeDocument/2006/relationships/image" Target="media/image44.png"/><Relationship Id="rId67" Type="http://schemas.openxmlformats.org/officeDocument/2006/relationships/image" Target="media/image45.png"/><Relationship Id="rId68" Type="http://schemas.openxmlformats.org/officeDocument/2006/relationships/image" Target="media/image46.png"/><Relationship Id="rId69" Type="http://schemas.openxmlformats.org/officeDocument/2006/relationships/image" Target="media/image45.png"/><Relationship Id="rId70" Type="http://schemas.openxmlformats.org/officeDocument/2006/relationships/image" Target="media/image46.png"/><Relationship Id="rId71" Type="http://schemas.openxmlformats.org/officeDocument/2006/relationships/image" Target="media/image47.png"/><Relationship Id="rId72" Type="http://schemas.openxmlformats.org/officeDocument/2006/relationships/image" Target="media/image47.png"/><Relationship Id="rId73" Type="http://schemas.openxmlformats.org/officeDocument/2006/relationships/image" Target="media/image48.png"/><Relationship Id="rId74" Type="http://schemas.openxmlformats.org/officeDocument/2006/relationships/image" Target="media/image49.png"/><Relationship Id="rId75" Type="http://schemas.openxmlformats.org/officeDocument/2006/relationships/image" Target="media/image50.png"/><Relationship Id="rId76" Type="http://schemas.openxmlformats.org/officeDocument/2006/relationships/image" Target="media/image51.png"/><Relationship Id="rId77" Type="http://schemas.openxmlformats.org/officeDocument/2006/relationships/image" Target="media/image52.png"/><Relationship Id="rId78" Type="http://schemas.openxmlformats.org/officeDocument/2006/relationships/image" Target="media/image49.png"/><Relationship Id="rId79" Type="http://schemas.openxmlformats.org/officeDocument/2006/relationships/image" Target="media/image50.png"/><Relationship Id="rId80" Type="http://schemas.openxmlformats.org/officeDocument/2006/relationships/image" Target="media/image51.png"/><Relationship Id="rId81" Type="http://schemas.openxmlformats.org/officeDocument/2006/relationships/image" Target="media/image52.png"/><Relationship Id="rId82" Type="http://schemas.openxmlformats.org/officeDocument/2006/relationships/image" Target="media/image53.png"/><Relationship Id="rId83" Type="http://schemas.openxmlformats.org/officeDocument/2006/relationships/image" Target="media/image54.png"/><Relationship Id="rId84" Type="http://schemas.openxmlformats.org/officeDocument/2006/relationships/image" Target="media/image53.png"/><Relationship Id="rId85" Type="http://schemas.openxmlformats.org/officeDocument/2006/relationships/image" Target="media/image54.png"/><Relationship Id="rId86" Type="http://schemas.openxmlformats.org/officeDocument/2006/relationships/image" Target="media/image55.png"/><Relationship Id="rId87" Type="http://schemas.openxmlformats.org/officeDocument/2006/relationships/image" Target="media/image56.png"/><Relationship Id="rId88" Type="http://schemas.openxmlformats.org/officeDocument/2006/relationships/image" Target="media/image57.png"/><Relationship Id="rId89" Type="http://schemas.openxmlformats.org/officeDocument/2006/relationships/image" Target="media/image55.png"/><Relationship Id="rId90" Type="http://schemas.openxmlformats.org/officeDocument/2006/relationships/image" Target="media/image56.png"/><Relationship Id="rId91" Type="http://schemas.openxmlformats.org/officeDocument/2006/relationships/image" Target="media/image57.png"/><Relationship Id="rId92" Type="http://schemas.openxmlformats.org/officeDocument/2006/relationships/image" Target="media/image58.png"/><Relationship Id="rId93" Type="http://schemas.openxmlformats.org/officeDocument/2006/relationships/image" Target="media/image59.png"/><Relationship Id="rId94" Type="http://schemas.openxmlformats.org/officeDocument/2006/relationships/image" Target="media/image58.png"/><Relationship Id="rId95" Type="http://schemas.openxmlformats.org/officeDocument/2006/relationships/image" Target="media/image59.png"/><Relationship Id="rId96" Type="http://schemas.openxmlformats.org/officeDocument/2006/relationships/image" Target="media/image60.png"/><Relationship Id="rId97" Type="http://schemas.openxmlformats.org/officeDocument/2006/relationships/image" Target="media/image60.png"/><Relationship Id="rId98" Type="http://schemas.openxmlformats.org/officeDocument/2006/relationships/image" Target="media/image61.png"/><Relationship Id="rId99" Type="http://schemas.openxmlformats.org/officeDocument/2006/relationships/image" Target="media/image62.png"/><Relationship Id="rId100" Type="http://schemas.openxmlformats.org/officeDocument/2006/relationships/image" Target="media/image63.png"/><Relationship Id="rId101" Type="http://schemas.openxmlformats.org/officeDocument/2006/relationships/image" Target="media/image64.png"/><Relationship Id="rId102" Type="http://schemas.openxmlformats.org/officeDocument/2006/relationships/image" Target="media/image65.png"/><Relationship Id="rId103" Type="http://schemas.openxmlformats.org/officeDocument/2006/relationships/image" Target="media/image64.png"/><Relationship Id="rId104" Type="http://schemas.openxmlformats.org/officeDocument/2006/relationships/image" Target="media/image65.png"/><Relationship Id="rId105" Type="http://schemas.openxmlformats.org/officeDocument/2006/relationships/image" Target="media/image66.png"/><Relationship Id="rId106" Type="http://schemas.openxmlformats.org/officeDocument/2006/relationships/image" Target="media/image66.png"/><Relationship Id="rId107" Type="http://schemas.openxmlformats.org/officeDocument/2006/relationships/image" Target="media/image67.png"/><Relationship Id="rId108" Type="http://schemas.openxmlformats.org/officeDocument/2006/relationships/image" Target="media/image68.png"/><Relationship Id="rId109" Type="http://schemas.openxmlformats.org/officeDocument/2006/relationships/image" Target="media/image67.png"/><Relationship Id="rId110" Type="http://schemas.openxmlformats.org/officeDocument/2006/relationships/image" Target="media/image68.png"/><Relationship Id="rId111" Type="http://schemas.openxmlformats.org/officeDocument/2006/relationships/image" Target="media/image69.png"/><Relationship Id="rId112" Type="http://schemas.openxmlformats.org/officeDocument/2006/relationships/image" Target="media/image70.png"/><Relationship Id="rId113" Type="http://schemas.openxmlformats.org/officeDocument/2006/relationships/image" Target="media/image69.png"/><Relationship Id="rId114" Type="http://schemas.openxmlformats.org/officeDocument/2006/relationships/image" Target="media/image70.png"/><Relationship Id="rId115" Type="http://schemas.openxmlformats.org/officeDocument/2006/relationships/image" Target="media/image71.png"/><Relationship Id="rId116" Type="http://schemas.openxmlformats.org/officeDocument/2006/relationships/image" Target="media/image72.png"/><Relationship Id="rId117" Type="http://schemas.openxmlformats.org/officeDocument/2006/relationships/image" Target="media/image73.png"/><Relationship Id="rId118" Type="http://schemas.openxmlformats.org/officeDocument/2006/relationships/image" Target="media/image74.png"/><Relationship Id="rId119" Type="http://schemas.openxmlformats.org/officeDocument/2006/relationships/image" Target="media/image75.png"/><Relationship Id="rId120" Type="http://schemas.openxmlformats.org/officeDocument/2006/relationships/image" Target="media/image76.png"/><Relationship Id="rId121" Type="http://schemas.openxmlformats.org/officeDocument/2006/relationships/image" Target="media/image77.png"/><Relationship Id="rId122" Type="http://schemas.openxmlformats.org/officeDocument/2006/relationships/image" Target="media/image78.png"/><Relationship Id="rId123" Type="http://schemas.openxmlformats.org/officeDocument/2006/relationships/image" Target="media/image79.png"/><Relationship Id="rId124" Type="http://schemas.openxmlformats.org/officeDocument/2006/relationships/image" Target="media/image80.png"/><Relationship Id="rId125" Type="http://schemas.openxmlformats.org/officeDocument/2006/relationships/image" Target="media/image81.png"/><Relationship Id="rId126" Type="http://schemas.openxmlformats.org/officeDocument/2006/relationships/image" Target="media/image82.png"/><Relationship Id="rId127" Type="http://schemas.openxmlformats.org/officeDocument/2006/relationships/image" Target="media/image83.png"/><Relationship Id="rId128" Type="http://schemas.openxmlformats.org/officeDocument/2006/relationships/image" Target="media/image84.png"/><Relationship Id="rId129" Type="http://schemas.openxmlformats.org/officeDocument/2006/relationships/image" Target="media/image85.png"/><Relationship Id="rId130" Type="http://schemas.openxmlformats.org/officeDocument/2006/relationships/image" Target="media/image86.png"/><Relationship Id="rId131" Type="http://schemas.openxmlformats.org/officeDocument/2006/relationships/image" Target="media/image87.png"/><Relationship Id="rId132" Type="http://schemas.openxmlformats.org/officeDocument/2006/relationships/image" Target="media/image88.png"/><Relationship Id="rId133" Type="http://schemas.openxmlformats.org/officeDocument/2006/relationships/image" Target="media/image89.png"/><Relationship Id="rId134" Type="http://schemas.openxmlformats.org/officeDocument/2006/relationships/image" Target="media/image90.png"/><Relationship Id="rId135" Type="http://schemas.openxmlformats.org/officeDocument/2006/relationships/image" Target="media/image91.png"/><Relationship Id="rId136" Type="http://schemas.openxmlformats.org/officeDocument/2006/relationships/image" Target="media/image92.png"/><Relationship Id="rId137" Type="http://schemas.openxmlformats.org/officeDocument/2006/relationships/image" Target="media/image93.png"/><Relationship Id="rId138" Type="http://schemas.openxmlformats.org/officeDocument/2006/relationships/image" Target="media/image66.png"/><Relationship Id="rId139" Type="http://schemas.openxmlformats.org/officeDocument/2006/relationships/image" Target="media/image66.png"/><Relationship Id="rId140" Type="http://schemas.openxmlformats.org/officeDocument/2006/relationships/image" Target="media/image67.png"/><Relationship Id="rId141" Type="http://schemas.openxmlformats.org/officeDocument/2006/relationships/image" Target="media/image68.png"/><Relationship Id="rId142" Type="http://schemas.openxmlformats.org/officeDocument/2006/relationships/image" Target="media/image67.png"/><Relationship Id="rId143" Type="http://schemas.openxmlformats.org/officeDocument/2006/relationships/image" Target="media/image68.png"/><Relationship Id="rId144" Type="http://schemas.openxmlformats.org/officeDocument/2006/relationships/image" Target="media/image94.png"/><Relationship Id="rId145" Type="http://schemas.openxmlformats.org/officeDocument/2006/relationships/image" Target="media/image95.png"/><Relationship Id="rId146" Type="http://schemas.openxmlformats.org/officeDocument/2006/relationships/image" Target="media/image96.png"/><Relationship Id="rId147" Type="http://schemas.openxmlformats.org/officeDocument/2006/relationships/image" Target="media/image97.png"/><Relationship Id="rId148" Type="http://schemas.openxmlformats.org/officeDocument/2006/relationships/image" Target="media/image98.png"/><Relationship Id="rId149" Type="http://schemas.openxmlformats.org/officeDocument/2006/relationships/image" Target="media/image99.png"/><Relationship Id="rId150" Type="http://schemas.openxmlformats.org/officeDocument/2006/relationships/image" Target="media/image100.png"/><Relationship Id="rId151" Type="http://schemas.openxmlformats.org/officeDocument/2006/relationships/image" Target="media/image101.png"/><Relationship Id="rId152" Type="http://schemas.openxmlformats.org/officeDocument/2006/relationships/image" Target="media/image102.png"/><Relationship Id="rId153" Type="http://schemas.openxmlformats.org/officeDocument/2006/relationships/image" Target="media/image103.png"/><Relationship Id="rId154" Type="http://schemas.openxmlformats.org/officeDocument/2006/relationships/image" Target="media/image94.png"/><Relationship Id="rId155" Type="http://schemas.openxmlformats.org/officeDocument/2006/relationships/image" Target="media/image95.png"/><Relationship Id="rId156" Type="http://schemas.openxmlformats.org/officeDocument/2006/relationships/image" Target="media/image96.png"/><Relationship Id="rId157" Type="http://schemas.openxmlformats.org/officeDocument/2006/relationships/image" Target="media/image97.png"/><Relationship Id="rId158" Type="http://schemas.openxmlformats.org/officeDocument/2006/relationships/image" Target="media/image98.png"/><Relationship Id="rId159" Type="http://schemas.openxmlformats.org/officeDocument/2006/relationships/image" Target="media/image99.png"/><Relationship Id="rId160" Type="http://schemas.openxmlformats.org/officeDocument/2006/relationships/image" Target="media/image100.png"/><Relationship Id="rId161" Type="http://schemas.openxmlformats.org/officeDocument/2006/relationships/image" Target="media/image101.png"/><Relationship Id="rId162" Type="http://schemas.openxmlformats.org/officeDocument/2006/relationships/image" Target="media/image102.png"/><Relationship Id="rId163" Type="http://schemas.openxmlformats.org/officeDocument/2006/relationships/image" Target="media/image103.png"/><Relationship Id="rId164" Type="http://schemas.openxmlformats.org/officeDocument/2006/relationships/image" Target="media/image104.png"/><Relationship Id="rId165" Type="http://schemas.openxmlformats.org/officeDocument/2006/relationships/image" Target="media/image105.png"/><Relationship Id="rId166" Type="http://schemas.openxmlformats.org/officeDocument/2006/relationships/image" Target="media/image106.png"/><Relationship Id="rId167" Type="http://schemas.openxmlformats.org/officeDocument/2006/relationships/image" Target="media/image107.png"/><Relationship Id="rId168" Type="http://schemas.openxmlformats.org/officeDocument/2006/relationships/image" Target="media/image106.png"/><Relationship Id="rId169" Type="http://schemas.openxmlformats.org/officeDocument/2006/relationships/image" Target="media/image107.png"/><Relationship Id="rId170" Type="http://schemas.openxmlformats.org/officeDocument/2006/relationships/image" Target="media/image108.png"/><Relationship Id="rId171" Type="http://schemas.openxmlformats.org/officeDocument/2006/relationships/image" Target="media/image109.png"/><Relationship Id="rId172" Type="http://schemas.openxmlformats.org/officeDocument/2006/relationships/image" Target="media/image110.png"/><Relationship Id="rId173" Type="http://schemas.openxmlformats.org/officeDocument/2006/relationships/image" Target="media/image111.png"/><Relationship Id="rId174" Type="http://schemas.openxmlformats.org/officeDocument/2006/relationships/image" Target="media/image112.png"/><Relationship Id="rId175" Type="http://schemas.openxmlformats.org/officeDocument/2006/relationships/image" Target="media/image113.png"/><Relationship Id="rId176" Type="http://schemas.openxmlformats.org/officeDocument/2006/relationships/image" Target="media/image114.png"/><Relationship Id="rId177" Type="http://schemas.openxmlformats.org/officeDocument/2006/relationships/image" Target="media/image115.png"/><Relationship Id="rId178" Type="http://schemas.openxmlformats.org/officeDocument/2006/relationships/image" Target="media/image116.png"/><Relationship Id="rId179" Type="http://schemas.openxmlformats.org/officeDocument/2006/relationships/image" Target="media/image117.png"/><Relationship Id="rId180" Type="http://schemas.openxmlformats.org/officeDocument/2006/relationships/image" Target="media/image117.png"/><Relationship Id="rId181" Type="http://schemas.openxmlformats.org/officeDocument/2006/relationships/image" Target="media/image118.png"/><Relationship Id="rId182" Type="http://schemas.openxmlformats.org/officeDocument/2006/relationships/image" Target="media/image119.png"/><Relationship Id="rId183" Type="http://schemas.openxmlformats.org/officeDocument/2006/relationships/image" Target="media/image120.png"/><Relationship Id="rId184" Type="http://schemas.openxmlformats.org/officeDocument/2006/relationships/image" Target="media/image121.png"/><Relationship Id="rId185" Type="http://schemas.openxmlformats.org/officeDocument/2006/relationships/image" Target="media/image122.png"/><Relationship Id="rId186" Type="http://schemas.openxmlformats.org/officeDocument/2006/relationships/image" Target="media/image123.png"/><Relationship Id="rId187" Type="http://schemas.openxmlformats.org/officeDocument/2006/relationships/image" Target="media/image124.png"/><Relationship Id="rId188" Type="http://schemas.openxmlformats.org/officeDocument/2006/relationships/image" Target="media/image125.png"/><Relationship Id="rId189" Type="http://schemas.openxmlformats.org/officeDocument/2006/relationships/image" Target="media/image119.png"/><Relationship Id="rId190" Type="http://schemas.openxmlformats.org/officeDocument/2006/relationships/image" Target="media/image120.png"/><Relationship Id="rId191" Type="http://schemas.openxmlformats.org/officeDocument/2006/relationships/image" Target="media/image121.png"/><Relationship Id="rId192" Type="http://schemas.openxmlformats.org/officeDocument/2006/relationships/image" Target="media/image122.png"/><Relationship Id="rId193" Type="http://schemas.openxmlformats.org/officeDocument/2006/relationships/image" Target="media/image123.png"/><Relationship Id="rId194" Type="http://schemas.openxmlformats.org/officeDocument/2006/relationships/image" Target="media/image124.png"/><Relationship Id="rId195" Type="http://schemas.openxmlformats.org/officeDocument/2006/relationships/image" Target="media/image125.png"/><Relationship Id="rId196" Type="http://schemas.openxmlformats.org/officeDocument/2006/relationships/image" Target="media/image126.png"/><Relationship Id="rId197" Type="http://schemas.openxmlformats.org/officeDocument/2006/relationships/image" Target="media/image127.png"/><Relationship Id="rId198" Type="http://schemas.openxmlformats.org/officeDocument/2006/relationships/image" Target="media/image128.png"/><Relationship Id="rId199" Type="http://schemas.openxmlformats.org/officeDocument/2006/relationships/image" Target="media/image129.png"/><Relationship Id="rId200" Type="http://schemas.openxmlformats.org/officeDocument/2006/relationships/image" Target="media/image129.png"/><Relationship Id="rId201" Type="http://schemas.openxmlformats.org/officeDocument/2006/relationships/image" Target="media/image130.png"/><Relationship Id="rId202" Type="http://schemas.openxmlformats.org/officeDocument/2006/relationships/image" Target="media/image131.png"/><Relationship Id="rId203" Type="http://schemas.openxmlformats.org/officeDocument/2006/relationships/image" Target="media/image132.png"/><Relationship Id="rId204" Type="http://schemas.openxmlformats.org/officeDocument/2006/relationships/image" Target="media/image133.png"/><Relationship Id="rId205" Type="http://schemas.openxmlformats.org/officeDocument/2006/relationships/image" Target="media/image134.png"/><Relationship Id="rId206" Type="http://schemas.openxmlformats.org/officeDocument/2006/relationships/image" Target="media/image134.png"/><Relationship Id="rId207" Type="http://schemas.openxmlformats.org/officeDocument/2006/relationships/image" Target="media/image66.png"/><Relationship Id="rId208" Type="http://schemas.openxmlformats.org/officeDocument/2006/relationships/image" Target="media/image66.png"/><Relationship Id="rId209" Type="http://schemas.openxmlformats.org/officeDocument/2006/relationships/image" Target="media/image67.png"/><Relationship Id="rId210" Type="http://schemas.openxmlformats.org/officeDocument/2006/relationships/image" Target="media/image68.png"/><Relationship Id="rId211" Type="http://schemas.openxmlformats.org/officeDocument/2006/relationships/image" Target="media/image67.png"/><Relationship Id="rId212" Type="http://schemas.openxmlformats.org/officeDocument/2006/relationships/image" Target="media/image68.png"/><Relationship Id="rId213" Type="http://schemas.openxmlformats.org/officeDocument/2006/relationships/image" Target="media/image135.png"/><Relationship Id="rId214" Type="http://schemas.openxmlformats.org/officeDocument/2006/relationships/image" Target="media/image136.png"/><Relationship Id="rId215" Type="http://schemas.openxmlformats.org/officeDocument/2006/relationships/image" Target="media/image135.png"/><Relationship Id="rId216" Type="http://schemas.openxmlformats.org/officeDocument/2006/relationships/image" Target="media/image136.png"/><Relationship Id="rId217" Type="http://schemas.openxmlformats.org/officeDocument/2006/relationships/image" Target="media/image137.png"/><Relationship Id="rId218" Type="http://schemas.openxmlformats.org/officeDocument/2006/relationships/image" Target="media/image137.png"/><Relationship Id="rId219" Type="http://schemas.openxmlformats.org/officeDocument/2006/relationships/hyperlink" Target="mailto:fzd@t-com.me" TargetMode="External"/><Relationship Id="rId220" Type="http://schemas.openxmlformats.org/officeDocument/2006/relationships/hyperlink" Target="mailto:fzd@t-com.me" TargetMode="External"/><Relationship Id="rId221" Type="http://schemas.openxmlformats.org/officeDocument/2006/relationships/hyperlink" Target="mailto:fzd@t-com.me" TargetMode="External"/><Relationship Id="rId222" Type="http://schemas.openxmlformats.org/officeDocument/2006/relationships/hyperlink" Target="mailto:fzd@t-com.me" TargetMode="External"/><Relationship Id="rId223" Type="http://schemas.openxmlformats.org/officeDocument/2006/relationships/image" Target="media/image138.png"/><Relationship Id="rId224" Type="http://schemas.openxmlformats.org/officeDocument/2006/relationships/image" Target="media/image138.png"/><Relationship Id="rId225" Type="http://schemas.openxmlformats.org/officeDocument/2006/relationships/hyperlink" Target="http://www.fzdcg.org/" TargetMode="External"/><Relationship Id="rId226" Type="http://schemas.openxmlformats.org/officeDocument/2006/relationships/hyperlink" Target="mailto:fzd@fzdcg.org" TargetMode="External"/><Relationship Id="rId227" Type="http://schemas.openxmlformats.org/officeDocument/2006/relationships/hyperlink" Target="mailto:fzd@t-com.me" TargetMode="External"/><Relationship Id="rId228" Type="http://schemas.openxmlformats.org/officeDocument/2006/relationships/hyperlink" Target="mailto:fzd@fzdcg.org" TargetMode="External"/><Relationship Id="rId229" Type="http://schemas.openxmlformats.org/officeDocument/2006/relationships/hyperlink" Target="mailto:fzd@t-com.me" TargetMode="External"/><Relationship Id="rId230" Type="http://schemas.openxmlformats.org/officeDocument/2006/relationships/hyperlink" Target="http://www.fzdcg.org/" TargetMode="External"/><Relationship Id="rId231" Type="http://schemas.openxmlformats.org/officeDocument/2006/relationships/hyperlink" Target="mailto:fzd@fzdcg.org" TargetMode="External"/><Relationship Id="rId232" Type="http://schemas.openxmlformats.org/officeDocument/2006/relationships/hyperlink" Target="mailto:fzd@t-com.me" TargetMode="External"/><Relationship Id="rId233" Type="http://schemas.openxmlformats.org/officeDocument/2006/relationships/hyperlink" Target="mailto:fzd@fzdcg.org" TargetMode="External"/><Relationship Id="rId234" Type="http://schemas.openxmlformats.org/officeDocument/2006/relationships/hyperlink" Target="mailto:fzd@t-com.me" TargetMode="External"/><Relationship Id="rId235" Type="http://schemas.openxmlformats.org/officeDocument/2006/relationships/hyperlink" Target="http://www.fzdcg.org/" TargetMode="External"/><Relationship Id="rId236" Type="http://schemas.openxmlformats.org/officeDocument/2006/relationships/image" Target="media/image138.png"/><Relationship Id="rId237" Type="http://schemas.openxmlformats.org/officeDocument/2006/relationships/image" Target="media/image139.png"/><Relationship Id="rId238" Type="http://schemas.openxmlformats.org/officeDocument/2006/relationships/image" Target="media/image139.png"/><Relationship Id="rId239" Type="http://schemas.openxmlformats.org/officeDocument/2006/relationships/image" Target="media/image140.png"/><Relationship Id="rId240" Type="http://schemas.openxmlformats.org/officeDocument/2006/relationships/image" Target="media/image140.png"/><Relationship Id="rId241" Type="http://schemas.openxmlformats.org/officeDocument/2006/relationships/image" Target="media/image141.png"/><Relationship Id="rId242" Type="http://schemas.openxmlformats.org/officeDocument/2006/relationships/image" Target="media/image142.png"/><Relationship Id="rId243" Type="http://schemas.openxmlformats.org/officeDocument/2006/relationships/image" Target="media/image142.png"/><Relationship Id="rId244" Type="http://schemas.openxmlformats.org/officeDocument/2006/relationships/image" Target="media/image143.png"/><Relationship Id="rId245" Type="http://schemas.openxmlformats.org/officeDocument/2006/relationships/image" Target="media/image143.png"/><Relationship Id="rId246" Type="http://schemas.openxmlformats.org/officeDocument/2006/relationships/image" Target="media/image144.png"/><Relationship Id="rId247" Type="http://schemas.openxmlformats.org/officeDocument/2006/relationships/numbering" Target="numbering.xml"/><Relationship Id="rId248" Type="http://schemas.openxmlformats.org/officeDocument/2006/relationships/fontTable" Target="fontTable.xml"/><Relationship Id="rId249" Type="http://schemas.openxmlformats.org/officeDocument/2006/relationships/settings" Target="settings.xml"/><Relationship Id="rId250" Type="http://schemas.openxmlformats.org/officeDocument/2006/relationships/theme" Target="theme/theme1.xml"/>
</Relationships>
</file>

<file path=word/_rels/numbering.xml.rels><?xml version="1.0" encoding="UTF-8"?>
<Relationships xmlns="http://schemas.openxmlformats.org/package/2006/relationships"><Relationship Id="rId1" Type="http://schemas.openxmlformats.org/officeDocument/2006/relationships/image" Target="media/image145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Application>LibreOffice/7.4.4.2$Windows_X86_64 LibreOffice_project/85569322deea74ec9134968a29af2df5663baa21</Application>
  <AppVersion>15.0000</AppVersion>
  <Pages>10</Pages>
  <Words>3092</Words>
  <Characters>16285</Characters>
  <CharactersWithSpaces>19324</CharactersWithSpaces>
  <Paragraphs>259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2023-04-11T16:18:00Z</dcterms:created>
  <dc:creator/>
  <dc:description/>
  <dc:language>ru-RU</dc:language>
  <cp:lastModifiedBy/>
  <dcterms:modified xsi:type="dcterms:W3CDTF">2024-10-02T10:33:07Z</dcterms:modified>
  <cp:revision>10</cp:revision>
  <dc:subject/>
  <dc:title>pl calibri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2022-07-05T00:00:00Z</vt:filetime>
  </property>
  <property fmtid="{D5CDD505-2E9C-101B-9397-08002B2CF9AE}" pid="3" name="Creator">
    <vt:lpwstr>Adobe Illustrator CC 2017 (Macintosh)</vt:lpwstr>
  </property>
  <property fmtid="{D5CDD505-2E9C-101B-9397-08002B2CF9AE}" pid="4" name="LastSaved">
    <vt:filetime>2023-04-11T00:00:00Z</vt:filetime>
  </property>
</Properties>
</file>